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B407C6" w:rsidR="00035A73" w:rsidRDefault="00035A73" w14:paraId="41C6338B" w14:textId="4F32CB65">
      <w:pPr>
        <w:spacing w:before="20" w:after="20"/>
        <w:rPr>
          <w:rFonts w:ascii="Calibri" w:hAnsi="Calibri" w:cs="Calibri"/>
          <w:sz w:val="22"/>
          <w:szCs w:val="22"/>
        </w:rPr>
      </w:pPr>
    </w:p>
    <w:p w:rsidRPr="00B407C6" w:rsidR="00035A73" w:rsidRDefault="00035A73" w14:paraId="6BB43136" w14:textId="77777777">
      <w:pPr>
        <w:spacing w:before="20" w:after="20"/>
        <w:rPr>
          <w:rFonts w:ascii="Calibri" w:hAnsi="Calibri" w:cs="Calibri"/>
          <w:sz w:val="22"/>
          <w:szCs w:val="22"/>
        </w:rPr>
      </w:pPr>
    </w:p>
    <w:p w:rsidRPr="00B407C6" w:rsidR="00035A73" w:rsidRDefault="00035A73" w14:paraId="7AD0DD06" w14:textId="77777777">
      <w:pPr>
        <w:spacing w:before="20" w:after="20"/>
        <w:rPr>
          <w:rFonts w:ascii="Calibri" w:hAnsi="Calibri" w:cs="Calibri"/>
          <w:sz w:val="22"/>
          <w:szCs w:val="22"/>
        </w:rPr>
      </w:pPr>
    </w:p>
    <w:p w:rsidRPr="00B407C6" w:rsidR="00035A73" w:rsidRDefault="00000000" w14:paraId="39BC2B7D" w14:textId="77777777">
      <w:pPr>
        <w:spacing w:before="200" w:after="50"/>
        <w:jc w:val="center"/>
        <w:rPr>
          <w:rFonts w:ascii="Calibri" w:hAnsi="Calibri" w:cs="Calibri"/>
          <w:sz w:val="22"/>
          <w:szCs w:val="22"/>
        </w:rPr>
      </w:pPr>
      <w:r w:rsidRPr="00B407C6">
        <w:rPr>
          <w:rFonts w:ascii="Calibri" w:hAnsi="Calibri" w:eastAsia="Calibri" w:cs="Calibri"/>
          <w:b/>
          <w:bCs/>
          <w:color w:val="1A3A5C"/>
          <w:sz w:val="22"/>
          <w:szCs w:val="22"/>
        </w:rPr>
        <w:t>NAVFarm</w:t>
      </w:r>
    </w:p>
    <w:p w:rsidRPr="00B407C6" w:rsidR="00035A73" w:rsidRDefault="00000000" w14:paraId="02DD1B14" w14:textId="77777777">
      <w:pPr>
        <w:spacing w:before="60" w:after="50"/>
        <w:jc w:val="center"/>
        <w:rPr>
          <w:rFonts w:ascii="Calibri" w:hAnsi="Calibri" w:cs="Calibri"/>
          <w:sz w:val="22"/>
          <w:szCs w:val="22"/>
        </w:rPr>
      </w:pPr>
      <w:r w:rsidRPr="00B407C6">
        <w:rPr>
          <w:rFonts w:ascii="Calibri" w:hAnsi="Calibri" w:eastAsia="Calibri" w:cs="Calibri"/>
          <w:b/>
          <w:bCs/>
          <w:color w:val="1A7F5A"/>
          <w:sz w:val="22"/>
          <w:szCs w:val="22"/>
        </w:rPr>
        <w:t>Business Process Blueprint</w:t>
      </w:r>
    </w:p>
    <w:p w:rsidRPr="00B407C6" w:rsidR="00035A73" w:rsidRDefault="00000000" w14:paraId="7764785F" w14:textId="45901F58">
      <w:pPr>
        <w:spacing w:before="40" w:after="50"/>
        <w:jc w:val="center"/>
        <w:rPr>
          <w:rFonts w:ascii="Calibri" w:hAnsi="Calibri" w:cs="Calibri"/>
          <w:sz w:val="22"/>
          <w:szCs w:val="22"/>
        </w:rPr>
      </w:pPr>
      <w:r w:rsidRPr="00B407C6">
        <w:rPr>
          <w:rFonts w:ascii="Calibri" w:hAnsi="Calibri" w:eastAsia="Calibri" w:cs="Calibri"/>
          <w:b/>
          <w:bCs/>
          <w:color w:val="1A3A5C"/>
          <w:sz w:val="22"/>
          <w:szCs w:val="22"/>
        </w:rPr>
        <w:t xml:space="preserve">BBP-1: </w:t>
      </w:r>
      <w:r w:rsidR="00D06E11">
        <w:rPr>
          <w:rFonts w:ascii="Calibri" w:hAnsi="Calibri" w:eastAsia="Calibri" w:cs="Calibri"/>
          <w:b/>
          <w:bCs/>
          <w:color w:val="1A3A5C"/>
          <w:sz w:val="22"/>
          <w:szCs w:val="22"/>
        </w:rPr>
        <w:t>Farm Business Process</w:t>
      </w:r>
    </w:p>
    <w:p w:rsidRPr="00B407C6" w:rsidR="00035A73" w:rsidRDefault="00035A73" w14:paraId="646AD7DD"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3392"/>
        <w:gridCol w:w="3392"/>
        <w:gridCol w:w="3392"/>
      </w:tblGrid>
      <w:tr w:rsidRPr="00B407C6" w:rsidR="00035A73" w14:paraId="3C6EDCAA" w14:textId="77777777">
        <w:tc>
          <w:tcPr>
            <w:tcW w:w="3392" w:type="dxa"/>
            <w:tcBorders>
              <w:top w:val="none" w:color="FFFFFF" w:sz="0" w:space="0"/>
              <w:left w:val="none" w:color="FFFFFF" w:sz="0" w:space="0"/>
              <w:bottom w:val="none" w:color="FFFFFF" w:sz="0" w:space="0"/>
              <w:right w:val="none" w:color="FFFFFF" w:sz="0" w:space="0"/>
            </w:tcBorders>
            <w:shd w:val="clear" w:color="auto" w:fill="1A3A5C"/>
            <w:tcMar>
              <w:top w:w="120" w:type="dxa"/>
              <w:left w:w="80" w:type="dxa"/>
              <w:bottom w:w="120" w:type="dxa"/>
              <w:right w:w="80" w:type="dxa"/>
            </w:tcMar>
          </w:tcPr>
          <w:p w:rsidRPr="00B407C6" w:rsidR="00035A73" w:rsidRDefault="00000000" w14:paraId="71E813B9" w14:textId="77777777">
            <w:pPr>
              <w:jc w:val="center"/>
              <w:rPr>
                <w:rFonts w:ascii="Calibri" w:hAnsi="Calibri" w:cs="Calibri"/>
                <w:sz w:val="22"/>
                <w:szCs w:val="22"/>
              </w:rPr>
            </w:pPr>
            <w:r w:rsidRPr="00B407C6">
              <w:rPr>
                <w:rFonts w:ascii="Calibri" w:hAnsi="Calibri" w:eastAsia="Calibri" w:cs="Calibri"/>
                <w:b/>
                <w:bCs/>
                <w:color w:val="FFFFFF"/>
                <w:sz w:val="22"/>
                <w:szCs w:val="22"/>
              </w:rPr>
              <w:t>NOB: Livestock</w:t>
            </w:r>
          </w:p>
        </w:tc>
        <w:tc>
          <w:tcPr>
            <w:tcW w:w="3392" w:type="dxa"/>
            <w:tcBorders>
              <w:top w:val="none" w:color="FFFFFF" w:sz="0" w:space="0"/>
              <w:left w:val="none" w:color="FFFFFF" w:sz="0" w:space="0"/>
              <w:bottom w:val="none" w:color="FFFFFF" w:sz="0" w:space="0"/>
              <w:right w:val="none" w:color="FFFFFF" w:sz="0" w:space="0"/>
            </w:tcBorders>
            <w:shd w:val="clear" w:color="auto" w:fill="1A7F5A"/>
            <w:tcMar>
              <w:top w:w="120" w:type="dxa"/>
              <w:left w:w="80" w:type="dxa"/>
              <w:bottom w:w="120" w:type="dxa"/>
              <w:right w:w="80" w:type="dxa"/>
            </w:tcMar>
          </w:tcPr>
          <w:p w:rsidRPr="00B407C6" w:rsidR="00035A73" w:rsidRDefault="00000000" w14:paraId="6F498342" w14:textId="77777777">
            <w:pPr>
              <w:jc w:val="center"/>
              <w:rPr>
                <w:rFonts w:ascii="Calibri" w:hAnsi="Calibri" w:cs="Calibri"/>
                <w:sz w:val="22"/>
                <w:szCs w:val="22"/>
              </w:rPr>
            </w:pPr>
            <w:r w:rsidRPr="00B407C6">
              <w:rPr>
                <w:rFonts w:ascii="Calibri" w:hAnsi="Calibri" w:eastAsia="Calibri" w:cs="Calibri"/>
                <w:b/>
                <w:bCs/>
                <w:color w:val="FFFFFF"/>
                <w:sz w:val="22"/>
                <w:szCs w:val="22"/>
              </w:rPr>
              <w:t>LOB: LVS Piggery</w:t>
            </w:r>
          </w:p>
        </w:tc>
        <w:tc>
          <w:tcPr>
            <w:tcW w:w="3392" w:type="dxa"/>
            <w:tcBorders>
              <w:top w:val="none" w:color="FFFFFF" w:sz="0" w:space="0"/>
              <w:left w:val="none" w:color="FFFFFF" w:sz="0" w:space="0"/>
              <w:bottom w:val="none" w:color="FFFFFF" w:sz="0" w:space="0"/>
              <w:right w:val="none" w:color="FFFFFF" w:sz="0" w:space="0"/>
            </w:tcBorders>
            <w:shd w:val="clear" w:color="auto" w:fill="0E6655"/>
            <w:tcMar>
              <w:top w:w="120" w:type="dxa"/>
              <w:left w:w="80" w:type="dxa"/>
              <w:bottom w:w="120" w:type="dxa"/>
              <w:right w:w="80" w:type="dxa"/>
            </w:tcMar>
          </w:tcPr>
          <w:p w:rsidRPr="00B407C6" w:rsidR="00035A73" w:rsidRDefault="00000000" w14:paraId="723D8045" w14:textId="77777777">
            <w:pPr>
              <w:jc w:val="center"/>
              <w:rPr>
                <w:rFonts w:ascii="Calibri" w:hAnsi="Calibri" w:cs="Calibri"/>
                <w:sz w:val="22"/>
                <w:szCs w:val="22"/>
              </w:rPr>
            </w:pPr>
            <w:r w:rsidRPr="00B407C6">
              <w:rPr>
                <w:rFonts w:ascii="Calibri" w:hAnsi="Calibri" w:eastAsia="Calibri" w:cs="Calibri"/>
                <w:b/>
                <w:bCs/>
                <w:color w:val="FFFFFF"/>
                <w:sz w:val="22"/>
                <w:szCs w:val="22"/>
              </w:rPr>
              <w:t>Triple C (Colcom Group)</w:t>
            </w:r>
          </w:p>
        </w:tc>
      </w:tr>
    </w:tbl>
    <w:p w:rsidRPr="00B407C6" w:rsidR="00035A73" w:rsidRDefault="00035A73" w14:paraId="04143A81" w14:textId="77777777">
      <w:pPr>
        <w:spacing w:before="20" w:after="20"/>
        <w:rPr>
          <w:rFonts w:ascii="Calibri" w:hAnsi="Calibri" w:cs="Calibri"/>
          <w:sz w:val="22"/>
          <w:szCs w:val="22"/>
        </w:rPr>
      </w:pPr>
    </w:p>
    <w:p w:rsidRPr="00B407C6" w:rsidR="00035A73" w:rsidRDefault="00000000" w14:paraId="17152B0D" w14:textId="77777777">
      <w:pPr>
        <w:spacing w:before="40" w:after="50"/>
        <w:jc w:val="center"/>
        <w:rPr>
          <w:rFonts w:ascii="Calibri" w:hAnsi="Calibri" w:cs="Calibri"/>
          <w:sz w:val="22"/>
          <w:szCs w:val="22"/>
        </w:rPr>
      </w:pPr>
      <w:r w:rsidRPr="00B407C6">
        <w:rPr>
          <w:rFonts w:ascii="Calibri" w:hAnsi="Calibri" w:eastAsia="Calibri" w:cs="Calibri"/>
          <w:i/>
          <w:iCs/>
          <w:color w:val="5A5A5A"/>
          <w:sz w:val="22"/>
          <w:szCs w:val="22"/>
        </w:rPr>
        <w:t>Version 1.1   |   August 2026   |   Prudence Technology Ltd.</w:t>
      </w:r>
    </w:p>
    <w:p w:rsidRPr="00B407C6" w:rsidR="00035A73" w:rsidRDefault="00000000" w14:paraId="22215071" w14:textId="2E725E7B">
      <w:pPr>
        <w:spacing w:before="40" w:after="50"/>
        <w:jc w:val="center"/>
        <w:rPr>
          <w:rFonts w:ascii="Calibri" w:hAnsi="Calibri" w:cs="Calibri"/>
          <w:sz w:val="22"/>
          <w:szCs w:val="22"/>
        </w:rPr>
      </w:pPr>
      <w:r w:rsidRPr="00B407C6">
        <w:rPr>
          <w:rFonts w:ascii="Calibri" w:hAnsi="Calibri" w:eastAsia="Calibri" w:cs="Calibri"/>
          <w:b/>
          <w:bCs/>
          <w:color w:val="C0392B"/>
          <w:sz w:val="22"/>
          <w:szCs w:val="22"/>
        </w:rPr>
        <w:t xml:space="preserve">CONFIDENTIAL </w:t>
      </w:r>
      <w:r w:rsidRPr="00B407C6" w:rsidR="00947466">
        <w:rPr>
          <w:rFonts w:ascii="Calibri" w:hAnsi="Calibri" w:eastAsia="Calibri" w:cs="Calibri"/>
          <w:b/>
          <w:bCs/>
          <w:color w:val="C0392B"/>
          <w:sz w:val="22"/>
          <w:szCs w:val="22"/>
        </w:rPr>
        <w:t>-</w:t>
      </w:r>
      <w:r w:rsidRPr="00B407C6">
        <w:rPr>
          <w:rFonts w:ascii="Calibri" w:hAnsi="Calibri" w:eastAsia="Calibri" w:cs="Calibri"/>
          <w:b/>
          <w:bCs/>
          <w:color w:val="C0392B"/>
          <w:sz w:val="22"/>
          <w:szCs w:val="22"/>
        </w:rPr>
        <w:t xml:space="preserve"> FOR CLIENT REVIEW AND DEVELOPER REFERENCE ONLY</w:t>
      </w:r>
    </w:p>
    <w:p w:rsidRPr="00B407C6" w:rsidR="00035A73" w:rsidRDefault="00035A73" w14:paraId="7317B3CC" w14:textId="77777777">
      <w:pPr>
        <w:spacing w:before="20" w:after="20"/>
        <w:rPr>
          <w:rFonts w:ascii="Calibri" w:hAnsi="Calibri" w:cs="Calibri"/>
          <w:sz w:val="22"/>
          <w:szCs w:val="22"/>
        </w:rPr>
      </w:pPr>
    </w:p>
    <w:p w:rsidRPr="00B407C6" w:rsidR="00035A73" w:rsidRDefault="00035A73" w14:paraId="6F599484"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rsidTr="316E832A" w14:paraId="488B1173" w14:textId="77777777">
        <w:tc>
          <w:tcPr>
            <w:tcW w:w="10176" w:type="dxa"/>
            <w:tcBorders>
              <w:top w:val="single" w:color="E67E22" w:sz="14" w:space="0"/>
              <w:left w:val="single" w:color="E67E22" w:sz="14" w:space="0"/>
              <w:bottom w:val="single" w:color="E67E22" w:sz="14" w:space="0"/>
              <w:right w:val="single" w:color="E67E22" w:sz="14" w:space="0"/>
            </w:tcBorders>
            <w:shd w:val="clear" w:color="auto" w:fill="FEF9E7"/>
            <w:tcMar>
              <w:top w:w="80" w:type="dxa"/>
              <w:left w:w="160" w:type="dxa"/>
              <w:bottom w:w="80" w:type="dxa"/>
              <w:right w:w="160" w:type="dxa"/>
            </w:tcMar>
          </w:tcPr>
          <w:p w:rsidRPr="00B407C6" w:rsidR="00035A73" w:rsidRDefault="00000000" w14:paraId="5AA36C16" w14:textId="77777777">
            <w:pPr>
              <w:spacing w:after="40"/>
              <w:rPr>
                <w:rFonts w:ascii="Calibri" w:hAnsi="Calibri" w:cs="Calibri"/>
                <w:sz w:val="22"/>
                <w:szCs w:val="22"/>
              </w:rPr>
            </w:pPr>
            <w:r w:rsidRPr="00B407C6">
              <w:rPr>
                <w:rFonts w:ascii="Calibri" w:hAnsi="Calibri" w:eastAsia="Calibri" w:cs="Calibri"/>
                <w:b/>
                <w:bCs/>
                <w:color w:val="E67E22"/>
                <w:sz w:val="22"/>
                <w:szCs w:val="22"/>
              </w:rPr>
              <w:t>Document Purpose</w:t>
            </w:r>
          </w:p>
          <w:p w:rsidR="00035A73" w:rsidRDefault="00000000" w14:paraId="4A7663A1" w14:textId="6A70DBCA">
            <w:pPr>
              <w:spacing w:after="30"/>
              <w:rPr>
                <w:rFonts w:ascii="Calibri" w:hAnsi="Calibri" w:eastAsia="Calibri" w:cs="Calibri"/>
                <w:color w:val="1F1F1F"/>
                <w:sz w:val="22"/>
                <w:szCs w:val="22"/>
              </w:rPr>
            </w:pPr>
            <w:r w:rsidRPr="316E832A" w:rsidR="2C61B549">
              <w:rPr>
                <w:rFonts w:ascii="Calibri" w:hAnsi="Calibri" w:eastAsia="Calibri" w:cs="Calibri"/>
                <w:color w:val="1F1F1F"/>
                <w:sz w:val="22"/>
                <w:szCs w:val="22"/>
              </w:rPr>
              <w:t xml:space="preserve">This BBP-1 </w:t>
            </w:r>
            <w:r w:rsidRPr="316E832A" w:rsidR="0246CAE4">
              <w:rPr>
                <w:rFonts w:ascii="Calibri" w:hAnsi="Calibri" w:eastAsia="Calibri" w:cs="Calibri"/>
                <w:color w:val="1F1F1F"/>
                <w:sz w:val="22"/>
                <w:szCs w:val="22"/>
              </w:rPr>
              <w:t>BBP</w:t>
            </w:r>
            <w:r w:rsidRPr="316E832A" w:rsidR="2C61B549">
              <w:rPr>
                <w:rFonts w:ascii="Calibri" w:hAnsi="Calibri" w:eastAsia="Calibri" w:cs="Calibri"/>
                <w:color w:val="1F1F1F"/>
                <w:sz w:val="22"/>
                <w:szCs w:val="22"/>
              </w:rPr>
              <w:t xml:space="preserve"> is the complete </w:t>
            </w:r>
            <w:r w:rsidRPr="316E832A" w:rsidR="464E80EE">
              <w:rPr>
                <w:rFonts w:ascii="Calibri" w:hAnsi="Calibri" w:eastAsia="Calibri" w:cs="Calibri"/>
                <w:color w:val="1F1F1F"/>
                <w:sz w:val="22"/>
                <w:szCs w:val="22"/>
              </w:rPr>
              <w:t>Business</w:t>
            </w:r>
            <w:r w:rsidRPr="316E832A" w:rsidR="175C4C1C">
              <w:rPr>
                <w:rFonts w:ascii="Calibri" w:hAnsi="Calibri" w:eastAsia="Calibri" w:cs="Calibri"/>
                <w:color w:val="1F1F1F"/>
                <w:sz w:val="22"/>
                <w:szCs w:val="22"/>
              </w:rPr>
              <w:t xml:space="preserve"> Blueprint</w:t>
            </w:r>
            <w:r w:rsidRPr="316E832A" w:rsidR="2C61B549">
              <w:rPr>
                <w:rFonts w:ascii="Calibri" w:hAnsi="Calibri" w:eastAsia="Calibri" w:cs="Calibri"/>
                <w:color w:val="1F1F1F"/>
                <w:sz w:val="22"/>
                <w:szCs w:val="22"/>
              </w:rPr>
              <w:t xml:space="preserve"> for the </w:t>
            </w:r>
            <w:r w:rsidRPr="316E832A" w:rsidR="2C61B549">
              <w:rPr>
                <w:rFonts w:ascii="Calibri" w:hAnsi="Calibri" w:eastAsia="Calibri" w:cs="Calibri"/>
                <w:color w:val="1F1F1F"/>
                <w:sz w:val="22"/>
                <w:szCs w:val="22"/>
              </w:rPr>
              <w:t>NAVFarm</w:t>
            </w:r>
            <w:r w:rsidRPr="316E832A" w:rsidR="2C61B549">
              <w:rPr>
                <w:rFonts w:ascii="Calibri" w:hAnsi="Calibri" w:eastAsia="Calibri" w:cs="Calibri"/>
                <w:color w:val="1F1F1F"/>
                <w:sz w:val="22"/>
                <w:szCs w:val="22"/>
              </w:rPr>
              <w:t xml:space="preserve"> LVS Piggery module for Triple</w:t>
            </w:r>
            <w:r w:rsidRPr="316E832A" w:rsidR="175C4C1C">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C / </w:t>
            </w:r>
            <w:r w:rsidRPr="316E832A" w:rsidR="2C61B549">
              <w:rPr>
                <w:rFonts w:ascii="Calibri" w:hAnsi="Calibri" w:eastAsia="Calibri" w:cs="Calibri"/>
                <w:color w:val="1F1F1F"/>
                <w:sz w:val="22"/>
                <w:szCs w:val="22"/>
              </w:rPr>
              <w:t>Colcom</w:t>
            </w:r>
            <w:r w:rsidRPr="316E832A" w:rsidR="2C61B549">
              <w:rPr>
                <w:rFonts w:ascii="Calibri" w:hAnsi="Calibri" w:eastAsia="Calibri" w:cs="Calibri"/>
                <w:color w:val="1F1F1F"/>
                <w:sz w:val="22"/>
                <w:szCs w:val="22"/>
              </w:rPr>
              <w:t xml:space="preserve"> Group, Zimbabwe</w:t>
            </w:r>
            <w:r w:rsidRPr="316E832A" w:rsidR="67FA5A99">
              <w:rPr>
                <w:rFonts w:ascii="Calibri" w:hAnsi="Calibri" w:eastAsia="Calibri" w:cs="Calibri"/>
                <w:color w:val="1F1F1F"/>
                <w:sz w:val="22"/>
                <w:szCs w:val="22"/>
              </w:rPr>
              <w:t xml:space="preserve">, a division of </w:t>
            </w:r>
            <w:r w:rsidRPr="316E832A" w:rsidR="67FA5A99">
              <w:rPr>
                <w:rFonts w:ascii="Calibri" w:hAnsi="Calibri" w:eastAsia="Calibri" w:cs="Calibri"/>
                <w:color w:val="1F1F1F"/>
                <w:sz w:val="22"/>
                <w:szCs w:val="22"/>
              </w:rPr>
              <w:t>Innscor</w:t>
            </w:r>
            <w:r w:rsidRPr="316E832A" w:rsidR="67FA5A99">
              <w:rPr>
                <w:rFonts w:ascii="Calibri" w:hAnsi="Calibri" w:eastAsia="Calibri" w:cs="Calibri"/>
                <w:color w:val="1F1F1F"/>
                <w:sz w:val="22"/>
                <w:szCs w:val="22"/>
              </w:rPr>
              <w:t xml:space="preserve"> Africa </w:t>
            </w:r>
            <w:r w:rsidRPr="316E832A" w:rsidR="53438747">
              <w:rPr>
                <w:rFonts w:ascii="Calibri" w:hAnsi="Calibri" w:eastAsia="Calibri" w:cs="Calibri"/>
                <w:color w:val="1F1F1F"/>
                <w:sz w:val="22"/>
                <w:szCs w:val="22"/>
              </w:rPr>
              <w:t>Limited</w:t>
            </w:r>
            <w:r w:rsidRPr="316E832A" w:rsidR="2C61B549">
              <w:rPr>
                <w:rFonts w:ascii="Calibri" w:hAnsi="Calibri" w:eastAsia="Calibri" w:cs="Calibri"/>
                <w:color w:val="1F1F1F"/>
                <w:sz w:val="22"/>
                <w:szCs w:val="22"/>
              </w:rPr>
              <w:t>. It is based on all meetings, MOMs, data sets, master templates, and customer inputs from 10 August 2026 to 24 August 2026.</w:t>
            </w:r>
          </w:p>
          <w:p w:rsidRPr="00B407C6" w:rsidR="00D46285" w:rsidRDefault="00D46285" w14:paraId="569B94F5" w14:textId="77777777">
            <w:pPr>
              <w:spacing w:after="30"/>
              <w:rPr>
                <w:rFonts w:ascii="Calibri" w:hAnsi="Calibri" w:cs="Calibri"/>
                <w:sz w:val="22"/>
                <w:szCs w:val="22"/>
              </w:rPr>
            </w:pPr>
          </w:p>
          <w:p w:rsidR="00035A73" w:rsidRDefault="00000000" w14:paraId="3AD8F6F3" w14:textId="22A224E4">
            <w:pPr>
              <w:spacing w:after="30"/>
              <w:rPr>
                <w:rFonts w:ascii="Calibri" w:hAnsi="Calibri" w:eastAsia="Calibri" w:cs="Calibri"/>
                <w:color w:val="1F1F1F"/>
                <w:sz w:val="22"/>
                <w:szCs w:val="22"/>
              </w:rPr>
            </w:pPr>
            <w:r w:rsidRPr="00B407C6">
              <w:rPr>
                <w:rFonts w:ascii="Calibri" w:hAnsi="Calibri" w:eastAsia="Calibri" w:cs="Calibri"/>
                <w:color w:val="1F1F1F"/>
                <w:sz w:val="22"/>
                <w:szCs w:val="22"/>
              </w:rPr>
              <w:t xml:space="preserve">Accounting Scope in BBP-1: only the functional accounting touchpoints are shown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source transaction, D365BC integration trigger, posting reference, dimensions/cost centre, and posting status. Detailed IAS 41, amortisation, fair value, valuation methods, and debit/credit accounting are in BBP-2.</w:t>
            </w:r>
          </w:p>
          <w:p w:rsidRPr="00B407C6" w:rsidR="00D46285" w:rsidRDefault="00D46285" w14:paraId="2152A4A0" w14:textId="77777777">
            <w:pPr>
              <w:spacing w:after="30"/>
              <w:rPr>
                <w:rFonts w:ascii="Calibri" w:hAnsi="Calibri" w:cs="Calibri"/>
                <w:sz w:val="22"/>
                <w:szCs w:val="22"/>
              </w:rPr>
            </w:pPr>
          </w:p>
          <w:p w:rsidR="00035A73" w:rsidRDefault="00000000" w14:paraId="30868B7D" w14:textId="7B5B3281">
            <w:pPr>
              <w:spacing w:after="30"/>
              <w:rPr>
                <w:rFonts w:ascii="Calibri" w:hAnsi="Calibri" w:eastAsia="Calibri" w:cs="Calibri"/>
                <w:color w:val="1F1F1F"/>
                <w:sz w:val="22"/>
                <w:szCs w:val="22"/>
              </w:rPr>
            </w:pPr>
            <w:r w:rsidRPr="00B407C6">
              <w:rPr>
                <w:rFonts w:ascii="Calibri" w:hAnsi="Calibri" w:eastAsia="Calibri" w:cs="Calibri"/>
                <w:color w:val="1F1F1F"/>
                <w:sz w:val="22"/>
                <w:szCs w:val="22"/>
              </w:rPr>
              <w:t xml:space="preserve">This document is the basis for NAVFarm application development. Each section is presented in the agreed vertical 2-column </w:t>
            </w:r>
            <w:r w:rsidR="00FD6194">
              <w:rPr>
                <w:rFonts w:ascii="Calibri" w:hAnsi="Calibri" w:eastAsia="Calibri" w:cs="Calibri"/>
                <w:color w:val="1F1F1F"/>
                <w:sz w:val="22"/>
                <w:szCs w:val="22"/>
              </w:rPr>
              <w:t>BBP</w:t>
            </w:r>
            <w:r w:rsidRPr="00B407C6">
              <w:rPr>
                <w:rFonts w:ascii="Calibri" w:hAnsi="Calibri" w:eastAsia="Calibri" w:cs="Calibri"/>
                <w:color w:val="1F1F1F"/>
                <w:sz w:val="22"/>
                <w:szCs w:val="22"/>
              </w:rPr>
              <w:t xml:space="preserve"> format with flowcharts in the Process Flow row. Developer-level field specs, step tables, integration tables, and KPI tables follow each </w:t>
            </w:r>
            <w:r w:rsidR="00FD6194">
              <w:rPr>
                <w:rFonts w:ascii="Calibri" w:hAnsi="Calibri" w:eastAsia="Calibri" w:cs="Calibri"/>
                <w:color w:val="1F1F1F"/>
                <w:sz w:val="22"/>
                <w:szCs w:val="22"/>
              </w:rPr>
              <w:t>BBP</w:t>
            </w:r>
            <w:r w:rsidRPr="00B407C6">
              <w:rPr>
                <w:rFonts w:ascii="Calibri" w:hAnsi="Calibri" w:eastAsia="Calibri" w:cs="Calibri"/>
                <w:color w:val="1F1F1F"/>
                <w:sz w:val="22"/>
                <w:szCs w:val="22"/>
              </w:rPr>
              <w:t xml:space="preserve"> subject.</w:t>
            </w:r>
          </w:p>
          <w:p w:rsidRPr="00B407C6" w:rsidR="00D46285" w:rsidRDefault="00D46285" w14:paraId="1C1B8659" w14:textId="77777777">
            <w:pPr>
              <w:spacing w:after="30"/>
              <w:rPr>
                <w:rFonts w:ascii="Calibri" w:hAnsi="Calibri" w:cs="Calibri"/>
                <w:sz w:val="22"/>
                <w:szCs w:val="22"/>
              </w:rPr>
            </w:pPr>
          </w:p>
          <w:p w:rsidRPr="00B407C6" w:rsidR="00035A73" w:rsidRDefault="00000000" w14:paraId="34A211A1" w14:textId="65F3E494">
            <w:pPr>
              <w:spacing w:after="30"/>
              <w:rPr>
                <w:rFonts w:ascii="Calibri" w:hAnsi="Calibri" w:cs="Calibri"/>
                <w:sz w:val="22"/>
                <w:szCs w:val="22"/>
              </w:rPr>
            </w:pPr>
            <w:r w:rsidRPr="00B407C6">
              <w:rPr>
                <w:rFonts w:ascii="Calibri" w:hAnsi="Calibri" w:eastAsia="Calibri" w:cs="Calibri"/>
                <w:color w:val="1F1F1F"/>
                <w:sz w:val="22"/>
                <w:szCs w:val="22"/>
              </w:rPr>
              <w:t>Customer review and section</w:t>
            </w:r>
            <w:r w:rsidR="00D46285">
              <w:rPr>
                <w:rFonts w:ascii="Calibri" w:hAnsi="Calibri" w:eastAsia="Calibri" w:cs="Calibri"/>
                <w:color w:val="1F1F1F"/>
                <w:sz w:val="22"/>
                <w:szCs w:val="22"/>
              </w:rPr>
              <w:t xml:space="preserve"> </w:t>
            </w:r>
            <w:r w:rsidRPr="00B407C6">
              <w:rPr>
                <w:rFonts w:ascii="Calibri" w:hAnsi="Calibri" w:eastAsia="Calibri" w:cs="Calibri"/>
                <w:color w:val="1F1F1F"/>
                <w:sz w:val="22"/>
                <w:szCs w:val="22"/>
              </w:rPr>
              <w:t>wise sign-off are mandatory before development is confirmed.</w:t>
            </w:r>
          </w:p>
        </w:tc>
      </w:tr>
    </w:tbl>
    <w:p w:rsidRPr="00B407C6" w:rsidR="00035A73" w:rsidRDefault="00035A73" w14:paraId="1A2938F4"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rsidTr="316E832A" w14:paraId="3E9C15C0" w14:textId="77777777">
        <w:tc>
          <w:tcPr>
            <w:tcW w:w="10176" w:type="dxa"/>
            <w:tcBorders>
              <w:top w:val="single" w:color="1A3A5C" w:sz="14" w:space="0"/>
              <w:left w:val="single" w:color="1A3A5C" w:sz="14" w:space="0"/>
              <w:bottom w:val="single" w:color="1A3A5C" w:sz="14" w:space="0"/>
              <w:right w:val="single" w:color="1A3A5C" w:sz="14" w:space="0"/>
            </w:tcBorders>
            <w:shd w:val="clear" w:color="auto" w:fill="D6EAF8"/>
            <w:tcMar>
              <w:top w:w="80" w:type="dxa"/>
              <w:left w:w="160" w:type="dxa"/>
              <w:bottom w:w="80" w:type="dxa"/>
              <w:right w:w="160" w:type="dxa"/>
            </w:tcMar>
          </w:tcPr>
          <w:p w:rsidRPr="00B407C6" w:rsidR="00035A73" w:rsidRDefault="00000000" w14:paraId="3A7AA9C1" w14:textId="77777777">
            <w:pPr>
              <w:spacing w:after="40"/>
              <w:rPr>
                <w:rFonts w:ascii="Calibri" w:hAnsi="Calibri" w:cs="Calibri"/>
                <w:sz w:val="22"/>
                <w:szCs w:val="22"/>
              </w:rPr>
            </w:pPr>
            <w:r w:rsidRPr="00B407C6">
              <w:rPr>
                <w:rFonts w:ascii="Calibri" w:hAnsi="Calibri" w:eastAsia="Calibri" w:cs="Calibri"/>
                <w:b/>
                <w:bCs/>
                <w:color w:val="1A3A5C"/>
                <w:sz w:val="22"/>
                <w:szCs w:val="22"/>
              </w:rPr>
              <w:t>How to Read This Document</w:t>
            </w:r>
          </w:p>
          <w:p w:rsidR="00035A73" w:rsidRDefault="00000000" w14:paraId="0ECF2509" w14:textId="3C21E141">
            <w:pPr>
              <w:spacing w:after="30"/>
              <w:rPr>
                <w:rFonts w:ascii="Calibri" w:hAnsi="Calibri" w:eastAsia="Calibri" w:cs="Calibri"/>
                <w:color w:val="1F1F1F"/>
                <w:sz w:val="22"/>
                <w:szCs w:val="22"/>
              </w:rPr>
            </w:pPr>
            <w:r w:rsidRPr="00B407C6">
              <w:rPr>
                <w:rFonts w:ascii="Calibri" w:hAnsi="Calibri" w:eastAsia="Calibri" w:cs="Calibri"/>
                <w:color w:val="1F1F1F"/>
                <w:sz w:val="22"/>
                <w:szCs w:val="22"/>
              </w:rPr>
              <w:t xml:space="preserve">Each subject uses the agreed 2-column vertical </w:t>
            </w:r>
            <w:r w:rsidR="00FD6194">
              <w:rPr>
                <w:rFonts w:ascii="Calibri" w:hAnsi="Calibri" w:eastAsia="Calibri" w:cs="Calibri"/>
                <w:color w:val="1F1F1F"/>
                <w:sz w:val="22"/>
                <w:szCs w:val="22"/>
              </w:rPr>
              <w:t>BBP</w:t>
            </w:r>
            <w:r w:rsidRPr="00B407C6">
              <w:rPr>
                <w:rFonts w:ascii="Calibri" w:hAnsi="Calibri" w:eastAsia="Calibri" w:cs="Calibri"/>
                <w:color w:val="1F1F1F"/>
                <w:sz w:val="22"/>
                <w:szCs w:val="22"/>
              </w:rPr>
              <w:t xml:space="preserve"> format: S.NO / Subject | NAVFarm Solution | Process Flow (with visual flowchart) | Integration with ERP or Any Third-Party App | Alert &amp; Notification | Control Points on NAVFarm App Level.</w:t>
            </w:r>
          </w:p>
          <w:p w:rsidR="00FD6194" w:rsidRDefault="00FD6194" w14:paraId="0E2B832F" w14:textId="77777777">
            <w:pPr>
              <w:spacing w:after="30"/>
              <w:rPr>
                <w:rFonts w:ascii="Calibri" w:hAnsi="Calibri" w:eastAsia="Calibri" w:cs="Calibri"/>
                <w:color w:val="1F1F1F"/>
                <w:sz w:val="22"/>
                <w:szCs w:val="22"/>
              </w:rPr>
            </w:pPr>
          </w:p>
          <w:p w:rsidRPr="00FD6194" w:rsidR="00FD6194" w:rsidRDefault="00FD6194" w14:paraId="5D2C0AD7" w14:textId="35862CEF">
            <w:pPr>
              <w:spacing w:after="30"/>
              <w:rPr>
                <w:rFonts w:ascii="Calibri" w:hAnsi="Calibri" w:eastAsia="Calibri" w:cs="Calibri"/>
                <w:color w:val="C00000"/>
                <w:sz w:val="22"/>
                <w:szCs w:val="22"/>
              </w:rPr>
            </w:pPr>
            <w:r>
              <w:rPr>
                <w:rFonts w:ascii="Calibri" w:hAnsi="Calibri" w:eastAsia="Calibri" w:cs="Calibri"/>
                <w:color w:val="C00000"/>
                <w:sz w:val="22"/>
                <w:szCs w:val="22"/>
              </w:rPr>
              <w:t xml:space="preserve">Please validate the contents in red colour. </w:t>
            </w:r>
          </w:p>
          <w:p w:rsidRPr="00B407C6" w:rsidR="00D46285" w:rsidRDefault="00D46285" w14:paraId="627FF20E" w14:textId="77777777">
            <w:pPr>
              <w:spacing w:after="30"/>
              <w:rPr>
                <w:rFonts w:ascii="Calibri" w:hAnsi="Calibri" w:cs="Calibri"/>
                <w:sz w:val="22"/>
                <w:szCs w:val="22"/>
              </w:rPr>
            </w:pPr>
          </w:p>
          <w:p w:rsidR="00035A73" w:rsidRDefault="00000000" w14:paraId="3BCC8E88" w14:textId="6F2EF091">
            <w:pPr>
              <w:spacing w:after="30"/>
              <w:rPr>
                <w:rFonts w:ascii="Calibri" w:hAnsi="Calibri" w:eastAsia="Calibri" w:cs="Calibri"/>
                <w:color w:val="1F1F1F"/>
                <w:sz w:val="22"/>
                <w:szCs w:val="22"/>
              </w:rPr>
            </w:pPr>
            <w:r w:rsidRPr="00B407C6">
              <w:rPr>
                <w:rFonts w:ascii="Calibri" w:hAnsi="Calibri" w:eastAsia="Calibri" w:cs="Calibri"/>
                <w:color w:val="1F1F1F"/>
                <w:sz w:val="22"/>
                <w:szCs w:val="22"/>
              </w:rPr>
              <w:t xml:space="preserve">After each </w:t>
            </w:r>
            <w:r w:rsidR="00FD6194">
              <w:rPr>
                <w:rFonts w:ascii="Calibri" w:hAnsi="Calibri" w:eastAsia="Calibri" w:cs="Calibri"/>
                <w:color w:val="1F1F1F"/>
                <w:sz w:val="22"/>
                <w:szCs w:val="22"/>
              </w:rPr>
              <w:t>BBP</w:t>
            </w:r>
            <w:r w:rsidRPr="00B407C6">
              <w:rPr>
                <w:rFonts w:ascii="Calibri" w:hAnsi="Calibri" w:eastAsia="Calibri" w:cs="Calibri"/>
                <w:color w:val="1F1F1F"/>
                <w:sz w:val="22"/>
                <w:szCs w:val="22"/>
              </w:rPr>
              <w:t xml:space="preserve"> table: detailed field specifications, step-by-step process tables, integration tables, and where applicable KPI parameter tables.</w:t>
            </w:r>
          </w:p>
          <w:p w:rsidRPr="00B407C6" w:rsidR="00D46285" w:rsidRDefault="00D46285" w14:paraId="04F93B9F" w14:textId="77777777">
            <w:pPr>
              <w:spacing w:after="30"/>
              <w:rPr>
                <w:rFonts w:ascii="Calibri" w:hAnsi="Calibri" w:cs="Calibri"/>
                <w:sz w:val="22"/>
                <w:szCs w:val="22"/>
              </w:rPr>
            </w:pPr>
          </w:p>
          <w:p w:rsidR="00035A73" w:rsidRDefault="00000000" w14:paraId="3184BD17" w14:textId="77777777">
            <w:pPr>
              <w:spacing w:after="30"/>
              <w:rPr>
                <w:del w:author="Abhinav Singh" w:date="2026-08-31T13:52:27.455Z" w16du:dateUtc="2026-08-31T13:52:27.455Z" w:id="659559789"/>
                <w:rFonts w:ascii="Calibri" w:hAnsi="Calibri" w:eastAsia="Calibri" w:cs="Calibri"/>
                <w:color w:val="1F1F1F"/>
                <w:sz w:val="22"/>
                <w:szCs w:val="22"/>
              </w:rPr>
            </w:pPr>
            <w:r w:rsidRPr="316E832A" w:rsidR="2C61B549">
              <w:rPr>
                <w:rFonts w:ascii="Calibri" w:hAnsi="Calibri" w:eastAsia="Calibri" w:cs="Calibri"/>
                <w:color w:val="1F1F1F"/>
                <w:sz w:val="22"/>
                <w:szCs w:val="22"/>
              </w:rPr>
              <w:t>Section 16 covers all 19 reports with source tables, join logic, formulas, and output columns. Section 17 covers system events and approval workflow matrix. Section 18 is the customer sign-off page.</w:t>
            </w:r>
          </w:p>
          <w:p w:rsidRPr="00B407C6" w:rsidR="00D46285" w:rsidRDefault="00D46285" w14:paraId="525B200B" w14:textId="77777777">
            <w:pPr>
              <w:spacing w:after="30"/>
              <w:rPr>
                <w:rFonts w:ascii="Calibri" w:hAnsi="Calibri" w:cs="Calibri"/>
                <w:sz w:val="22"/>
                <w:szCs w:val="22"/>
              </w:rPr>
            </w:pPr>
          </w:p>
          <w:p w:rsidRPr="00B407C6" w:rsidR="00035A73" w:rsidRDefault="00000000" w14:paraId="4C56F259" w14:textId="77777777">
            <w:pPr>
              <w:spacing w:after="30"/>
              <w:rPr>
                <w:rFonts w:ascii="Calibri" w:hAnsi="Calibri" w:cs="Calibri"/>
                <w:sz w:val="22"/>
                <w:szCs w:val="22"/>
              </w:rPr>
            </w:pPr>
            <w:r w:rsidRPr="00B407C6">
              <w:rPr>
                <w:rFonts w:ascii="Calibri" w:hAnsi="Calibri" w:eastAsia="Calibri" w:cs="Calibri"/>
                <w:color w:val="1F1F1F"/>
                <w:sz w:val="22"/>
                <w:szCs w:val="22"/>
              </w:rPr>
              <w:t>All reports and dashboards use POSTED data only unless specifically stated.</w:t>
            </w:r>
          </w:p>
        </w:tc>
      </w:tr>
    </w:tbl>
    <w:p w:rsidRPr="00B407C6" w:rsidR="00035A73" w:rsidRDefault="00000000" w14:paraId="04FB434A" w14:textId="77777777">
      <w:pPr>
        <w:rPr>
          <w:rFonts w:ascii="Calibri" w:hAnsi="Calibri" w:cs="Calibri"/>
          <w:sz w:val="22"/>
          <w:szCs w:val="22"/>
        </w:rPr>
      </w:pPr>
      <w:r w:rsidRPr="00B407C6">
        <w:rPr>
          <w:rFonts w:ascii="Calibri" w:hAnsi="Calibri" w:cs="Calibri"/>
          <w:sz w:val="22"/>
          <w:szCs w:val="22"/>
        </w:rPr>
        <w:br w:type="page"/>
      </w:r>
    </w:p>
    <w:p w:rsidRPr="00B407C6" w:rsidR="00035A73" w:rsidRDefault="00000000" w14:paraId="36512DDF" w14:textId="77777777">
      <w:pPr>
        <w:pStyle w:val="Heading1"/>
        <w:spacing w:before="280" w:after="100"/>
        <w:rPr>
          <w:rFonts w:ascii="Calibri" w:hAnsi="Calibri" w:cs="Calibri"/>
          <w:sz w:val="22"/>
          <w:szCs w:val="22"/>
        </w:rPr>
      </w:pPr>
      <w:r w:rsidRPr="00B407C6">
        <w:rPr>
          <w:rFonts w:ascii="Calibri" w:hAnsi="Calibri" w:eastAsia="Calibri" w:cs="Calibri"/>
          <w:b/>
          <w:bCs/>
          <w:color w:val="1A3A5C"/>
          <w:sz w:val="22"/>
          <w:szCs w:val="22"/>
        </w:rPr>
        <w:t>Document Section Map</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562"/>
        <w:gridCol w:w="2738"/>
        <w:gridCol w:w="6876"/>
      </w:tblGrid>
      <w:tr w:rsidRPr="00B407C6" w:rsidR="00035A73" w:rsidTr="316E832A" w14:paraId="69690D6E"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6359A27F" w14:textId="77777777">
            <w:pPr>
              <w:jc w:val="center"/>
              <w:rPr>
                <w:rFonts w:ascii="Calibri" w:hAnsi="Calibri" w:cs="Calibri"/>
                <w:sz w:val="22"/>
                <w:szCs w:val="22"/>
              </w:rPr>
            </w:pPr>
            <w:r w:rsidRPr="00B407C6">
              <w:rPr>
                <w:rFonts w:ascii="Calibri" w:hAnsi="Calibri" w:eastAsia="Calibri" w:cs="Calibri"/>
                <w:b/>
                <w:bCs/>
                <w:color w:val="FFFFFF"/>
                <w:sz w:val="22"/>
                <w:szCs w:val="22"/>
              </w:rPr>
              <w:t>Sec</w:t>
            </w:r>
          </w:p>
        </w:tc>
        <w:tc>
          <w:tcPr>
            <w:tcW w:w="2738"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00BBBDDA" w14:textId="77777777">
            <w:pPr>
              <w:jc w:val="center"/>
              <w:rPr>
                <w:rFonts w:ascii="Calibri" w:hAnsi="Calibri" w:cs="Calibri"/>
                <w:sz w:val="22"/>
                <w:szCs w:val="22"/>
              </w:rPr>
            </w:pPr>
            <w:r w:rsidRPr="00B407C6">
              <w:rPr>
                <w:rFonts w:ascii="Calibri" w:hAnsi="Calibri" w:eastAsia="Calibri" w:cs="Calibri"/>
                <w:b/>
                <w:bCs/>
                <w:color w:val="FFFFFF"/>
                <w:sz w:val="22"/>
                <w:szCs w:val="22"/>
              </w:rPr>
              <w:t>Section Title</w:t>
            </w:r>
          </w:p>
        </w:tc>
        <w:tc>
          <w:tcPr>
            <w:tcW w:w="6876"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3D6F1442" w14:textId="77777777">
            <w:pPr>
              <w:jc w:val="center"/>
              <w:rPr>
                <w:rFonts w:ascii="Calibri" w:hAnsi="Calibri" w:cs="Calibri"/>
                <w:sz w:val="22"/>
                <w:szCs w:val="22"/>
              </w:rPr>
            </w:pPr>
            <w:r w:rsidRPr="00B407C6">
              <w:rPr>
                <w:rFonts w:ascii="Calibri" w:hAnsi="Calibri" w:eastAsia="Calibri" w:cs="Calibri"/>
                <w:b/>
                <w:bCs/>
                <w:color w:val="FFFFFF"/>
                <w:sz w:val="22"/>
                <w:szCs w:val="22"/>
              </w:rPr>
              <w:t>What It Covers</w:t>
            </w:r>
          </w:p>
        </w:tc>
      </w:tr>
      <w:tr w:rsidRPr="00B407C6" w:rsidR="00035A73" w:rsidTr="316E832A" w14:paraId="256B166B"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E351803" w14:textId="77777777">
            <w:pPr>
              <w:jc w:val="center"/>
              <w:rPr>
                <w:rFonts w:ascii="Calibri" w:hAnsi="Calibri" w:cs="Calibri"/>
                <w:sz w:val="22"/>
                <w:szCs w:val="22"/>
              </w:rPr>
            </w:pPr>
            <w:r w:rsidRPr="00B407C6">
              <w:rPr>
                <w:rFonts w:ascii="Calibri" w:hAnsi="Calibri" w:eastAsia="Calibri" w:cs="Calibri"/>
                <w:b/>
                <w:bCs/>
                <w:color w:val="1A3A5C"/>
                <w:sz w:val="22"/>
                <w:szCs w:val="22"/>
              </w:rPr>
              <w:t>1</w:t>
            </w:r>
          </w:p>
        </w:tc>
        <w:tc>
          <w:tcPr>
            <w:tcW w:w="27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5E7303D" w14:textId="77777777">
            <w:pPr>
              <w:rPr>
                <w:rFonts w:ascii="Calibri" w:hAnsi="Calibri" w:cs="Calibri"/>
                <w:sz w:val="22"/>
                <w:szCs w:val="22"/>
              </w:rPr>
            </w:pPr>
            <w:r w:rsidRPr="00B407C6">
              <w:rPr>
                <w:rFonts w:ascii="Calibri" w:hAnsi="Calibri" w:eastAsia="Calibri" w:cs="Calibri"/>
                <w:b/>
                <w:bCs/>
                <w:color w:val="1F4E79"/>
                <w:sz w:val="22"/>
                <w:szCs w:val="22"/>
              </w:rPr>
              <w:t>Master Data Setup</w:t>
            </w:r>
          </w:p>
        </w:tc>
        <w:tc>
          <w:tcPr>
            <w:tcW w:w="6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1326576" w14:textId="77777777">
            <w:pPr>
              <w:rPr>
                <w:rFonts w:ascii="Calibri" w:hAnsi="Calibri" w:cs="Calibri"/>
                <w:sz w:val="22"/>
                <w:szCs w:val="22"/>
              </w:rPr>
            </w:pPr>
            <w:r w:rsidRPr="00B407C6">
              <w:rPr>
                <w:rFonts w:ascii="Calibri" w:hAnsi="Calibri" w:eastAsia="Calibri" w:cs="Calibri"/>
                <w:color w:val="1F1F1F"/>
                <w:sz w:val="22"/>
                <w:szCs w:val="22"/>
              </w:rPr>
              <w:t>Company Master, 4-level Farm Hierarchy, NOB/LOB, No Series, UOM, COA from D365BC, Item Master sync Boolean, Breed/Line, 10 Animal Categories, 8 Stage Master, Breed Lifecycle Stage Config, 32 KPI Parameters, 47-code Reason Master, Dimensions/Cost Centres, Inseminator, User/Role, Vendor</w:t>
            </w:r>
          </w:p>
        </w:tc>
      </w:tr>
      <w:tr w:rsidRPr="00B407C6" w:rsidR="00035A73" w:rsidTr="316E832A" w14:paraId="2849FFAC"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847C357" w14:textId="77777777">
            <w:pPr>
              <w:jc w:val="center"/>
              <w:rPr>
                <w:rFonts w:ascii="Calibri" w:hAnsi="Calibri" w:cs="Calibri"/>
                <w:sz w:val="22"/>
                <w:szCs w:val="22"/>
              </w:rPr>
            </w:pPr>
            <w:r w:rsidRPr="00B407C6">
              <w:rPr>
                <w:rFonts w:ascii="Calibri" w:hAnsi="Calibri" w:eastAsia="Calibri" w:cs="Calibri"/>
                <w:b/>
                <w:bCs/>
                <w:color w:val="1A3A5C"/>
                <w:sz w:val="22"/>
                <w:szCs w:val="22"/>
              </w:rPr>
              <w:t>2</w:t>
            </w:r>
          </w:p>
        </w:tc>
        <w:tc>
          <w:tcPr>
            <w:tcW w:w="2738"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41DAA7D" w14:textId="77777777">
            <w:pPr>
              <w:rPr>
                <w:rFonts w:ascii="Calibri" w:hAnsi="Calibri" w:cs="Calibri"/>
                <w:sz w:val="22"/>
                <w:szCs w:val="22"/>
              </w:rPr>
            </w:pPr>
            <w:r w:rsidRPr="00B407C6">
              <w:rPr>
                <w:rFonts w:ascii="Calibri" w:hAnsi="Calibri" w:eastAsia="Calibri" w:cs="Calibri"/>
                <w:b/>
                <w:bCs/>
                <w:color w:val="1F4E79"/>
                <w:sz w:val="22"/>
                <w:szCs w:val="22"/>
              </w:rPr>
              <w:t>Animal Register &amp; Lifecycle</w:t>
            </w:r>
          </w:p>
        </w:tc>
        <w:tc>
          <w:tcPr>
            <w:tcW w:w="6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12234A2" w14:textId="77777777">
            <w:pPr>
              <w:rPr>
                <w:rFonts w:ascii="Calibri" w:hAnsi="Calibri" w:cs="Calibri"/>
                <w:sz w:val="22"/>
                <w:szCs w:val="22"/>
              </w:rPr>
            </w:pPr>
            <w:r w:rsidRPr="00B407C6">
              <w:rPr>
                <w:rFonts w:ascii="Calibri" w:hAnsi="Calibri" w:eastAsia="Calibri" w:cs="Calibri"/>
                <w:color w:val="1F1F1F"/>
                <w:sz w:val="22"/>
                <w:szCs w:val="22"/>
              </w:rPr>
              <w:t>Individual animal record (40 fields), Age in Days/Weeks auto-update, TSI/EBV data, Origin HB/OB, Dam/Sire lineage, Barcode, Gilt Tag format G[YY][WW][Seq], Status transitions, Quarantine 8-step process, Gilt grading/selection Week 4, Gilt-to-Sow status, Parity structure monitoring</w:t>
            </w:r>
          </w:p>
        </w:tc>
      </w:tr>
      <w:tr w:rsidRPr="00B407C6" w:rsidR="00035A73" w:rsidTr="316E832A" w14:paraId="172CFC7B"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9E234A3" w14:textId="77777777">
            <w:pPr>
              <w:jc w:val="center"/>
              <w:rPr>
                <w:rFonts w:ascii="Calibri" w:hAnsi="Calibri" w:cs="Calibri"/>
                <w:sz w:val="22"/>
                <w:szCs w:val="22"/>
              </w:rPr>
            </w:pPr>
            <w:r w:rsidRPr="00B407C6">
              <w:rPr>
                <w:rFonts w:ascii="Calibri" w:hAnsi="Calibri" w:eastAsia="Calibri" w:cs="Calibri"/>
                <w:b/>
                <w:bCs/>
                <w:color w:val="1A3A5C"/>
                <w:sz w:val="22"/>
                <w:szCs w:val="22"/>
              </w:rPr>
              <w:t>3</w:t>
            </w:r>
          </w:p>
        </w:tc>
        <w:tc>
          <w:tcPr>
            <w:tcW w:w="27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60A322C" w14:textId="77777777">
            <w:pPr>
              <w:rPr>
                <w:rFonts w:ascii="Calibri" w:hAnsi="Calibri" w:cs="Calibri"/>
                <w:sz w:val="22"/>
                <w:szCs w:val="22"/>
              </w:rPr>
            </w:pPr>
            <w:r w:rsidRPr="00B407C6">
              <w:rPr>
                <w:rFonts w:ascii="Calibri" w:hAnsi="Calibri" w:eastAsia="Calibri" w:cs="Calibri"/>
                <w:b/>
                <w:bCs/>
                <w:color w:val="1F4E79"/>
                <w:sz w:val="22"/>
                <w:szCs w:val="22"/>
              </w:rPr>
              <w:t>AI Station &amp; Insemination</w:t>
            </w:r>
          </w:p>
        </w:tc>
        <w:tc>
          <w:tcPr>
            <w:tcW w:w="6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0339D79" w14:textId="77777777">
            <w:pPr>
              <w:rPr>
                <w:rFonts w:ascii="Calibri" w:hAnsi="Calibri" w:cs="Calibri"/>
                <w:sz w:val="22"/>
                <w:szCs w:val="22"/>
              </w:rPr>
            </w:pPr>
            <w:r w:rsidRPr="00B407C6">
              <w:rPr>
                <w:rFonts w:ascii="Calibri" w:hAnsi="Calibri" w:eastAsia="Calibri" w:cs="Calibri"/>
                <w:color w:val="1F1F1F"/>
                <w:sz w:val="22"/>
                <w:szCs w:val="22"/>
              </w:rPr>
              <w:t>Boar management, Semen collection 10-step QC, Dose planning (1.5 doses/service), QR code on dose straws, Mating advice upload, Negative advice hard-block, Insemination recording, Pregnancy scan Day 28 &amp; 45, Empty days calculation, Abort empty days recalculation</w:t>
            </w:r>
          </w:p>
        </w:tc>
      </w:tr>
      <w:tr w:rsidRPr="00B407C6" w:rsidR="00035A73" w:rsidTr="316E832A" w14:paraId="68C5EB49"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3DEC623" w14:textId="77777777">
            <w:pPr>
              <w:jc w:val="center"/>
              <w:rPr>
                <w:rFonts w:ascii="Calibri" w:hAnsi="Calibri" w:cs="Calibri"/>
                <w:sz w:val="22"/>
                <w:szCs w:val="22"/>
              </w:rPr>
            </w:pPr>
            <w:r w:rsidRPr="00B407C6">
              <w:rPr>
                <w:rFonts w:ascii="Calibri" w:hAnsi="Calibri" w:eastAsia="Calibri" w:cs="Calibri"/>
                <w:b/>
                <w:bCs/>
                <w:color w:val="1A3A5C"/>
                <w:sz w:val="22"/>
                <w:szCs w:val="22"/>
              </w:rPr>
              <w:t>4</w:t>
            </w:r>
          </w:p>
        </w:tc>
        <w:tc>
          <w:tcPr>
            <w:tcW w:w="2738"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4640330" w14:textId="77777777">
            <w:pPr>
              <w:rPr>
                <w:rFonts w:ascii="Calibri" w:hAnsi="Calibri" w:cs="Calibri"/>
                <w:sz w:val="22"/>
                <w:szCs w:val="22"/>
              </w:rPr>
            </w:pPr>
            <w:r w:rsidRPr="00B407C6">
              <w:rPr>
                <w:rFonts w:ascii="Calibri" w:hAnsi="Calibri" w:eastAsia="Calibri" w:cs="Calibri"/>
                <w:b/>
                <w:bCs/>
                <w:color w:val="1F4E79"/>
                <w:sz w:val="22"/>
                <w:szCs w:val="22"/>
              </w:rPr>
              <w:t>Batch Management</w:t>
            </w:r>
          </w:p>
        </w:tc>
        <w:tc>
          <w:tcPr>
            <w:tcW w:w="6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BDAED15" w14:textId="42728A49">
            <w:pPr>
              <w:rPr>
                <w:rFonts w:ascii="Calibri" w:hAnsi="Calibri" w:cs="Calibri"/>
                <w:sz w:val="22"/>
                <w:szCs w:val="22"/>
              </w:rPr>
            </w:pPr>
            <w:r w:rsidRPr="00B407C6">
              <w:rPr>
                <w:rFonts w:ascii="Calibri" w:hAnsi="Calibri" w:eastAsia="Calibri" w:cs="Calibri"/>
                <w:color w:val="1F1F1F"/>
                <w:sz w:val="22"/>
                <w:szCs w:val="22"/>
              </w:rPr>
              <w:t xml:space="preserve">21 Permanent Sow Batches (never close), WG Closeable Batches, batch numbering format, </w:t>
            </w:r>
            <w:r w:rsidRPr="00B407C6" w:rsidR="00D46285">
              <w:rPr>
                <w:rFonts w:ascii="Calibri" w:hAnsi="Calibri" w:eastAsia="Calibri" w:cs="Calibri"/>
                <w:color w:val="1F1F1F"/>
                <w:sz w:val="22"/>
                <w:szCs w:val="22"/>
              </w:rPr>
              <w:t>multi-source</w:t>
            </w:r>
            <w:r w:rsidRPr="00B407C6">
              <w:rPr>
                <w:rFonts w:ascii="Calibri" w:hAnsi="Calibri" w:eastAsia="Calibri" w:cs="Calibri"/>
                <w:color w:val="1F1F1F"/>
                <w:sz w:val="22"/>
                <w:szCs w:val="22"/>
              </w:rPr>
              <w:t xml:space="preserve"> batch lines, </w:t>
            </w:r>
            <w:r w:rsidR="00D46285">
              <w:rPr>
                <w:rFonts w:ascii="Calibri" w:hAnsi="Calibri" w:eastAsia="Calibri" w:cs="Calibri"/>
                <w:color w:val="1F1F1F"/>
                <w:sz w:val="22"/>
                <w:szCs w:val="22"/>
              </w:rPr>
              <w:t>m</w:t>
            </w:r>
            <w:r w:rsidRPr="00B407C6">
              <w:rPr>
                <w:rFonts w:ascii="Calibri" w:hAnsi="Calibri" w:eastAsia="Calibri" w:cs="Calibri"/>
                <w:color w:val="1F1F1F"/>
                <w:sz w:val="22"/>
                <w:szCs w:val="22"/>
              </w:rPr>
              <w:t>ulti-location assignment, Scheduler 6-line types / 5 occurrence types, Animal tagging to batch, One-batch multi-location data entry tabs</w:t>
            </w:r>
          </w:p>
        </w:tc>
      </w:tr>
      <w:tr w:rsidRPr="00B407C6" w:rsidR="00035A73" w:rsidTr="316E832A" w14:paraId="4C0B4529"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BE03341" w14:textId="77777777">
            <w:pPr>
              <w:jc w:val="center"/>
              <w:rPr>
                <w:rFonts w:ascii="Calibri" w:hAnsi="Calibri" w:cs="Calibri"/>
                <w:sz w:val="22"/>
                <w:szCs w:val="22"/>
              </w:rPr>
            </w:pPr>
            <w:r w:rsidRPr="00B407C6">
              <w:rPr>
                <w:rFonts w:ascii="Calibri" w:hAnsi="Calibri" w:eastAsia="Calibri" w:cs="Calibri"/>
                <w:b/>
                <w:bCs/>
                <w:color w:val="1A3A5C"/>
                <w:sz w:val="22"/>
                <w:szCs w:val="22"/>
              </w:rPr>
              <w:t>5</w:t>
            </w:r>
          </w:p>
        </w:tc>
        <w:tc>
          <w:tcPr>
            <w:tcW w:w="27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31AEF06" w14:textId="77777777">
            <w:pPr>
              <w:rPr>
                <w:rFonts w:ascii="Calibri" w:hAnsi="Calibri" w:cs="Calibri"/>
                <w:sz w:val="22"/>
                <w:szCs w:val="22"/>
              </w:rPr>
            </w:pPr>
            <w:r w:rsidRPr="00B407C6">
              <w:rPr>
                <w:rFonts w:ascii="Calibri" w:hAnsi="Calibri" w:eastAsia="Calibri" w:cs="Calibri"/>
                <w:b/>
                <w:bCs/>
                <w:color w:val="1F4E79"/>
                <w:sz w:val="22"/>
                <w:szCs w:val="22"/>
              </w:rPr>
              <w:t>Daily Data Entry</w:t>
            </w:r>
          </w:p>
        </w:tc>
        <w:tc>
          <w:tcPr>
            <w:tcW w:w="6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B508BAD" w14:textId="77777777">
            <w:pPr>
              <w:rPr>
                <w:rFonts w:ascii="Calibri" w:hAnsi="Calibri" w:cs="Calibri"/>
                <w:sz w:val="22"/>
                <w:szCs w:val="22"/>
              </w:rPr>
            </w:pPr>
            <w:r w:rsidRPr="00B407C6">
              <w:rPr>
                <w:rFonts w:ascii="Calibri" w:hAnsi="Calibri" w:eastAsia="Calibri" w:cs="Calibri"/>
                <w:color w:val="1F1F1F"/>
                <w:sz w:val="22"/>
                <w:szCs w:val="22"/>
              </w:rPr>
              <w:t>Single-page multi-location screen, 7 entry blocks, Feed FIFO/lot, Medicine FEFO/withdrawal days, Weight/BCS individual or group, Mortality (separate block), Cull (Out-of-Production Date + Cull Date), Block 5 stage events, Block 6 Transfer, Block 7 Overhead, Head Count Balance Rule, POST Day 8-step, Day Lock and Reversal</w:t>
            </w:r>
          </w:p>
        </w:tc>
      </w:tr>
      <w:tr w:rsidRPr="00B407C6" w:rsidR="00035A73" w:rsidTr="316E832A" w14:paraId="1E2C1FCE"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7692383" w14:textId="77777777">
            <w:pPr>
              <w:jc w:val="center"/>
              <w:rPr>
                <w:rFonts w:ascii="Calibri" w:hAnsi="Calibri" w:cs="Calibri"/>
                <w:sz w:val="22"/>
                <w:szCs w:val="22"/>
              </w:rPr>
            </w:pPr>
            <w:r w:rsidRPr="00B407C6">
              <w:rPr>
                <w:rFonts w:ascii="Calibri" w:hAnsi="Calibri" w:eastAsia="Calibri" w:cs="Calibri"/>
                <w:b/>
                <w:bCs/>
                <w:color w:val="1A3A5C"/>
                <w:sz w:val="22"/>
                <w:szCs w:val="22"/>
              </w:rPr>
              <w:t>6</w:t>
            </w:r>
          </w:p>
        </w:tc>
        <w:tc>
          <w:tcPr>
            <w:tcW w:w="2738"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7844ED4" w14:textId="77777777">
            <w:pPr>
              <w:rPr>
                <w:rFonts w:ascii="Calibri" w:hAnsi="Calibri" w:cs="Calibri"/>
                <w:sz w:val="22"/>
                <w:szCs w:val="22"/>
              </w:rPr>
            </w:pPr>
            <w:r w:rsidRPr="00B407C6">
              <w:rPr>
                <w:rFonts w:ascii="Calibri" w:hAnsi="Calibri" w:eastAsia="Calibri" w:cs="Calibri"/>
                <w:b/>
                <w:bCs/>
                <w:color w:val="1F4E79"/>
                <w:sz w:val="22"/>
                <w:szCs w:val="22"/>
              </w:rPr>
              <w:t>Gilt Lifecycle</w:t>
            </w:r>
          </w:p>
        </w:tc>
        <w:tc>
          <w:tcPr>
            <w:tcW w:w="6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0797593" w14:textId="5AB6861C">
            <w:pPr>
              <w:rPr>
                <w:ins w:author="Johan Odendaal" w:date="2026-08-28T13:56:05.295Z" w16du:dateUtc="2026-08-28T13:56:05.295Z" w:id="1801168459"/>
              </w:rPr>
            </w:pPr>
            <w:r w:rsidRPr="316E832A" w:rsidR="2C61B549">
              <w:rPr>
                <w:rFonts w:ascii="Calibri" w:hAnsi="Calibri" w:eastAsia="Calibri" w:cs="Calibri"/>
                <w:color w:val="1F1F1F"/>
                <w:sz w:val="22"/>
                <w:szCs w:val="22"/>
              </w:rPr>
              <w:t xml:space="preserve">Full lifecycle Week 4 → Service, Checkpoint weights 10/15/16/19/21/23/25/28wk, Individual gilt weight tracking (Richlands YYWW format), Gilt-to-Sow batch transfer, Parity distribution monitoring, </w:t>
            </w:r>
            <w:r w:rsidRPr="316E832A" w:rsidR="5F9AAC59">
              <w:rPr>
                <w:rFonts w:ascii="Calibri" w:hAnsi="Calibri" w:eastAsia="Calibri" w:cs="Calibri"/>
                <w:color w:val="1F1F1F"/>
                <w:sz w:val="22"/>
                <w:szCs w:val="22"/>
              </w:rPr>
              <w:t>second</w:t>
            </w:r>
            <w:r w:rsidRPr="316E832A" w:rsidR="2C61B549">
              <w:rPr>
                <w:rFonts w:ascii="Calibri" w:hAnsi="Calibri" w:eastAsia="Calibri" w:cs="Calibri"/>
                <w:color w:val="1F1F1F"/>
                <w:sz w:val="22"/>
                <w:szCs w:val="22"/>
              </w:rPr>
              <w:t xml:space="preserve"> parity KPIs, </w:t>
            </w:r>
            <w:r w:rsidRPr="316E832A" w:rsidR="5F9AAC59">
              <w:rPr>
                <w:rFonts w:ascii="Calibri" w:hAnsi="Calibri" w:eastAsia="Calibri" w:cs="Calibri"/>
                <w:color w:val="1F1F1F"/>
                <w:sz w:val="22"/>
                <w:szCs w:val="22"/>
              </w:rPr>
              <w:t>Stand over</w:t>
            </w:r>
            <w:r w:rsidRPr="316E832A" w:rsidR="2C61B549">
              <w:rPr>
                <w:rFonts w:ascii="Calibri" w:hAnsi="Calibri" w:eastAsia="Calibri" w:cs="Calibri"/>
                <w:color w:val="1F1F1F"/>
                <w:sz w:val="22"/>
                <w:szCs w:val="22"/>
              </w:rPr>
              <w:t xml:space="preserve"> tracking, Service target calculation</w:t>
            </w:r>
          </w:p>
          <w:p w:rsidRPr="00B407C6" w:rsidR="00035A73" w:rsidP="316E832A" w:rsidRDefault="00000000" w14:paraId="39D0E69E" w14:textId="0068F909">
            <w:pPr>
              <w:rPr>
                <w:rFonts w:ascii="Calibri" w:hAnsi="Calibri" w:eastAsia="Calibri" w:cs="Calibri"/>
                <w:color w:val="1F1F1F"/>
                <w:sz w:val="22"/>
                <w:szCs w:val="22"/>
              </w:rPr>
            </w:pPr>
            <w:r w:rsidRPr="316E832A" w:rsidR="4B7ACEDA">
              <w:rPr>
                <w:rFonts w:ascii="Calibri" w:hAnsi="Calibri" w:eastAsia="Calibri" w:cs="Calibri"/>
                <w:color w:val="1F1F1F"/>
                <w:sz w:val="22"/>
                <w:szCs w:val="22"/>
              </w:rPr>
              <w:t xml:space="preserve">NB: not all fields </w:t>
            </w:r>
            <w:r w:rsidRPr="316E832A" w:rsidR="4B7ACEDA">
              <w:rPr>
                <w:rFonts w:ascii="Calibri" w:hAnsi="Calibri" w:eastAsia="Calibri" w:cs="Calibri"/>
                <w:color w:val="1F1F1F"/>
                <w:sz w:val="22"/>
                <w:szCs w:val="22"/>
              </w:rPr>
              <w:t>required</w:t>
            </w:r>
            <w:r w:rsidRPr="316E832A" w:rsidR="4B7ACEDA">
              <w:rPr>
                <w:rFonts w:ascii="Calibri" w:hAnsi="Calibri" w:eastAsia="Calibri" w:cs="Calibri"/>
                <w:color w:val="1F1F1F"/>
                <w:sz w:val="22"/>
                <w:szCs w:val="22"/>
              </w:rPr>
              <w:t xml:space="preserve"> are captured in this summary</w:t>
            </w:r>
            <w:r w:rsidRPr="316E832A" w:rsidR="4B7ACEDA">
              <w:rPr>
                <w:rFonts w:ascii="Calibri" w:hAnsi="Calibri" w:eastAsia="Calibri" w:cs="Calibri"/>
                <w:color w:val="1F1F1F"/>
                <w:sz w:val="22"/>
                <w:szCs w:val="22"/>
              </w:rPr>
              <w:t xml:space="preserve"> – see breed mas</w:t>
            </w:r>
            <w:r w:rsidRPr="316E832A" w:rsidR="428A52B0">
              <w:rPr>
                <w:rFonts w:ascii="Calibri" w:hAnsi="Calibri" w:eastAsia="Calibri" w:cs="Calibri"/>
                <w:color w:val="1F1F1F"/>
                <w:sz w:val="22"/>
                <w:szCs w:val="22"/>
              </w:rPr>
              <w:t>ter for more details</w:t>
            </w:r>
          </w:p>
        </w:tc>
      </w:tr>
      <w:tr w:rsidRPr="00B407C6" w:rsidR="00035A73" w:rsidTr="316E832A" w14:paraId="2393CF87"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DCCE499" w14:textId="77777777">
            <w:pPr>
              <w:jc w:val="center"/>
              <w:rPr>
                <w:rFonts w:ascii="Calibri" w:hAnsi="Calibri" w:cs="Calibri"/>
                <w:sz w:val="22"/>
                <w:szCs w:val="22"/>
              </w:rPr>
            </w:pPr>
            <w:r w:rsidRPr="00B407C6">
              <w:rPr>
                <w:rFonts w:ascii="Calibri" w:hAnsi="Calibri" w:eastAsia="Calibri" w:cs="Calibri"/>
                <w:b/>
                <w:bCs/>
                <w:color w:val="1A3A5C"/>
                <w:sz w:val="22"/>
                <w:szCs w:val="22"/>
              </w:rPr>
              <w:t>7</w:t>
            </w:r>
          </w:p>
        </w:tc>
        <w:tc>
          <w:tcPr>
            <w:tcW w:w="27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86A955A" w14:textId="77777777">
            <w:pPr>
              <w:rPr>
                <w:rFonts w:ascii="Calibri" w:hAnsi="Calibri" w:cs="Calibri"/>
                <w:sz w:val="22"/>
                <w:szCs w:val="22"/>
              </w:rPr>
            </w:pPr>
            <w:r w:rsidRPr="00B407C6">
              <w:rPr>
                <w:rFonts w:ascii="Calibri" w:hAnsi="Calibri" w:eastAsia="Calibri" w:cs="Calibri"/>
                <w:b/>
                <w:bCs/>
                <w:color w:val="1F4E79"/>
                <w:sz w:val="22"/>
                <w:szCs w:val="22"/>
              </w:rPr>
              <w:t>Feed Management &amp; Silo</w:t>
            </w:r>
          </w:p>
        </w:tc>
        <w:tc>
          <w:tcPr>
            <w:tcW w:w="6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BF07A63" w14:textId="77777777">
            <w:pPr>
              <w:rPr>
                <w:rFonts w:ascii="Calibri" w:hAnsi="Calibri" w:cs="Calibri"/>
                <w:sz w:val="22"/>
                <w:szCs w:val="22"/>
              </w:rPr>
            </w:pPr>
            <w:r w:rsidRPr="00B407C6">
              <w:rPr>
                <w:rFonts w:ascii="Calibri" w:hAnsi="Calibri" w:eastAsia="Calibri" w:cs="Calibri"/>
                <w:color w:val="1F1F1F"/>
                <w:sz w:val="22"/>
                <w:szCs w:val="22"/>
              </w:rPr>
              <w:t>System vs Physical balance, Sunday silo entry, Weekly forecast (head × rate × 7 days), BFT refill alert, Diet change alert 3 days prior, Bag count reconciliation (Empty Bags × 50 KG), Batch close feed adjustment, Feed Forecast → Requisition → D365BC PO (8-step)</w:t>
            </w:r>
          </w:p>
        </w:tc>
      </w:tr>
      <w:tr w:rsidRPr="00B407C6" w:rsidR="00035A73" w:rsidTr="316E832A" w14:paraId="4A14E906"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88D4448" w14:textId="77777777">
            <w:pPr>
              <w:jc w:val="center"/>
              <w:rPr>
                <w:rFonts w:ascii="Calibri" w:hAnsi="Calibri" w:cs="Calibri"/>
                <w:sz w:val="22"/>
                <w:szCs w:val="22"/>
              </w:rPr>
            </w:pPr>
            <w:r w:rsidRPr="00B407C6">
              <w:rPr>
                <w:rFonts w:ascii="Calibri" w:hAnsi="Calibri" w:eastAsia="Calibri" w:cs="Calibri"/>
                <w:b/>
                <w:bCs/>
                <w:color w:val="1A3A5C"/>
                <w:sz w:val="22"/>
                <w:szCs w:val="22"/>
              </w:rPr>
              <w:t>8</w:t>
            </w:r>
          </w:p>
        </w:tc>
        <w:tc>
          <w:tcPr>
            <w:tcW w:w="2738"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E8180FB" w14:textId="77777777">
            <w:pPr>
              <w:rPr>
                <w:rFonts w:ascii="Calibri" w:hAnsi="Calibri" w:cs="Calibri"/>
                <w:sz w:val="22"/>
                <w:szCs w:val="22"/>
              </w:rPr>
            </w:pPr>
            <w:r w:rsidRPr="00B407C6">
              <w:rPr>
                <w:rFonts w:ascii="Calibri" w:hAnsi="Calibri" w:eastAsia="Calibri" w:cs="Calibri"/>
                <w:b/>
                <w:bCs/>
                <w:color w:val="1F4E79"/>
                <w:sz w:val="22"/>
                <w:szCs w:val="22"/>
              </w:rPr>
              <w:t>GRN &amp; Procurement</w:t>
            </w:r>
          </w:p>
        </w:tc>
        <w:tc>
          <w:tcPr>
            <w:tcW w:w="6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93DFCB8" w14:textId="77777777">
            <w:pPr>
              <w:rPr>
                <w:rFonts w:ascii="Calibri" w:hAnsi="Calibri" w:cs="Calibri"/>
                <w:sz w:val="22"/>
                <w:szCs w:val="22"/>
              </w:rPr>
            </w:pPr>
            <w:r w:rsidRPr="00B407C6">
              <w:rPr>
                <w:rFonts w:ascii="Calibri" w:hAnsi="Calibri" w:eastAsia="Calibri" w:cs="Calibri"/>
                <w:color w:val="1F1F1F"/>
                <w:sz w:val="22"/>
                <w:szCs w:val="22"/>
              </w:rPr>
              <w:t>D365BC PO sync to NAVFarm, GRN 9-step process, QC, Lot assignment (FIFO/FEFO), Bag count, D365BC inventory update, FA Acquisition for livestock imports, Requisition for Items/FA/Services with approval</w:t>
            </w:r>
          </w:p>
        </w:tc>
      </w:tr>
      <w:tr w:rsidRPr="00B407C6" w:rsidR="00035A73" w:rsidTr="316E832A" w14:paraId="7791EA72"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F3C5E47" w14:textId="77777777">
            <w:pPr>
              <w:jc w:val="center"/>
              <w:rPr>
                <w:rFonts w:ascii="Calibri" w:hAnsi="Calibri" w:cs="Calibri"/>
                <w:sz w:val="22"/>
                <w:szCs w:val="22"/>
              </w:rPr>
            </w:pPr>
            <w:r w:rsidRPr="00B407C6">
              <w:rPr>
                <w:rFonts w:ascii="Calibri" w:hAnsi="Calibri" w:eastAsia="Calibri" w:cs="Calibri"/>
                <w:b/>
                <w:bCs/>
                <w:color w:val="1A3A5C"/>
                <w:sz w:val="22"/>
                <w:szCs w:val="22"/>
              </w:rPr>
              <w:t>9</w:t>
            </w:r>
          </w:p>
        </w:tc>
        <w:tc>
          <w:tcPr>
            <w:tcW w:w="27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9F98E20" w14:textId="77777777">
            <w:pPr>
              <w:rPr>
                <w:rFonts w:ascii="Calibri" w:hAnsi="Calibri" w:cs="Calibri"/>
                <w:sz w:val="22"/>
                <w:szCs w:val="22"/>
              </w:rPr>
            </w:pPr>
            <w:r w:rsidRPr="00B407C6">
              <w:rPr>
                <w:rFonts w:ascii="Calibri" w:hAnsi="Calibri" w:eastAsia="Calibri" w:cs="Calibri"/>
                <w:b/>
                <w:bCs/>
                <w:color w:val="1F4E79"/>
                <w:sz w:val="22"/>
                <w:szCs w:val="22"/>
              </w:rPr>
              <w:t>Logistics &amp; Vehicle Management</w:t>
            </w:r>
          </w:p>
        </w:tc>
        <w:tc>
          <w:tcPr>
            <w:tcW w:w="6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5CE54A4" w14:textId="757600A8">
            <w:pPr>
              <w:rPr>
                <w:rFonts w:ascii="Calibri" w:hAnsi="Calibri" w:cs="Calibri"/>
                <w:sz w:val="22"/>
                <w:szCs w:val="22"/>
              </w:rPr>
            </w:pPr>
            <w:r w:rsidRPr="00B407C6">
              <w:rPr>
                <w:rFonts w:ascii="Calibri" w:hAnsi="Calibri" w:eastAsia="Calibri" w:cs="Calibri"/>
                <w:color w:val="1F1F1F"/>
                <w:sz w:val="22"/>
                <w:szCs w:val="22"/>
              </w:rPr>
              <w:t>Vehicle Master, Route Master, Driver Master, Freight Rate Master, Vehicle tagging to Transfer Order, Auto cost calculation, WhatsApp dispatch notification, Feed delivery bag return, Maintenance schedule, Vehicle utilisation report</w:t>
            </w:r>
          </w:p>
        </w:tc>
      </w:tr>
      <w:tr w:rsidRPr="00B407C6" w:rsidR="00035A73" w:rsidTr="316E832A" w14:paraId="6754A0A0"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3DC1392" w14:textId="77777777">
            <w:pPr>
              <w:jc w:val="center"/>
              <w:rPr>
                <w:rFonts w:ascii="Calibri" w:hAnsi="Calibri" w:cs="Calibri"/>
                <w:sz w:val="22"/>
                <w:szCs w:val="22"/>
              </w:rPr>
            </w:pPr>
            <w:r w:rsidRPr="00B407C6">
              <w:rPr>
                <w:rFonts w:ascii="Calibri" w:hAnsi="Calibri" w:eastAsia="Calibri" w:cs="Calibri"/>
                <w:b/>
                <w:bCs/>
                <w:color w:val="1A3A5C"/>
                <w:sz w:val="22"/>
                <w:szCs w:val="22"/>
              </w:rPr>
              <w:t>10</w:t>
            </w:r>
          </w:p>
        </w:tc>
        <w:tc>
          <w:tcPr>
            <w:tcW w:w="2738"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CE7A122" w14:textId="77777777">
            <w:pPr>
              <w:rPr>
                <w:rFonts w:ascii="Calibri" w:hAnsi="Calibri" w:cs="Calibri"/>
                <w:sz w:val="22"/>
                <w:szCs w:val="22"/>
              </w:rPr>
            </w:pPr>
            <w:r w:rsidRPr="00B407C6">
              <w:rPr>
                <w:rFonts w:ascii="Calibri" w:hAnsi="Calibri" w:eastAsia="Calibri" w:cs="Calibri"/>
                <w:b/>
                <w:bCs/>
                <w:color w:val="1F4E79"/>
                <w:sz w:val="22"/>
                <w:szCs w:val="22"/>
              </w:rPr>
              <w:t>Transfer Order &amp; DOA</w:t>
            </w:r>
          </w:p>
        </w:tc>
        <w:tc>
          <w:tcPr>
            <w:tcW w:w="6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D1D47B3" w14:textId="65397067">
            <w:pPr>
              <w:rPr>
                <w:rFonts w:ascii="Calibri" w:hAnsi="Calibri" w:cs="Calibri"/>
                <w:sz w:val="22"/>
                <w:szCs w:val="22"/>
              </w:rPr>
            </w:pPr>
            <w:r w:rsidRPr="316E832A" w:rsidR="2C61B549">
              <w:rPr>
                <w:rFonts w:ascii="Calibri" w:hAnsi="Calibri" w:eastAsia="Calibri" w:cs="Calibri"/>
                <w:color w:val="1F1F1F"/>
                <w:sz w:val="22"/>
                <w:szCs w:val="22"/>
              </w:rPr>
              <w:t xml:space="preserve">TO header and lines (one line per batch per source location), HO Approval, Dispatch + WhatsApp, </w:t>
            </w:r>
            <w:r w:rsidRPr="316E832A" w:rsidR="2C61B549">
              <w:rPr>
                <w:rFonts w:ascii="Calibri" w:hAnsi="Calibri" w:eastAsia="Calibri" w:cs="Calibri"/>
                <w:color w:val="1F1F1F"/>
                <w:sz w:val="22"/>
                <w:szCs w:val="22"/>
              </w:rPr>
              <w:t>Colcom</w:t>
            </w:r>
            <w:r w:rsidRPr="316E832A" w:rsidR="2C61B549">
              <w:rPr>
                <w:rFonts w:ascii="Calibri" w:hAnsi="Calibri" w:eastAsia="Calibri" w:cs="Calibri"/>
                <w:color w:val="1F1F1F"/>
                <w:sz w:val="22"/>
                <w:szCs w:val="22"/>
              </w:rPr>
              <w:t xml:space="preserve"> POD receipt, DOA proportional and manual allocation (posted to original batch/location), Kill Sheet linkage, Farm cost centre revenue attribution, </w:t>
            </w:r>
            <w:r w:rsidRPr="316E832A" w:rsidR="2C61B549">
              <w:rPr>
                <w:rFonts w:ascii="Calibri" w:hAnsi="Calibri" w:eastAsia="Calibri" w:cs="Calibri"/>
                <w:color w:val="1F1F1F"/>
                <w:sz w:val="22"/>
                <w:szCs w:val="22"/>
              </w:rPr>
              <w:t>FA→</w:t>
            </w:r>
            <w:ins w:author="Anshu Kumar" w:date="2026-09-02T06:39:07.587Z" w16du:dateUtc="2026-09-02T06:39:07.587Z" w:id="1498262035">
              <w:r w:rsidRPr="316E832A" w:rsidR="7C78C525">
                <w:rPr>
                  <w:rFonts w:ascii="Calibri" w:hAnsi="Calibri" w:eastAsia="Calibri" w:cs="Calibri"/>
                  <w:color w:val="1F1F1F"/>
                  <w:sz w:val="22"/>
                  <w:szCs w:val="22"/>
                </w:rPr>
                <w:t xml:space="preserve"> </w:t>
              </w:r>
            </w:ins>
            <w:r w:rsidRPr="316E832A" w:rsidR="2C61B549">
              <w:rPr>
                <w:rFonts w:ascii="Calibri" w:hAnsi="Calibri" w:eastAsia="Calibri" w:cs="Calibri"/>
                <w:color w:val="1F1F1F"/>
                <w:sz w:val="22"/>
                <w:szCs w:val="22"/>
              </w:rPr>
              <w:t>Inventory</w:t>
            </w:r>
            <w:r w:rsidRPr="316E832A" w:rsidR="2C61B549">
              <w:rPr>
                <w:rFonts w:ascii="Calibri" w:hAnsi="Calibri" w:eastAsia="Calibri" w:cs="Calibri"/>
                <w:color w:val="1F1F1F"/>
                <w:sz w:val="22"/>
                <w:szCs w:val="22"/>
              </w:rPr>
              <w:t xml:space="preserve"> conversion for breeding culls, Slap Mark</w:t>
            </w:r>
          </w:p>
        </w:tc>
      </w:tr>
      <w:tr w:rsidRPr="00B407C6" w:rsidR="00035A73" w:rsidTr="316E832A" w14:paraId="4C5A75F3"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4A30B0B" w14:textId="77777777">
            <w:pPr>
              <w:jc w:val="center"/>
              <w:rPr>
                <w:rFonts w:ascii="Calibri" w:hAnsi="Calibri" w:cs="Calibri"/>
                <w:sz w:val="22"/>
                <w:szCs w:val="22"/>
              </w:rPr>
            </w:pPr>
            <w:r w:rsidRPr="00B407C6">
              <w:rPr>
                <w:rFonts w:ascii="Calibri" w:hAnsi="Calibri" w:eastAsia="Calibri" w:cs="Calibri"/>
                <w:b/>
                <w:bCs/>
                <w:color w:val="1A3A5C"/>
                <w:sz w:val="22"/>
                <w:szCs w:val="22"/>
              </w:rPr>
              <w:t>11</w:t>
            </w:r>
          </w:p>
        </w:tc>
        <w:tc>
          <w:tcPr>
            <w:tcW w:w="27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DEB7491" w14:textId="77777777">
            <w:pPr>
              <w:rPr>
                <w:rFonts w:ascii="Calibri" w:hAnsi="Calibri" w:cs="Calibri"/>
                <w:sz w:val="22"/>
                <w:szCs w:val="22"/>
              </w:rPr>
            </w:pPr>
            <w:r w:rsidRPr="00B407C6">
              <w:rPr>
                <w:rFonts w:ascii="Calibri" w:hAnsi="Calibri" w:eastAsia="Calibri" w:cs="Calibri"/>
                <w:b/>
                <w:bCs/>
                <w:color w:val="1F4E79"/>
                <w:sz w:val="22"/>
                <w:szCs w:val="22"/>
              </w:rPr>
              <w:t>Inventory Management</w:t>
            </w:r>
          </w:p>
        </w:tc>
        <w:tc>
          <w:tcPr>
            <w:tcW w:w="6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CE3DB21" w14:textId="006DB7E6">
            <w:pPr>
              <w:rPr>
                <w:rFonts w:ascii="Calibri" w:hAnsi="Calibri" w:cs="Calibri"/>
                <w:sz w:val="22"/>
                <w:szCs w:val="22"/>
              </w:rPr>
            </w:pPr>
            <w:r w:rsidRPr="00B407C6">
              <w:rPr>
                <w:rFonts w:ascii="Calibri" w:hAnsi="Calibri" w:eastAsia="Calibri" w:cs="Calibri"/>
                <w:color w:val="1F1F1F"/>
                <w:sz w:val="22"/>
                <w:szCs w:val="22"/>
              </w:rPr>
              <w:t>5 journal types (Consumption, Output, Positive Adj</w:t>
            </w:r>
            <w:r w:rsidR="007B5C90">
              <w:rPr>
                <w:rFonts w:ascii="Calibri" w:hAnsi="Calibri" w:eastAsia="Calibri" w:cs="Calibri"/>
                <w:color w:val="1F1F1F"/>
                <w:sz w:val="22"/>
                <w:szCs w:val="22"/>
              </w:rPr>
              <w:t>.</w:t>
            </w:r>
            <w:r w:rsidRPr="00B407C6">
              <w:rPr>
                <w:rFonts w:ascii="Calibri" w:hAnsi="Calibri" w:eastAsia="Calibri" w:cs="Calibri"/>
                <w:color w:val="1F1F1F"/>
                <w:sz w:val="22"/>
                <w:szCs w:val="22"/>
              </w:rPr>
              <w:t>, Negative Adj</w:t>
            </w:r>
            <w:r w:rsidR="007B5C90">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Physical Inventory), Inventory Ledger → Item Ledger Entry → Value Ledger Entry → </w:t>
            </w:r>
            <w:r w:rsidRPr="00B407C6">
              <w:rPr>
                <w:rFonts w:ascii="Calibri" w:hAnsi="Calibri" w:eastAsia="Calibri" w:cs="Calibri"/>
                <w:color w:val="1F1F1F"/>
                <w:sz w:val="22"/>
                <w:szCs w:val="22"/>
              </w:rPr>
              <w:t>GL Entry linkage, Physical Inventory Journal process, Ration Pig sub-category, monthly reconciliation</w:t>
            </w:r>
            <w:r w:rsidR="00B10664">
              <w:rPr>
                <w:rFonts w:ascii="Calibri" w:hAnsi="Calibri" w:eastAsia="Calibri" w:cs="Calibri"/>
                <w:color w:val="1F1F1F"/>
                <w:sz w:val="22"/>
                <w:szCs w:val="22"/>
              </w:rPr>
              <w:t xml:space="preserve">. </w:t>
            </w:r>
          </w:p>
        </w:tc>
      </w:tr>
      <w:tr w:rsidRPr="00B407C6" w:rsidR="00035A73" w:rsidTr="316E832A" w14:paraId="57E09D8E"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56BD9F2" w14:textId="77777777">
            <w:pPr>
              <w:jc w:val="center"/>
              <w:rPr>
                <w:rFonts w:ascii="Calibri" w:hAnsi="Calibri" w:cs="Calibri"/>
                <w:sz w:val="22"/>
                <w:szCs w:val="22"/>
              </w:rPr>
            </w:pPr>
            <w:r w:rsidRPr="00B407C6">
              <w:rPr>
                <w:rFonts w:ascii="Calibri" w:hAnsi="Calibri" w:eastAsia="Calibri" w:cs="Calibri"/>
                <w:b/>
                <w:bCs/>
                <w:color w:val="1A3A5C"/>
                <w:sz w:val="22"/>
                <w:szCs w:val="22"/>
              </w:rPr>
              <w:t>12</w:t>
            </w:r>
          </w:p>
        </w:tc>
        <w:tc>
          <w:tcPr>
            <w:tcW w:w="2738"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594FD9E" w14:textId="77777777">
            <w:pPr>
              <w:rPr>
                <w:rFonts w:ascii="Calibri" w:hAnsi="Calibri" w:cs="Calibri"/>
                <w:sz w:val="22"/>
                <w:szCs w:val="22"/>
              </w:rPr>
            </w:pPr>
            <w:r w:rsidRPr="00B407C6">
              <w:rPr>
                <w:rFonts w:ascii="Calibri" w:hAnsi="Calibri" w:eastAsia="Calibri" w:cs="Calibri"/>
                <w:b/>
                <w:bCs/>
                <w:color w:val="1F4E79"/>
                <w:sz w:val="22"/>
                <w:szCs w:val="22"/>
              </w:rPr>
              <w:t>GL &amp; Dimension Setup</w:t>
            </w:r>
          </w:p>
        </w:tc>
        <w:tc>
          <w:tcPr>
            <w:tcW w:w="6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FD27508" w14:textId="77777777">
            <w:pPr>
              <w:rPr>
                <w:rFonts w:ascii="Calibri" w:hAnsi="Calibri" w:cs="Calibri"/>
                <w:sz w:val="22"/>
                <w:szCs w:val="22"/>
              </w:rPr>
            </w:pPr>
            <w:r w:rsidRPr="00B407C6">
              <w:rPr>
                <w:rFonts w:ascii="Calibri" w:hAnsi="Calibri" w:eastAsia="Calibri" w:cs="Calibri"/>
                <w:color w:val="1F1F1F"/>
                <w:sz w:val="22"/>
                <w:szCs w:val="22"/>
              </w:rPr>
              <w:t>COA sync from D365BC, Item Posting Group sync, Farm Dimension (Cost Centre = Farm Code), Batch and Stage dimensions, GL entry flow from every inventory and expense event, D365BC dimension set mapping</w:t>
            </w:r>
          </w:p>
        </w:tc>
      </w:tr>
      <w:tr w:rsidRPr="00B407C6" w:rsidR="00035A73" w:rsidTr="316E832A" w14:paraId="2DA16391"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F092EC5" w14:textId="77777777">
            <w:pPr>
              <w:jc w:val="center"/>
              <w:rPr>
                <w:rFonts w:ascii="Calibri" w:hAnsi="Calibri" w:cs="Calibri"/>
                <w:sz w:val="22"/>
                <w:szCs w:val="22"/>
              </w:rPr>
            </w:pPr>
            <w:r w:rsidRPr="00B407C6">
              <w:rPr>
                <w:rFonts w:ascii="Calibri" w:hAnsi="Calibri" w:eastAsia="Calibri" w:cs="Calibri"/>
                <w:b/>
                <w:bCs/>
                <w:color w:val="1A3A5C"/>
                <w:sz w:val="22"/>
                <w:szCs w:val="22"/>
              </w:rPr>
              <w:t>13</w:t>
            </w:r>
          </w:p>
        </w:tc>
        <w:tc>
          <w:tcPr>
            <w:tcW w:w="27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E5421C4" w14:textId="77777777">
            <w:pPr>
              <w:rPr>
                <w:rFonts w:ascii="Calibri" w:hAnsi="Calibri" w:cs="Calibri"/>
                <w:sz w:val="22"/>
                <w:szCs w:val="22"/>
              </w:rPr>
            </w:pPr>
            <w:r w:rsidRPr="00B407C6">
              <w:rPr>
                <w:rFonts w:ascii="Calibri" w:hAnsi="Calibri" w:eastAsia="Calibri" w:cs="Calibri"/>
                <w:b/>
                <w:bCs/>
                <w:color w:val="1F4E79"/>
                <w:sz w:val="22"/>
                <w:szCs w:val="22"/>
              </w:rPr>
              <w:t>Expense Voucher &amp; Requisition</w:t>
            </w:r>
          </w:p>
        </w:tc>
        <w:tc>
          <w:tcPr>
            <w:tcW w:w="6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CA0531C" w14:textId="77777777">
            <w:pPr>
              <w:rPr>
                <w:rFonts w:ascii="Calibri" w:hAnsi="Calibri" w:cs="Calibri"/>
                <w:sz w:val="22"/>
                <w:szCs w:val="22"/>
              </w:rPr>
            </w:pPr>
            <w:r w:rsidRPr="00B407C6">
              <w:rPr>
                <w:rFonts w:ascii="Calibri" w:hAnsi="Calibri" w:eastAsia="Calibri" w:cs="Calibri"/>
                <w:color w:val="1F1F1F"/>
                <w:sz w:val="22"/>
                <w:szCs w:val="22"/>
              </w:rPr>
              <w:t>EV fields (18), FA Code mapping, GL from synced COA, Department Dimension auto-applied, D365BC new Journal Batch per EV (7-step API flow), GL Entry Nos returned to NAVFarm, Requisition for Items/FA/Services with Service GL</w:t>
            </w:r>
          </w:p>
        </w:tc>
      </w:tr>
      <w:tr w:rsidRPr="00B407C6" w:rsidR="00035A73" w:rsidTr="316E832A" w14:paraId="30C2A089"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3757809" w14:textId="77777777">
            <w:pPr>
              <w:jc w:val="center"/>
              <w:rPr>
                <w:rFonts w:ascii="Calibri" w:hAnsi="Calibri" w:cs="Calibri"/>
                <w:sz w:val="22"/>
                <w:szCs w:val="22"/>
              </w:rPr>
            </w:pPr>
            <w:r w:rsidRPr="00B407C6">
              <w:rPr>
                <w:rFonts w:ascii="Calibri" w:hAnsi="Calibri" w:eastAsia="Calibri" w:cs="Calibri"/>
                <w:b/>
                <w:bCs/>
                <w:color w:val="1A3A5C"/>
                <w:sz w:val="22"/>
                <w:szCs w:val="22"/>
              </w:rPr>
              <w:t>14</w:t>
            </w:r>
          </w:p>
        </w:tc>
        <w:tc>
          <w:tcPr>
            <w:tcW w:w="2738"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P="316E832A" w:rsidRDefault="00000000" w14:paraId="6C8ABA3F" w14:textId="1CFDEE1E">
            <w:pPr>
              <w:pStyle w:val="Normal"/>
              <w:suppressLineNumbers w:val="0"/>
              <w:bidi w:val="0"/>
              <w:spacing w:before="0" w:beforeAutospacing="off"/>
              <w:rPr>
                <w:rFonts w:ascii="Calibri" w:hAnsi="Calibri" w:cs="Calibri"/>
                <w:sz w:val="22"/>
                <w:szCs w:val="22"/>
              </w:rPr>
            </w:pPr>
            <w:r w:rsidRPr="316E832A" w:rsidR="2C61B549">
              <w:rPr>
                <w:rFonts w:ascii="Calibri" w:hAnsi="Calibri" w:eastAsia="Calibri" w:cs="Calibri"/>
                <w:b w:val="1"/>
                <w:bCs w:val="1"/>
                <w:color w:val="1F4E79"/>
                <w:sz w:val="22"/>
                <w:szCs w:val="22"/>
              </w:rPr>
              <w:t xml:space="preserve">Integration: Pig </w:t>
            </w:r>
            <w:r w:rsidRPr="316E832A" w:rsidR="76B5ED88">
              <w:rPr>
                <w:rFonts w:ascii="Calibri" w:hAnsi="Calibri" w:eastAsia="Calibri" w:cs="Calibri"/>
                <w:b w:val="1"/>
                <w:bCs w:val="1"/>
                <w:color w:val="1F4E79"/>
                <w:sz w:val="22"/>
                <w:szCs w:val="22"/>
              </w:rPr>
              <w:t>Expert</w:t>
            </w:r>
            <w:r w:rsidRPr="316E832A" w:rsidR="2C61B549">
              <w:rPr>
                <w:rFonts w:ascii="Calibri" w:hAnsi="Calibri" w:eastAsia="Calibri" w:cs="Calibri"/>
                <w:b w:val="1"/>
                <w:bCs w:val="1"/>
                <w:color w:val="1F4E79"/>
                <w:sz w:val="22"/>
                <w:szCs w:val="22"/>
              </w:rPr>
              <w:t xml:space="preserve"> </w:t>
            </w:r>
            <w:r w:rsidRPr="316E832A" w:rsidR="2C61B549">
              <w:rPr>
                <w:rFonts w:ascii="Calibri" w:hAnsi="Calibri" w:eastAsia="Calibri" w:cs="Calibri"/>
                <w:b w:val="1"/>
                <w:bCs w:val="1"/>
                <w:color w:val="1F4E79"/>
                <w:sz w:val="22"/>
                <w:szCs w:val="22"/>
              </w:rPr>
              <w:t>&amp; D365BC</w:t>
            </w:r>
          </w:p>
        </w:tc>
        <w:tc>
          <w:tcPr>
            <w:tcW w:w="6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P="316E832A" w:rsidRDefault="00000000" w14:paraId="2117FFF2" w14:textId="465F043C">
            <w:pPr>
              <w:pStyle w:val="Normal"/>
              <w:suppressLineNumbers w:val="0"/>
              <w:bidi w:val="0"/>
              <w:spacing w:before="0" w:beforeAutospacing="off"/>
              <w:rPr>
                <w:rFonts w:ascii="Calibri" w:hAnsi="Calibri" w:cs="Calibri"/>
                <w:sz w:val="22"/>
                <w:szCs w:val="22"/>
              </w:rPr>
            </w:pPr>
            <w:r w:rsidRPr="316E832A" w:rsidR="3118EDFF">
              <w:rPr>
                <w:rFonts w:ascii="Calibri" w:hAnsi="Calibri" w:eastAsia="Calibri" w:cs="Calibri"/>
                <w:color w:val="1F1F1F"/>
                <w:sz w:val="22"/>
                <w:szCs w:val="22"/>
              </w:rPr>
              <w:t xml:space="preserve">Pig </w:t>
            </w:r>
            <w:r w:rsidRPr="316E832A" w:rsidR="3118EDFF">
              <w:rPr>
                <w:rFonts w:ascii="Calibri" w:hAnsi="Calibri" w:eastAsia="Calibri" w:cs="Calibri"/>
                <w:color w:val="1F1F1F"/>
                <w:sz w:val="22"/>
                <w:szCs w:val="22"/>
              </w:rPr>
              <w:t>Expert</w:t>
            </w:r>
            <w:r w:rsidRPr="316E832A" w:rsidR="2C61B549">
              <w:rPr>
                <w:rFonts w:ascii="Calibri" w:hAnsi="Calibri" w:eastAsia="Calibri" w:cs="Calibri"/>
                <w:color w:val="1F1F1F"/>
                <w:sz w:val="22"/>
                <w:szCs w:val="22"/>
              </w:rPr>
              <w:t xml:space="preserve"> </w:t>
            </w:r>
            <w:r w:rsidRPr="316E832A" w:rsidR="2C61B549">
              <w:rPr>
                <w:rFonts w:ascii="Calibri" w:hAnsi="Calibri" w:eastAsia="Calibri" w:cs="Calibri"/>
                <w:color w:val="1F1F1F"/>
                <w:sz w:val="22"/>
                <w:szCs w:val="22"/>
              </w:rPr>
              <w:t>9 event types with field-level mapping, D365BC REST API 14 event types with endpoints and tables touched, Error handling, 3-retry logic, POSTED_PENDING_ERP state, Audit log of all API calls</w:t>
            </w:r>
          </w:p>
        </w:tc>
      </w:tr>
      <w:tr w:rsidRPr="00B407C6" w:rsidR="00035A73" w:rsidTr="316E832A" w14:paraId="39579299"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5957565" w14:textId="77777777">
            <w:pPr>
              <w:jc w:val="center"/>
              <w:rPr>
                <w:rFonts w:ascii="Calibri" w:hAnsi="Calibri" w:cs="Calibri"/>
                <w:sz w:val="22"/>
                <w:szCs w:val="22"/>
              </w:rPr>
            </w:pPr>
            <w:r w:rsidRPr="00B407C6">
              <w:rPr>
                <w:rFonts w:ascii="Calibri" w:hAnsi="Calibri" w:eastAsia="Calibri" w:cs="Calibri"/>
                <w:b/>
                <w:bCs/>
                <w:color w:val="1A3A5C"/>
                <w:sz w:val="22"/>
                <w:szCs w:val="22"/>
              </w:rPr>
              <w:t>15</w:t>
            </w:r>
          </w:p>
        </w:tc>
        <w:tc>
          <w:tcPr>
            <w:tcW w:w="27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1C5846D" w14:textId="77777777">
            <w:pPr>
              <w:rPr>
                <w:rFonts w:ascii="Calibri" w:hAnsi="Calibri" w:cs="Calibri"/>
                <w:sz w:val="22"/>
                <w:szCs w:val="22"/>
              </w:rPr>
            </w:pPr>
            <w:r w:rsidRPr="00B407C6">
              <w:rPr>
                <w:rFonts w:ascii="Calibri" w:hAnsi="Calibri" w:eastAsia="Calibri" w:cs="Calibri"/>
                <w:b/>
                <w:bCs/>
                <w:color w:val="1F4E79"/>
                <w:sz w:val="22"/>
                <w:szCs w:val="22"/>
              </w:rPr>
              <w:t>Traceability &amp; Barcode</w:t>
            </w:r>
          </w:p>
        </w:tc>
        <w:tc>
          <w:tcPr>
            <w:tcW w:w="6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176102E" w14:textId="0767FE50">
            <w:pPr>
              <w:rPr>
                <w:rFonts w:ascii="Calibri" w:hAnsi="Calibri" w:cs="Calibri"/>
                <w:sz w:val="22"/>
                <w:szCs w:val="22"/>
              </w:rPr>
            </w:pPr>
            <w:r w:rsidRPr="00B407C6">
              <w:rPr>
                <w:rFonts w:ascii="Calibri" w:hAnsi="Calibri" w:eastAsia="Calibri" w:cs="Calibri"/>
                <w:color w:val="1F1F1F"/>
                <w:sz w:val="22"/>
                <w:szCs w:val="22"/>
              </w:rPr>
              <w:t>Animal barcode, Batch QR, Semen Lot QR, 11-step backward chain (Sow → Piglet Lot → Weaner Batch → Grower Batch → TO → DOA → Kill Sheet), Slap Mark [</w:t>
            </w:r>
            <w:r w:rsidRPr="00B407C6" w:rsidR="007B5C90">
              <w:rPr>
                <w:rFonts w:ascii="Calibri" w:hAnsi="Calibri" w:eastAsia="Calibri" w:cs="Calibri"/>
                <w:color w:val="1F1F1F"/>
                <w:sz w:val="22"/>
                <w:szCs w:val="22"/>
              </w:rPr>
              <w:t>Farm Code</w:t>
            </w:r>
            <w:r w:rsidRPr="00B407C6">
              <w:rPr>
                <w:rFonts w:ascii="Calibri" w:hAnsi="Calibri" w:eastAsia="Calibri" w:cs="Calibri"/>
                <w:color w:val="1F1F1F"/>
                <w:sz w:val="22"/>
                <w:szCs w:val="22"/>
              </w:rPr>
              <w:t>]-[</w:t>
            </w:r>
            <w:r w:rsidRPr="00B407C6" w:rsidR="007B5C90">
              <w:rPr>
                <w:rFonts w:ascii="Calibri" w:hAnsi="Calibri" w:eastAsia="Calibri" w:cs="Calibri"/>
                <w:color w:val="1F1F1F"/>
                <w:sz w:val="22"/>
                <w:szCs w:val="22"/>
              </w:rPr>
              <w:t>Batch No</w:t>
            </w:r>
            <w:r w:rsidR="007B5C90">
              <w:rPr>
                <w:rFonts w:ascii="Calibri" w:hAnsi="Calibri" w:eastAsia="Calibri" w:cs="Calibri"/>
                <w:color w:val="1F1F1F"/>
                <w:sz w:val="22"/>
                <w:szCs w:val="22"/>
              </w:rPr>
              <w:t>.</w:t>
            </w:r>
            <w:r w:rsidRPr="00B407C6">
              <w:rPr>
                <w:rFonts w:ascii="Calibri" w:hAnsi="Calibri" w:eastAsia="Calibri" w:cs="Calibri"/>
                <w:color w:val="1F1F1F"/>
                <w:sz w:val="22"/>
                <w:szCs w:val="22"/>
              </w:rPr>
              <w:t>], Multi-source batch attribution</w:t>
            </w:r>
          </w:p>
        </w:tc>
      </w:tr>
      <w:tr w:rsidRPr="00B407C6" w:rsidR="00035A73" w:rsidTr="316E832A" w14:paraId="613AB89B"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F9FC1E9" w14:textId="77777777">
            <w:pPr>
              <w:jc w:val="center"/>
              <w:rPr>
                <w:rFonts w:ascii="Calibri" w:hAnsi="Calibri" w:cs="Calibri"/>
                <w:sz w:val="22"/>
                <w:szCs w:val="22"/>
              </w:rPr>
            </w:pPr>
            <w:r w:rsidRPr="00B407C6">
              <w:rPr>
                <w:rFonts w:ascii="Calibri" w:hAnsi="Calibri" w:eastAsia="Calibri" w:cs="Calibri"/>
                <w:b/>
                <w:bCs/>
                <w:color w:val="1A3A5C"/>
                <w:sz w:val="22"/>
                <w:szCs w:val="22"/>
              </w:rPr>
              <w:t>16</w:t>
            </w:r>
          </w:p>
        </w:tc>
        <w:tc>
          <w:tcPr>
            <w:tcW w:w="2738"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EDEE8AD" w14:textId="77777777">
            <w:pPr>
              <w:rPr>
                <w:rFonts w:ascii="Calibri" w:hAnsi="Calibri" w:cs="Calibri"/>
                <w:sz w:val="22"/>
                <w:szCs w:val="22"/>
              </w:rPr>
            </w:pPr>
            <w:r w:rsidRPr="00B407C6">
              <w:rPr>
                <w:rFonts w:ascii="Calibri" w:hAnsi="Calibri" w:eastAsia="Calibri" w:cs="Calibri"/>
                <w:b/>
                <w:bCs/>
                <w:color w:val="1F4E79"/>
                <w:sz w:val="22"/>
                <w:szCs w:val="22"/>
              </w:rPr>
              <w:t>Reports, Dashboards &amp; KPI</w:t>
            </w:r>
          </w:p>
        </w:tc>
        <w:tc>
          <w:tcPr>
            <w:tcW w:w="6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7FF38D2" w14:textId="20727374">
            <w:pPr>
              <w:rPr>
                <w:ins w:author="Johan Odendaal" w:date="2026-08-28T13:57:35.619Z" w16du:dateUtc="2026-08-28T13:57:35.619Z" w:id="1509777591"/>
              </w:rPr>
            </w:pPr>
            <w:r w:rsidRPr="316E832A" w:rsidR="2C61B549">
              <w:rPr>
                <w:rFonts w:ascii="Calibri" w:hAnsi="Calibri" w:eastAsia="Calibri" w:cs="Calibri"/>
                <w:color w:val="1F1F1F"/>
                <w:sz w:val="22"/>
                <w:szCs w:val="22"/>
              </w:rPr>
              <w:t>19 reports with source tables, joins, formulas, output columns. Dashboards: Stage KPI (CDM), Gilt Weight Tracking, WOS/WOB/WOW, Piglet Loss Matrix, Weaner/Grower trend, 7-role based views</w:t>
            </w:r>
          </w:p>
          <w:p w:rsidRPr="00B407C6" w:rsidR="00035A73" w:rsidP="316E832A" w:rsidRDefault="00000000" w14:paraId="28911761" w14:textId="18F9B4D7">
            <w:pPr>
              <w:rPr>
                <w:rFonts w:ascii="Calibri" w:hAnsi="Calibri" w:eastAsia="Calibri" w:cs="Calibri"/>
                <w:color w:val="1F1F1F"/>
                <w:sz w:val="22"/>
                <w:szCs w:val="22"/>
              </w:rPr>
            </w:pPr>
            <w:r w:rsidRPr="316E832A" w:rsidR="4C062455">
              <w:rPr>
                <w:rFonts w:ascii="Calibri" w:hAnsi="Calibri" w:eastAsia="Calibri" w:cs="Calibri"/>
                <w:color w:val="1F1F1F"/>
                <w:sz w:val="22"/>
                <w:szCs w:val="22"/>
              </w:rPr>
              <w:t xml:space="preserve">NB: reports on pig </w:t>
            </w:r>
            <w:r w:rsidRPr="316E832A" w:rsidR="1B39E43D">
              <w:rPr>
                <w:rFonts w:ascii="Calibri" w:hAnsi="Calibri" w:eastAsia="Calibri" w:cs="Calibri"/>
                <w:color w:val="1F1F1F"/>
                <w:sz w:val="22"/>
                <w:szCs w:val="22"/>
              </w:rPr>
              <w:t>production</w:t>
            </w:r>
            <w:r w:rsidRPr="316E832A" w:rsidR="4C062455">
              <w:rPr>
                <w:rFonts w:ascii="Calibri" w:hAnsi="Calibri" w:eastAsia="Calibri" w:cs="Calibri"/>
                <w:color w:val="1F1F1F"/>
                <w:sz w:val="22"/>
                <w:szCs w:val="22"/>
              </w:rPr>
              <w:t xml:space="preserve"> to be as per ops report supplied- individual farm as well as </w:t>
            </w:r>
            <w:r w:rsidRPr="316E832A" w:rsidR="4C062455">
              <w:rPr>
                <w:rFonts w:ascii="Calibri" w:hAnsi="Calibri" w:eastAsia="Calibri" w:cs="Calibri"/>
                <w:color w:val="1F1F1F"/>
                <w:sz w:val="22"/>
                <w:szCs w:val="22"/>
              </w:rPr>
              <w:t xml:space="preserve">per farm basis – </w:t>
            </w:r>
            <w:r w:rsidRPr="316E832A" w:rsidR="2DD5CC6E">
              <w:rPr>
                <w:rFonts w:ascii="Calibri" w:hAnsi="Calibri" w:eastAsia="Calibri" w:cs="Calibri"/>
                <w:color w:val="1F1F1F"/>
                <w:sz w:val="22"/>
                <w:szCs w:val="22"/>
              </w:rPr>
              <w:t>additional</w:t>
            </w:r>
            <w:r w:rsidRPr="316E832A" w:rsidR="4C062455">
              <w:rPr>
                <w:rFonts w:ascii="Calibri" w:hAnsi="Calibri" w:eastAsia="Calibri" w:cs="Calibri"/>
                <w:color w:val="1F1F1F"/>
                <w:sz w:val="22"/>
                <w:szCs w:val="22"/>
              </w:rPr>
              <w:t xml:space="preserve"> to this is the daily reports coming through </w:t>
            </w:r>
            <w:r w:rsidRPr="316E832A" w:rsidR="32ECFF49">
              <w:rPr>
                <w:rFonts w:ascii="Calibri" w:hAnsi="Calibri" w:eastAsia="Calibri" w:cs="Calibri"/>
                <w:color w:val="1F1F1F"/>
                <w:sz w:val="22"/>
                <w:szCs w:val="22"/>
              </w:rPr>
              <w:t>WhatsApp</w:t>
            </w:r>
            <w:r w:rsidRPr="316E832A" w:rsidR="4C062455">
              <w:rPr>
                <w:rFonts w:ascii="Calibri" w:hAnsi="Calibri" w:eastAsia="Calibri" w:cs="Calibri"/>
                <w:color w:val="1F1F1F"/>
                <w:sz w:val="22"/>
                <w:szCs w:val="22"/>
              </w:rPr>
              <w:t xml:space="preserve"> as shared </w:t>
            </w:r>
            <w:r w:rsidRPr="316E832A" w:rsidR="4C062455">
              <w:rPr>
                <w:rFonts w:ascii="Calibri" w:hAnsi="Calibri" w:eastAsia="Calibri" w:cs="Calibri"/>
                <w:color w:val="1F1F1F"/>
                <w:sz w:val="22"/>
                <w:szCs w:val="22"/>
                <w:highlight w:val="yellow"/>
                <w:rPrChange w:author="Hamadzashe Mudavose" w:date="2026-09-02T09:35:47.696Z" w16du:dateUtc="2026-09-02T09:35:47.696Z" w:id="385148192">
                  <w:rPr>
                    <w:rFonts w:ascii="Calibri" w:hAnsi="Calibri" w:eastAsia="Calibri" w:cs="Calibri"/>
                    <w:color w:val="1F1F1F"/>
                    <w:sz w:val="22"/>
                    <w:szCs w:val="22"/>
                  </w:rPr>
                </w:rPrChange>
              </w:rPr>
              <w:t xml:space="preserve">with </w:t>
            </w:r>
            <w:r w:rsidRPr="316E832A" w:rsidR="0681E538">
              <w:rPr>
                <w:rFonts w:ascii="Calibri" w:hAnsi="Calibri" w:eastAsia="Calibri" w:cs="Calibri"/>
                <w:color w:val="1F1F1F"/>
                <w:sz w:val="22"/>
                <w:szCs w:val="22"/>
                <w:highlight w:val="yellow"/>
                <w:rPrChange w:author="Hamadzashe Mudavose" w:date="2026-09-02T09:35:47.697Z" w16du:dateUtc="2026-09-02T09:35:47.697Z" w:id="1466903261">
                  <w:rPr>
                    <w:rFonts w:ascii="Calibri" w:hAnsi="Calibri" w:eastAsia="Calibri" w:cs="Calibri"/>
                    <w:color w:val="1F1F1F"/>
                    <w:sz w:val="22"/>
                    <w:szCs w:val="22"/>
                  </w:rPr>
                </w:rPrChange>
              </w:rPr>
              <w:t xml:space="preserve">Mr. </w:t>
            </w:r>
            <w:r w:rsidRPr="316E832A" w:rsidR="6460BD65">
              <w:rPr>
                <w:rFonts w:ascii="Calibri" w:hAnsi="Calibri" w:eastAsia="Calibri" w:cs="Calibri"/>
                <w:color w:val="1F1F1F"/>
                <w:sz w:val="22"/>
                <w:szCs w:val="22"/>
                <w:highlight w:val="yellow"/>
                <w:rPrChange w:author="Hamadzashe Mudavose" w:date="2026-09-02T09:35:47.699Z" w16du:dateUtc="2026-09-02T09:35:47.699Z" w:id="1027674919">
                  <w:rPr>
                    <w:rFonts w:ascii="Calibri" w:hAnsi="Calibri" w:eastAsia="Calibri" w:cs="Calibri"/>
                    <w:color w:val="1F1F1F"/>
                    <w:sz w:val="22"/>
                    <w:szCs w:val="22"/>
                  </w:rPr>
                </w:rPrChange>
              </w:rPr>
              <w:t>Hama</w:t>
            </w:r>
            <w:r w:rsidRPr="316E832A" w:rsidR="4C062455">
              <w:rPr>
                <w:rFonts w:ascii="Calibri" w:hAnsi="Calibri" w:eastAsia="Calibri" w:cs="Calibri"/>
                <w:color w:val="1F1F1F"/>
                <w:sz w:val="22"/>
                <w:szCs w:val="22"/>
              </w:rPr>
              <w:t xml:space="preserve"> based on that </w:t>
            </w:r>
            <w:r w:rsidRPr="316E832A" w:rsidR="1AFB0914">
              <w:rPr>
                <w:rFonts w:ascii="Calibri" w:hAnsi="Calibri" w:eastAsia="Calibri" w:cs="Calibri"/>
                <w:color w:val="1F1F1F"/>
                <w:sz w:val="22"/>
                <w:szCs w:val="22"/>
              </w:rPr>
              <w:t>day's</w:t>
            </w:r>
            <w:r w:rsidRPr="316E832A" w:rsidR="4C062455">
              <w:rPr>
                <w:rFonts w:ascii="Calibri" w:hAnsi="Calibri" w:eastAsia="Calibri" w:cs="Calibri"/>
                <w:color w:val="1F1F1F"/>
                <w:sz w:val="22"/>
                <w:szCs w:val="22"/>
              </w:rPr>
              <w:t xml:space="preserve"> major </w:t>
            </w:r>
            <w:r w:rsidRPr="316E832A" w:rsidR="62F60397">
              <w:rPr>
                <w:rFonts w:ascii="Calibri" w:hAnsi="Calibri" w:eastAsia="Calibri" w:cs="Calibri"/>
                <w:color w:val="1F1F1F"/>
                <w:sz w:val="22"/>
                <w:szCs w:val="22"/>
              </w:rPr>
              <w:t>activities</w:t>
            </w:r>
          </w:p>
        </w:tc>
      </w:tr>
      <w:tr w:rsidRPr="00B407C6" w:rsidR="00035A73" w:rsidTr="316E832A" w14:paraId="6C661F16"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4C90061" w14:textId="77777777">
            <w:pPr>
              <w:jc w:val="center"/>
              <w:rPr>
                <w:rFonts w:ascii="Calibri" w:hAnsi="Calibri" w:cs="Calibri"/>
                <w:sz w:val="22"/>
                <w:szCs w:val="22"/>
              </w:rPr>
            </w:pPr>
            <w:r w:rsidRPr="00B407C6">
              <w:rPr>
                <w:rFonts w:ascii="Calibri" w:hAnsi="Calibri" w:eastAsia="Calibri" w:cs="Calibri"/>
                <w:b/>
                <w:bCs/>
                <w:color w:val="1A3A5C"/>
                <w:sz w:val="22"/>
                <w:szCs w:val="22"/>
              </w:rPr>
              <w:t>17</w:t>
            </w:r>
          </w:p>
        </w:tc>
        <w:tc>
          <w:tcPr>
            <w:tcW w:w="27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E205C8F" w14:textId="77777777">
            <w:pPr>
              <w:rPr>
                <w:rFonts w:ascii="Calibri" w:hAnsi="Calibri" w:cs="Calibri"/>
                <w:sz w:val="22"/>
                <w:szCs w:val="22"/>
              </w:rPr>
            </w:pPr>
            <w:r w:rsidRPr="00B407C6">
              <w:rPr>
                <w:rFonts w:ascii="Calibri" w:hAnsi="Calibri" w:eastAsia="Calibri" w:cs="Calibri"/>
                <w:b/>
                <w:bCs/>
                <w:color w:val="1F4E79"/>
                <w:sz w:val="22"/>
                <w:szCs w:val="22"/>
              </w:rPr>
              <w:t>Events &amp; Approval Workflow</w:t>
            </w:r>
          </w:p>
        </w:tc>
        <w:tc>
          <w:tcPr>
            <w:tcW w:w="6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A8BB330" w14:textId="77777777">
            <w:pPr>
              <w:rPr>
                <w:rFonts w:ascii="Calibri" w:hAnsi="Calibri" w:cs="Calibri"/>
                <w:sz w:val="22"/>
                <w:szCs w:val="22"/>
              </w:rPr>
            </w:pPr>
            <w:r w:rsidRPr="00B407C6">
              <w:rPr>
                <w:rFonts w:ascii="Calibri" w:hAnsi="Calibri" w:eastAsia="Calibri" w:cs="Calibri"/>
                <w:color w:val="1F1F1F"/>
                <w:sz w:val="22"/>
                <w:szCs w:val="22"/>
              </w:rPr>
              <w:t>14 system events with severity and escalation, 17-row approval matrix (who submits / who approves / on rejection), Reversal workflow, Period close gate</w:t>
            </w:r>
          </w:p>
        </w:tc>
      </w:tr>
      <w:tr w:rsidRPr="00B407C6" w:rsidR="00035A73" w:rsidTr="316E832A" w14:paraId="211A11A7" w14:textId="77777777">
        <w:trPr>
          <w:trHeight w:val="300"/>
        </w:trPr>
        <w:tc>
          <w:tcPr>
            <w:tcW w:w="5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4C3895A" w14:textId="77777777">
            <w:pPr>
              <w:jc w:val="center"/>
              <w:rPr>
                <w:rFonts w:ascii="Calibri" w:hAnsi="Calibri" w:cs="Calibri"/>
                <w:sz w:val="22"/>
                <w:szCs w:val="22"/>
              </w:rPr>
            </w:pPr>
            <w:r w:rsidRPr="00B407C6">
              <w:rPr>
                <w:rFonts w:ascii="Calibri" w:hAnsi="Calibri" w:eastAsia="Calibri" w:cs="Calibri"/>
                <w:b/>
                <w:bCs/>
                <w:color w:val="1A3A5C"/>
                <w:sz w:val="22"/>
                <w:szCs w:val="22"/>
              </w:rPr>
              <w:t>18</w:t>
            </w:r>
          </w:p>
        </w:tc>
        <w:tc>
          <w:tcPr>
            <w:tcW w:w="2738"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C790CFF" w14:textId="77777777">
            <w:pPr>
              <w:rPr>
                <w:rFonts w:ascii="Calibri" w:hAnsi="Calibri" w:cs="Calibri"/>
                <w:sz w:val="22"/>
                <w:szCs w:val="22"/>
              </w:rPr>
            </w:pPr>
            <w:r w:rsidRPr="00B407C6">
              <w:rPr>
                <w:rFonts w:ascii="Calibri" w:hAnsi="Calibri" w:eastAsia="Calibri" w:cs="Calibri"/>
                <w:b/>
                <w:bCs/>
                <w:color w:val="1F4E79"/>
                <w:sz w:val="22"/>
                <w:szCs w:val="22"/>
              </w:rPr>
              <w:t>Customer Sign-Off</w:t>
            </w:r>
          </w:p>
        </w:tc>
        <w:tc>
          <w:tcPr>
            <w:tcW w:w="6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AF48188" w14:textId="3A84E431">
            <w:pPr>
              <w:rPr>
                <w:rFonts w:ascii="Calibri" w:hAnsi="Calibri" w:cs="Calibri"/>
                <w:sz w:val="22"/>
                <w:szCs w:val="22"/>
              </w:rPr>
            </w:pPr>
            <w:r w:rsidRPr="00B407C6">
              <w:rPr>
                <w:rFonts w:ascii="Calibri" w:hAnsi="Calibri" w:eastAsia="Calibri" w:cs="Calibri"/>
                <w:color w:val="1F1F1F"/>
                <w:sz w:val="22"/>
                <w:szCs w:val="22"/>
              </w:rPr>
              <w:t>Section-by-section review checklist, dual signature block (Triple</w:t>
            </w:r>
            <w:r w:rsidR="007B5C90">
              <w:rPr>
                <w:rFonts w:ascii="Calibri" w:hAnsi="Calibri" w:eastAsia="Calibri" w:cs="Calibri"/>
                <w:color w:val="1F1F1F"/>
                <w:sz w:val="22"/>
                <w:szCs w:val="22"/>
              </w:rPr>
              <w:t>-</w:t>
            </w:r>
            <w:r w:rsidRPr="00B407C6">
              <w:rPr>
                <w:rFonts w:ascii="Calibri" w:hAnsi="Calibri" w:eastAsia="Calibri" w:cs="Calibri"/>
                <w:color w:val="1F1F1F"/>
                <w:sz w:val="22"/>
                <w:szCs w:val="22"/>
              </w:rPr>
              <w:t>C + Prudence Technology</w:t>
            </w:r>
            <w:r w:rsidR="007B5C90">
              <w:rPr>
                <w:rFonts w:ascii="Calibri" w:hAnsi="Calibri" w:eastAsia="Calibri" w:cs="Calibri"/>
                <w:color w:val="1F1F1F"/>
                <w:sz w:val="22"/>
                <w:szCs w:val="22"/>
              </w:rPr>
              <w:t xml:space="preserve"> Ltd.</w:t>
            </w:r>
            <w:r w:rsidRPr="00B407C6">
              <w:rPr>
                <w:rFonts w:ascii="Calibri" w:hAnsi="Calibri" w:eastAsia="Calibri" w:cs="Calibri"/>
                <w:color w:val="1F1F1F"/>
                <w:sz w:val="22"/>
                <w:szCs w:val="22"/>
              </w:rPr>
              <w:t>), outstanding items register</w:t>
            </w:r>
          </w:p>
        </w:tc>
      </w:tr>
    </w:tbl>
    <w:p w:rsidRPr="00B407C6" w:rsidR="00035A73" w:rsidRDefault="00000000" w14:paraId="002405F2" w14:textId="77777777">
      <w:pPr>
        <w:rPr>
          <w:rFonts w:ascii="Calibri" w:hAnsi="Calibri" w:cs="Calibri"/>
          <w:sz w:val="22"/>
          <w:szCs w:val="22"/>
        </w:rPr>
      </w:pPr>
      <w:r w:rsidRPr="00B407C6">
        <w:rPr>
          <w:rFonts w:ascii="Calibri" w:hAnsi="Calibri" w:cs="Calibri"/>
          <w:sz w:val="22"/>
          <w:szCs w:val="22"/>
        </w:rPr>
        <w:br w:type="page"/>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45251441"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0104B2F7"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w:t>
            </w:r>
          </w:p>
          <w:p w:rsidRPr="00B407C6" w:rsidR="00035A73" w:rsidRDefault="00000000" w14:paraId="2C525AFD" w14:textId="77777777">
            <w:pPr>
              <w:spacing w:after="20"/>
              <w:rPr>
                <w:rFonts w:ascii="Calibri" w:hAnsi="Calibri" w:cs="Calibri"/>
                <w:sz w:val="22"/>
                <w:szCs w:val="22"/>
              </w:rPr>
            </w:pPr>
            <w:r w:rsidRPr="00B407C6">
              <w:rPr>
                <w:rFonts w:ascii="Calibri" w:hAnsi="Calibri" w:eastAsia="Calibri" w:cs="Calibri"/>
                <w:b/>
                <w:bCs/>
                <w:color w:val="FFFFFF"/>
                <w:sz w:val="22"/>
                <w:szCs w:val="22"/>
              </w:rPr>
              <w:t>MASTER DATA SETUP</w:t>
            </w:r>
          </w:p>
          <w:p w:rsidRPr="00B407C6" w:rsidR="00035A73" w:rsidRDefault="00000000" w14:paraId="6E797908" w14:textId="326866D6">
            <w:pPr>
              <w:rPr>
                <w:rFonts w:ascii="Calibri" w:hAnsi="Calibri" w:cs="Calibri"/>
                <w:sz w:val="22"/>
                <w:szCs w:val="22"/>
              </w:rPr>
            </w:pPr>
            <w:r w:rsidRPr="00B407C6">
              <w:rPr>
                <w:rFonts w:ascii="Calibri" w:hAnsi="Calibri" w:eastAsia="Calibri" w:cs="Calibri"/>
                <w:color w:val="A8C8E8"/>
                <w:sz w:val="22"/>
                <w:szCs w:val="22"/>
              </w:rPr>
              <w:t xml:space="preserve">All configuration tables that drive NAVFarm behaviour </w:t>
            </w:r>
            <w:r w:rsidRPr="00B407C6" w:rsidR="00947466">
              <w:rPr>
                <w:rFonts w:ascii="Calibri" w:hAnsi="Calibri" w:eastAsia="Calibri" w:cs="Calibri"/>
                <w:color w:val="A8C8E8"/>
                <w:sz w:val="22"/>
                <w:szCs w:val="22"/>
              </w:rPr>
              <w:t>-</w:t>
            </w:r>
            <w:r w:rsidRPr="00B407C6">
              <w:rPr>
                <w:rFonts w:ascii="Calibri" w:hAnsi="Calibri" w:eastAsia="Calibri" w:cs="Calibri"/>
                <w:color w:val="A8C8E8"/>
                <w:sz w:val="22"/>
                <w:szCs w:val="22"/>
              </w:rPr>
              <w:t xml:space="preserve"> set up before any transaction</w:t>
            </w:r>
          </w:p>
        </w:tc>
      </w:tr>
    </w:tbl>
    <w:p w:rsidRPr="00B407C6" w:rsidR="00035A73" w:rsidRDefault="00035A73" w14:paraId="3A86CE44"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6267012D"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60A3D992" w14:textId="77777777">
            <w:pPr>
              <w:rPr>
                <w:rFonts w:ascii="Calibri" w:hAnsi="Calibri" w:cs="Calibri"/>
                <w:sz w:val="22"/>
                <w:szCs w:val="22"/>
              </w:rPr>
            </w:pPr>
            <w:r w:rsidRPr="00B407C6">
              <w:rPr>
                <w:rFonts w:ascii="Calibri" w:hAnsi="Calibri" w:eastAsia="Calibri" w:cs="Calibri"/>
                <w:b/>
                <w:bCs/>
                <w:color w:val="FFFFFF"/>
                <w:sz w:val="22"/>
                <w:szCs w:val="22"/>
              </w:rPr>
              <w:t>1.1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08DEB233" w14:textId="77777777">
            <w:pPr>
              <w:rPr>
                <w:rFonts w:ascii="Calibri" w:hAnsi="Calibri" w:cs="Calibri"/>
                <w:sz w:val="22"/>
                <w:szCs w:val="22"/>
              </w:rPr>
            </w:pPr>
            <w:r w:rsidRPr="00B407C6">
              <w:rPr>
                <w:rFonts w:ascii="Calibri" w:hAnsi="Calibri" w:eastAsia="Calibri" w:cs="Calibri"/>
                <w:b/>
                <w:bCs/>
                <w:color w:val="FFFFFF"/>
                <w:sz w:val="22"/>
                <w:szCs w:val="22"/>
              </w:rPr>
              <w:t>Company Master</w:t>
            </w:r>
          </w:p>
        </w:tc>
      </w:tr>
      <w:tr w:rsidRPr="00B407C6" w:rsidR="00035A73" w:rsidTr="316E832A" w14:paraId="77F21787"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4A51376"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6BE84FDC" w14:textId="6A7A9F33">
            <w:pPr>
              <w:spacing w:after="50"/>
              <w:rPr>
                <w:rFonts w:ascii="Calibri" w:hAnsi="Calibri" w:cs="Calibri"/>
                <w:sz w:val="22"/>
                <w:szCs w:val="22"/>
              </w:rPr>
            </w:pPr>
            <w:r w:rsidRPr="00B407C6">
              <w:rPr>
                <w:rFonts w:ascii="Calibri" w:hAnsi="Calibri" w:eastAsia="Calibri" w:cs="Calibri"/>
                <w:color w:val="1F1F1F"/>
                <w:sz w:val="22"/>
                <w:szCs w:val="22"/>
              </w:rPr>
              <w:t xml:space="preserve">NAVFarm is multi-tenant SaaS. The Company Master is the root record for every farm, batch, animal, cost, and integration call. Triple C (Colcom Group) is registered as ONE company with </w:t>
            </w:r>
            <w:r w:rsidR="002743B4">
              <w:rPr>
                <w:rFonts w:ascii="Calibri" w:hAnsi="Calibri" w:eastAsia="Calibri" w:cs="Calibri"/>
                <w:color w:val="1F1F1F"/>
                <w:sz w:val="22"/>
                <w:szCs w:val="22"/>
              </w:rPr>
              <w:t>10</w:t>
            </w:r>
            <w:r w:rsidRPr="00B407C6">
              <w:rPr>
                <w:rFonts w:ascii="Calibri" w:hAnsi="Calibri" w:eastAsia="Calibri" w:cs="Calibri"/>
                <w:color w:val="1F1F1F"/>
                <w:sz w:val="22"/>
                <w:szCs w:val="22"/>
              </w:rPr>
              <w:t xml:space="preserve"> farms underneath it. Every downstream record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animal, batch, GRN, Transfer Order, Expense Voucher, GL entry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is isolated per company tenant.</w:t>
            </w:r>
          </w:p>
          <w:p w:rsidRPr="00B407C6" w:rsidR="00035A73" w:rsidP="316E832A" w:rsidRDefault="00000000" w14:paraId="4A4C9B64" w14:textId="37E4D657">
            <w:pPr>
              <w:pStyle w:val="Normal"/>
              <w:suppressLineNumbers w:val="0"/>
              <w:bidi w:val="0"/>
              <w:spacing w:before="40" w:beforeAutospacing="off" w:after="50" w:afterAutospacing="off" w:line="259" w:lineRule="auto"/>
              <w:ind w:left="0" w:right="0"/>
              <w:jc w:val="left"/>
              <w:rPr>
                <w:rFonts w:ascii="Calibri" w:hAnsi="Calibri" w:cs="Calibri"/>
                <w:sz w:val="22"/>
                <w:szCs w:val="22"/>
              </w:rPr>
            </w:pPr>
            <w:r w:rsidRPr="316E832A" w:rsidR="2C61B549">
              <w:rPr>
                <w:rFonts w:ascii="Calibri" w:hAnsi="Calibri" w:eastAsia="Calibri" w:cs="Calibri"/>
                <w:color w:val="1F1F1F"/>
                <w:sz w:val="22"/>
                <w:szCs w:val="22"/>
              </w:rPr>
              <w:t xml:space="preserve">Key configuration fields at company level: NOB (Livestock), LOB (LVS_PIGGERY), base currency USD, reporting currency </w:t>
            </w:r>
            <w:r w:rsidRPr="316E832A" w:rsidR="5D3747F0">
              <w:rPr>
                <w:rFonts w:ascii="Calibri" w:hAnsi="Calibri" w:eastAsia="Calibri" w:cs="Calibri"/>
                <w:color w:val="1F1F1F"/>
                <w:sz w:val="22"/>
                <w:szCs w:val="22"/>
              </w:rPr>
              <w:t xml:space="preserve">USD </w:t>
            </w:r>
            <w:r w:rsidRPr="316E832A" w:rsidR="2C61B549">
              <w:rPr>
                <w:rFonts w:ascii="Calibri" w:hAnsi="Calibri" w:eastAsia="Calibri" w:cs="Calibri"/>
                <w:color w:val="1F1F1F"/>
                <w:sz w:val="22"/>
                <w:szCs w:val="22"/>
              </w:rPr>
              <w:t>with manual exchange rate</w:t>
            </w:r>
            <w:r w:rsidRPr="316E832A" w:rsidR="1FEAAECD">
              <w:rPr>
                <w:rFonts w:ascii="Calibri" w:hAnsi="Calibri" w:eastAsia="Calibri" w:cs="Calibri"/>
                <w:color w:val="1F1F1F"/>
                <w:sz w:val="22"/>
                <w:szCs w:val="22"/>
              </w:rPr>
              <w:t xml:space="preserve"> for ZWL</w:t>
            </w:r>
            <w:r w:rsidRPr="316E832A" w:rsidR="2C61B549">
              <w:rPr>
                <w:rFonts w:ascii="Calibri" w:hAnsi="Calibri" w:eastAsia="Calibri" w:cs="Calibri"/>
                <w:color w:val="1F1F1F"/>
                <w:sz w:val="22"/>
                <w:szCs w:val="22"/>
              </w:rPr>
              <w:t>, fiscal year start, time zone (Africa/Harare UTC+2), D365BC Tenant ID and Base URL, and Pig Vision API Key. All downstream ERP and Pig Vision</w:t>
            </w:r>
            <w:ins w:author="Hamadzashe Mudavose" w:date="2026-09-02T09:37:51.14Z" w16du:dateUtc="2026-09-02T09:37:51.14Z" w:id="116053755">
              <w:r w:rsidRPr="316E832A" w:rsidR="3E7C7420">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API calls use these credentials stored at Company level.</w:t>
            </w:r>
          </w:p>
        </w:tc>
      </w:tr>
      <w:tr w:rsidRPr="00B407C6" w:rsidR="00035A73" w:rsidTr="316E832A" w14:paraId="11EA2CA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D7D8BD5"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746A3288"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Company Setup</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160209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921888A"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67FD6CD" w14:textId="77777777">
                  <w:pPr>
                    <w:rPr>
                      <w:rFonts w:ascii="Calibri" w:hAnsi="Calibri" w:cs="Calibri"/>
                      <w:sz w:val="22"/>
                      <w:szCs w:val="22"/>
                    </w:rPr>
                  </w:pPr>
                  <w:r w:rsidRPr="00B407C6">
                    <w:rPr>
                      <w:rFonts w:ascii="Calibri" w:hAnsi="Calibri" w:eastAsia="Calibri" w:cs="Calibri"/>
                      <w:color w:val="1F1F1F"/>
                      <w:sz w:val="22"/>
                      <w:szCs w:val="22"/>
                    </w:rPr>
                    <w:t>System Admin creates Company record in NAVFarm back-office. Legal name, country, time zone entered.</w:t>
                  </w:r>
                </w:p>
              </w:tc>
            </w:tr>
          </w:tbl>
          <w:p w:rsidRPr="00B407C6" w:rsidR="00035A73" w:rsidRDefault="00000000" w14:paraId="0FCED11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125493DB"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60" w:type="dxa"/>
                    <w:left w:w="80" w:type="dxa"/>
                    <w:bottom w:w="60" w:type="dxa"/>
                    <w:right w:w="80" w:type="dxa"/>
                  </w:tcMar>
                  <w:vAlign w:val="center"/>
                </w:tcPr>
                <w:p w:rsidRPr="00B407C6" w:rsidR="00035A73" w:rsidRDefault="00000000" w14:paraId="0C392F6A"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000000" w14:paraId="08DC9BE0" w14:textId="77777777">
                  <w:pPr>
                    <w:rPr>
                      <w:rFonts w:ascii="Calibri" w:hAnsi="Calibri" w:cs="Calibri"/>
                      <w:sz w:val="22"/>
                      <w:szCs w:val="22"/>
                    </w:rPr>
                  </w:pPr>
                  <w:r w:rsidRPr="316E832A" w:rsidR="2C61B549">
                    <w:rPr>
                      <w:rFonts w:ascii="Calibri" w:hAnsi="Calibri" w:eastAsia="Calibri" w:cs="Calibri"/>
                      <w:color w:val="1F1F1F"/>
                      <w:sz w:val="22"/>
                      <w:szCs w:val="22"/>
                    </w:rPr>
                    <w:t xml:space="preserve">Set NOB = Livestock, LOB = LVS_PIGGERY. System loads piggery-specific stage masters, feed schedule, KPI parameters, and report templates. </w:t>
                  </w:r>
                  <w:r w:rsidRPr="316E832A" w:rsidR="2C61B549">
                    <w:rPr>
                      <w:rFonts w:ascii="Calibri" w:hAnsi="Calibri" w:eastAsia="Calibri" w:cs="Calibri"/>
                      <w:color w:val="1F1F1F"/>
                      <w:sz w:val="22"/>
                      <w:szCs w:val="22"/>
                      <w:highlight w:val="yellow"/>
                      <w:rPrChange w:author="Hamadzashe Mudavose" w:date="2026-09-02T09:38:48.068Z" w16du:dateUtc="2026-09-02T09:38:48.068Z" w:id="1394512237">
                        <w:rPr>
                          <w:rFonts w:ascii="Calibri" w:hAnsi="Calibri" w:eastAsia="Calibri" w:cs="Calibri"/>
                          <w:color w:val="1F1F1F"/>
                          <w:sz w:val="22"/>
                          <w:szCs w:val="22"/>
                        </w:rPr>
                      </w:rPrChange>
                    </w:rPr>
                    <w:t>Dairy and poultry</w:t>
                  </w:r>
                  <w:r w:rsidRPr="316E832A" w:rsidR="2C61B549">
                    <w:rPr>
                      <w:rFonts w:ascii="Calibri" w:hAnsi="Calibri" w:eastAsia="Calibri" w:cs="Calibri"/>
                      <w:color w:val="1F1F1F"/>
                      <w:sz w:val="22"/>
                      <w:szCs w:val="22"/>
                    </w:rPr>
                    <w:t xml:space="preserve"> screens hidden.</w:t>
                  </w:r>
                </w:p>
              </w:tc>
            </w:tr>
          </w:tbl>
          <w:p w:rsidRPr="00B407C6" w:rsidR="00035A73" w:rsidRDefault="00000000" w14:paraId="51B8E3D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71DB9AC"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D0A950A"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A046EDB" w14:textId="77777777">
                  <w:pPr>
                    <w:rPr>
                      <w:rFonts w:ascii="Calibri" w:hAnsi="Calibri" w:cs="Calibri"/>
                      <w:sz w:val="22"/>
                      <w:szCs w:val="22"/>
                    </w:rPr>
                  </w:pPr>
                  <w:r w:rsidRPr="00B407C6">
                    <w:rPr>
                      <w:rFonts w:ascii="Calibri" w:hAnsi="Calibri" w:eastAsia="Calibri" w:cs="Calibri"/>
                      <w:color w:val="1F1F1F"/>
                      <w:sz w:val="22"/>
                      <w:szCs w:val="22"/>
                    </w:rPr>
                    <w:t>Assign Base Currency = USD. Enter Reporting Currency = ZWL. Enter Exchange Rate (USD/ZWL). System sets 7-day alert timer from today.</w:t>
                  </w:r>
                </w:p>
              </w:tc>
            </w:tr>
          </w:tbl>
          <w:p w:rsidRPr="00B407C6" w:rsidR="00035A73" w:rsidRDefault="00000000" w14:paraId="4A68EDD3"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B52844E"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67898AF"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B865408" w14:textId="77777777">
                  <w:pPr>
                    <w:rPr>
                      <w:rFonts w:ascii="Calibri" w:hAnsi="Calibri" w:cs="Calibri"/>
                      <w:sz w:val="22"/>
                      <w:szCs w:val="22"/>
                    </w:rPr>
                  </w:pPr>
                  <w:r w:rsidRPr="00B407C6">
                    <w:rPr>
                      <w:rFonts w:ascii="Calibri" w:hAnsi="Calibri" w:eastAsia="Calibri" w:cs="Calibri"/>
                      <w:color w:val="1F1F1F"/>
                      <w:sz w:val="22"/>
                      <w:szCs w:val="22"/>
                    </w:rPr>
                    <w:t>Enter D365BC Tenant ID, D365BC Base URL. System fires test API call GET /companies. Returns Company ID. Stored for all future API calls.</w:t>
                  </w:r>
                </w:p>
              </w:tc>
            </w:tr>
          </w:tbl>
          <w:p w:rsidRPr="00B407C6" w:rsidR="00035A73" w:rsidRDefault="00000000" w14:paraId="27AA9687"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1A0DAC61"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60" w:type="dxa"/>
                    <w:left w:w="80" w:type="dxa"/>
                    <w:bottom w:w="60" w:type="dxa"/>
                    <w:right w:w="80" w:type="dxa"/>
                  </w:tcMar>
                  <w:vAlign w:val="center"/>
                </w:tcPr>
                <w:p w:rsidRPr="00B407C6" w:rsidR="00035A73" w:rsidRDefault="00000000" w14:paraId="565D8BFD"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000000" w14:paraId="5DD045AB" w14:textId="04A85D6B">
                  <w:pPr>
                    <w:rPr>
                      <w:rFonts w:ascii="Calibri" w:hAnsi="Calibri" w:cs="Calibri"/>
                      <w:sz w:val="22"/>
                      <w:szCs w:val="22"/>
                    </w:rPr>
                  </w:pPr>
                  <w:r w:rsidRPr="316E832A" w:rsidR="2C61B549">
                    <w:rPr>
                      <w:rFonts w:ascii="Calibri" w:hAnsi="Calibri" w:eastAsia="Calibri" w:cs="Calibri"/>
                      <w:color w:val="1F1F1F"/>
                      <w:sz w:val="22"/>
                      <w:szCs w:val="22"/>
                    </w:rPr>
                    <w:t>Enter Pig Vision</w:t>
                  </w:r>
                  <w:ins w:author="Hamadzashe Mudavose" w:date="2026-09-02T09:39:22.406Z" w16du:dateUtc="2026-09-02T09:39:22.406Z" w:id="841942256">
                    <w:r w:rsidRPr="316E832A" w:rsidR="66043A39">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API Key. System fires test authentication POST /auth/</w:t>
                  </w:r>
                  <w:r w:rsidRPr="316E832A" w:rsidR="2C61B549">
                    <w:rPr>
                      <w:rFonts w:ascii="Calibri" w:hAnsi="Calibri" w:eastAsia="Calibri" w:cs="Calibri"/>
                      <w:color w:val="1F1F1F"/>
                      <w:sz w:val="22"/>
                      <w:szCs w:val="22"/>
                    </w:rPr>
                    <w:t>validate</w:t>
                  </w:r>
                  <w:r w:rsidRPr="316E832A" w:rsidR="2C61B549">
                    <w:rPr>
                      <w:rFonts w:ascii="Calibri" w:hAnsi="Calibri" w:eastAsia="Calibri" w:cs="Calibri"/>
                      <w:color w:val="1F1F1F"/>
                      <w:sz w:val="22"/>
                      <w:szCs w:val="22"/>
                    </w:rPr>
                    <w:t>. Stores token.</w:t>
                  </w:r>
                </w:p>
              </w:tc>
            </w:tr>
          </w:tbl>
          <w:p w:rsidRPr="00B407C6" w:rsidR="00035A73" w:rsidRDefault="00000000" w14:paraId="199AD75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E42F21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444C142"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CB6DCD7" w14:textId="77777777">
                  <w:pPr>
                    <w:rPr>
                      <w:rFonts w:ascii="Calibri" w:hAnsi="Calibri" w:cs="Calibri"/>
                      <w:sz w:val="22"/>
                      <w:szCs w:val="22"/>
                    </w:rPr>
                  </w:pPr>
                  <w:r w:rsidRPr="00B407C6">
                    <w:rPr>
                      <w:rFonts w:ascii="Calibri" w:hAnsi="Calibri" w:eastAsia="Calibri" w:cs="Calibri"/>
                      <w:color w:val="1F1F1F"/>
                      <w:sz w:val="22"/>
                      <w:szCs w:val="22"/>
                    </w:rPr>
                    <w:t>Set Go-Live Date. System hard-blocks all transaction posting before this date.</w:t>
                  </w:r>
                </w:p>
              </w:tc>
            </w:tr>
          </w:tbl>
          <w:p w:rsidRPr="00B407C6" w:rsidR="00035A73" w:rsidRDefault="00000000" w14:paraId="794ED30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92FF2D6"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60023F28"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13DC15D" w14:textId="77777777">
                  <w:pPr>
                    <w:rPr>
                      <w:rFonts w:ascii="Calibri" w:hAnsi="Calibri" w:cs="Calibri"/>
                      <w:sz w:val="22"/>
                      <w:szCs w:val="22"/>
                    </w:rPr>
                  </w:pPr>
                  <w:r w:rsidRPr="00B407C6">
                    <w:rPr>
                      <w:rFonts w:ascii="Calibri" w:hAnsi="Calibri" w:eastAsia="Calibri" w:cs="Calibri"/>
                      <w:color w:val="1F1F1F"/>
                      <w:sz w:val="22"/>
                      <w:szCs w:val="22"/>
                    </w:rPr>
                    <w:t>Company record saved. D365BC: Company Dimension created via REST API POST /dimensions/COMPANY. LOB tag = LVS_PIGGERY applied on all future API calls as reference header.</w:t>
                  </w:r>
                </w:p>
              </w:tc>
            </w:tr>
          </w:tbl>
          <w:p w:rsidRPr="00B407C6" w:rsidR="00035A73" w:rsidRDefault="00035A73" w14:paraId="4F83E4B7" w14:textId="77777777">
            <w:pPr>
              <w:rPr>
                <w:rFonts w:ascii="Calibri" w:hAnsi="Calibri" w:cs="Calibri"/>
                <w:sz w:val="22"/>
                <w:szCs w:val="22"/>
              </w:rPr>
            </w:pPr>
          </w:p>
        </w:tc>
      </w:tr>
      <w:tr w:rsidRPr="00B407C6" w:rsidR="00035A73" w:rsidTr="316E832A" w14:paraId="6C38E70C"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FC0CDC6"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65438A" w14:paraId="02A31879" w14:textId="26611556">
            <w:pPr>
              <w:spacing w:after="40"/>
              <w:rPr>
                <w:rFonts w:ascii="Calibri" w:hAnsi="Calibri" w:cs="Calibri"/>
                <w:sz w:val="22"/>
                <w:szCs w:val="22"/>
              </w:rPr>
            </w:pPr>
            <w:proofErr w:type="spellStart"/>
            <w:r>
              <w:rPr>
                <w:rFonts w:ascii="Calibri" w:hAnsi="Calibri" w:eastAsia="Calibri" w:cs="Calibri"/>
                <w:b/>
                <w:bCs/>
                <w:color w:val="1F4E79"/>
                <w:sz w:val="22"/>
                <w:szCs w:val="22"/>
              </w:rPr>
              <w:t>Navfarm</w:t>
            </w:r>
            <w:proofErr w:type="spellEnd"/>
            <w:r>
              <w:rPr>
                <w:rFonts w:ascii="Calibri" w:hAnsi="Calibri" w:eastAsia="Calibri" w:cs="Calibri"/>
                <w:b/>
                <w:bCs/>
                <w:color w:val="1F4E79"/>
                <w:sz w:val="22"/>
                <w:szCs w:val="22"/>
              </w:rPr>
              <w:t xml:space="preserve">:- User will have to update information manually </w:t>
            </w:r>
          </w:p>
          <w:p w:rsidRPr="00B407C6" w:rsidR="00035A73" w:rsidRDefault="00000000" w14:paraId="45EE90E1" w14:textId="24D85264">
            <w:pPr>
              <w:spacing w:before="40" w:after="50"/>
              <w:rPr>
                <w:rFonts w:ascii="Calibri" w:hAnsi="Calibri" w:cs="Calibri"/>
                <w:sz w:val="22"/>
                <w:szCs w:val="22"/>
              </w:rPr>
            </w:pPr>
            <w:del w:author="Hamadzashe Mudavose" w:date="2026-09-03T12:56:37.212Z" w16du:dateUtc="2026-09-03T12:56:37.212Z" w:id="1414293378">
              <w:r w:rsidRPr="316E832A" w:rsidDel="2C61B549">
                <w:rPr>
                  <w:rFonts w:ascii="Calibri" w:hAnsi="Calibri" w:eastAsia="Calibri" w:cs="Calibri"/>
                  <w:b w:val="1"/>
                  <w:bCs w:val="1"/>
                  <w:color w:val="1F4E79"/>
                  <w:sz w:val="22"/>
                  <w:szCs w:val="22"/>
                </w:rPr>
                <w:delText>Pig Vision</w:delText>
              </w:r>
            </w:del>
            <w:ins w:author="Hamadzashe Mudavose" w:date="2026-09-03T12:56:37.213Z" w16du:dateUtc="2026-09-03T12:56:37.213Z" w:id="403948890">
              <w:r w:rsidRPr="316E832A" w:rsidR="7D00AEEE">
                <w:rPr>
                  <w:rFonts w:ascii="Calibri" w:hAnsi="Calibri" w:eastAsia="Calibri" w:cs="Calibri"/>
                  <w:b w:val="1"/>
                  <w:bCs w:val="1"/>
                  <w:color w:val="1F4E79"/>
                  <w:sz w:val="22"/>
                  <w:szCs w:val="22"/>
                </w:rPr>
                <w:t>Pig Expert</w:t>
              </w:r>
            </w:ins>
            <w:r w:rsidRPr="316E832A" w:rsidR="2C61B549">
              <w:rPr>
                <w:rFonts w:ascii="Calibri" w:hAnsi="Calibri" w:eastAsia="Calibri" w:cs="Calibri"/>
                <w:b w:val="1"/>
                <w:bCs w:val="1"/>
                <w:color w:val="1F4E79"/>
                <w:sz w:val="22"/>
                <w:szCs w:val="22"/>
              </w:rPr>
              <w:t>:</w:t>
            </w:r>
            <w:r w:rsidRPr="316E832A" w:rsidR="2C61B549">
              <w:rPr>
                <w:rFonts w:ascii="Calibri" w:hAnsi="Calibri" w:eastAsia="Calibri" w:cs="Calibri"/>
                <w:color w:val="1F1F1F"/>
                <w:sz w:val="22"/>
                <w:szCs w:val="22"/>
              </w:rPr>
              <w:t xml:space="preserve"> Tenant ID header included in all </w:t>
            </w:r>
            <w:del w:author="Hamadzashe Mudavose" w:date="2026-09-03T12:56:38.483Z" w16du:dateUtc="2026-09-03T12:56:38.483Z" w:id="324356670">
              <w:r w:rsidRPr="316E832A" w:rsidDel="2C61B549">
                <w:rPr>
                  <w:rFonts w:ascii="Calibri" w:hAnsi="Calibri" w:eastAsia="Calibri" w:cs="Calibri"/>
                  <w:color w:val="1F1F1F"/>
                  <w:sz w:val="22"/>
                  <w:szCs w:val="22"/>
                </w:rPr>
                <w:delText>Pig Vision</w:delText>
              </w:r>
            </w:del>
            <w:ins w:author="Hamadzashe Mudavose" w:date="2026-09-03T12:56:38.484Z" w16du:dateUtc="2026-09-03T12:56:38.484Z" w:id="1630188689">
              <w:r w:rsidRPr="316E832A" w:rsidR="2C1105B4">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REST API calls. API Key authenticated on setup.</w:t>
            </w:r>
          </w:p>
        </w:tc>
      </w:tr>
      <w:tr w:rsidRPr="00B407C6" w:rsidR="00035A73" w:rsidTr="316E832A" w14:paraId="58EF35B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E04AA00"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P="00845D79" w:rsidRDefault="00845D79" w14:paraId="6EF570A4" w14:textId="4E6E0285">
            <w:pPr>
              <w:spacing w:before="40" w:after="50"/>
              <w:rPr>
                <w:rFonts w:ascii="Calibri" w:hAnsi="Calibri" w:cs="Calibri"/>
                <w:sz w:val="22"/>
                <w:szCs w:val="22"/>
              </w:rPr>
            </w:pPr>
            <w:r>
              <w:rPr>
                <w:rFonts w:ascii="Segoe UI Symbol" w:hAnsi="Segoe UI Symbol" w:eastAsia="Calibri" w:cs="Segoe UI Symbol"/>
                <w:color w:val="E67E22"/>
                <w:sz w:val="22"/>
                <w:szCs w:val="22"/>
              </w:rPr>
              <w:t>N/A</w:t>
            </w:r>
          </w:p>
        </w:tc>
      </w:tr>
      <w:tr w:rsidRPr="00B407C6" w:rsidR="00035A73" w:rsidTr="316E832A" w14:paraId="7AA91DE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BEBB9B7"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4D408955" w14:textId="052E24CF">
            <w:pPr>
              <w:spacing w:after="20"/>
              <w:rPr>
                <w:rFonts w:ascii="Calibri" w:hAnsi="Calibri" w:cs="Calibri"/>
                <w:sz w:val="22"/>
                <w:szCs w:val="22"/>
              </w:rPr>
            </w:pPr>
            <w:r w:rsidRPr="00B407C6">
              <w:rPr>
                <w:rFonts w:ascii="Calibri" w:hAnsi="Calibri" w:eastAsia="Calibri" w:cs="Calibri"/>
                <w:color w:val="1F1F1F"/>
                <w:sz w:val="22"/>
                <w:szCs w:val="22"/>
              </w:rPr>
              <w:t xml:space="preserve">• No transaction posting allowed before Go-Live Date. Hard block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not overridable by farm users.</w:t>
            </w:r>
          </w:p>
          <w:p w:rsidRPr="00B407C6" w:rsidR="00035A73" w:rsidRDefault="00000000" w14:paraId="4224038D" w14:textId="52064C08">
            <w:pPr>
              <w:spacing w:before="40" w:after="50"/>
              <w:rPr>
                <w:rFonts w:ascii="Calibri" w:hAnsi="Calibri" w:cs="Calibri"/>
                <w:sz w:val="22"/>
                <w:szCs w:val="22"/>
              </w:rPr>
            </w:pPr>
            <w:r w:rsidRPr="00B407C6">
              <w:rPr>
                <w:rFonts w:ascii="Calibri" w:hAnsi="Calibri" w:eastAsia="Calibri" w:cs="Calibri"/>
                <w:color w:val="1F1F1F"/>
                <w:sz w:val="22"/>
                <w:szCs w:val="22"/>
              </w:rPr>
              <w:t>• NOB and LOB cannot be changed after the first batch is created on this company.</w:t>
            </w:r>
          </w:p>
        </w:tc>
      </w:tr>
    </w:tbl>
    <w:p w:rsidRPr="00B407C6" w:rsidR="00035A73" w:rsidRDefault="00035A73" w14:paraId="44ECED0D" w14:textId="77777777">
      <w:pPr>
        <w:spacing w:before="20" w:after="20"/>
        <w:rPr>
          <w:rFonts w:ascii="Calibri" w:hAnsi="Calibri" w:cs="Calibri"/>
          <w:sz w:val="22"/>
          <w:szCs w:val="22"/>
        </w:rPr>
      </w:pPr>
    </w:p>
    <w:p w:rsidRPr="00B407C6" w:rsidR="00035A73" w:rsidRDefault="00947466" w14:paraId="504EE629" w14:textId="535DEF47">
      <w:pPr>
        <w:pStyle w:val="Heading2"/>
        <w:spacing w:before="200" w:after="80"/>
        <w:rPr>
          <w:rFonts w:ascii="Calibri" w:hAnsi="Calibri" w:cs="Calibri"/>
          <w:sz w:val="22"/>
          <w:szCs w:val="22"/>
        </w:rPr>
      </w:pPr>
      <w:r w:rsidRPr="00B407C6">
        <w:rPr>
          <w:rFonts w:ascii="Calibri" w:hAnsi="Calibri" w:eastAsia="Calibri" w:cs="Calibri"/>
          <w:b/>
          <w:bCs/>
          <w:color w:val="1A3A5C"/>
          <w:sz w:val="22"/>
          <w:szCs w:val="22"/>
        </w:rPr>
        <w:t>1.1 Company Master- Field Specification</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400"/>
        <w:gridCol w:w="1300"/>
        <w:gridCol w:w="5076"/>
        <w:gridCol w:w="1400"/>
      </w:tblGrid>
      <w:tr w:rsidRPr="00B407C6" w:rsidR="00035A73" w:rsidTr="316E832A" w14:paraId="7054BC75" w14:textId="77777777">
        <w:trPr>
          <w:tblHeader/>
        </w:trPr>
        <w:tc>
          <w:tcPr>
            <w:tcW w:w="24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100" w:type="dxa"/>
              <w:bottom w:w="70" w:type="dxa"/>
              <w:right w:w="100" w:type="dxa"/>
            </w:tcMar>
          </w:tcPr>
          <w:p w:rsidRPr="00B407C6" w:rsidR="00035A73" w:rsidRDefault="00000000" w14:paraId="7DE095F2" w14:textId="77777777">
            <w:pPr>
              <w:jc w:val="center"/>
              <w:rPr>
                <w:rFonts w:ascii="Calibri" w:hAnsi="Calibri" w:cs="Calibri"/>
                <w:sz w:val="22"/>
                <w:szCs w:val="22"/>
              </w:rPr>
            </w:pPr>
            <w:r w:rsidRPr="00B407C6">
              <w:rPr>
                <w:rFonts w:ascii="Calibri" w:hAnsi="Calibri" w:eastAsia="Calibri" w:cs="Calibri"/>
                <w:b/>
                <w:bCs/>
                <w:color w:val="FFFFFF"/>
                <w:sz w:val="22"/>
                <w:szCs w:val="22"/>
              </w:rPr>
              <w:t>Field Name</w:t>
            </w:r>
          </w:p>
        </w:tc>
        <w:tc>
          <w:tcPr>
            <w:tcW w:w="13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100" w:type="dxa"/>
              <w:bottom w:w="70" w:type="dxa"/>
              <w:right w:w="100" w:type="dxa"/>
            </w:tcMar>
          </w:tcPr>
          <w:p w:rsidRPr="00B407C6" w:rsidR="00035A73" w:rsidRDefault="00000000" w14:paraId="2BE56A10" w14:textId="77777777">
            <w:pPr>
              <w:jc w:val="center"/>
              <w:rPr>
                <w:rFonts w:ascii="Calibri" w:hAnsi="Calibri" w:cs="Calibri"/>
                <w:sz w:val="22"/>
                <w:szCs w:val="22"/>
              </w:rPr>
            </w:pPr>
            <w:r w:rsidRPr="00B407C6">
              <w:rPr>
                <w:rFonts w:ascii="Calibri" w:hAnsi="Calibri" w:eastAsia="Calibri" w:cs="Calibri"/>
                <w:b/>
                <w:bCs/>
                <w:color w:val="FFFFFF"/>
                <w:sz w:val="22"/>
                <w:szCs w:val="22"/>
              </w:rPr>
              <w:t>Type</w:t>
            </w:r>
          </w:p>
        </w:tc>
        <w:tc>
          <w:tcPr>
            <w:tcW w:w="5076" w:type="dxa"/>
            <w:tcBorders>
              <w:top w:val="single" w:color="AAAAAA" w:sz="4" w:space="0"/>
              <w:left w:val="single" w:color="AAAAAA" w:sz="4" w:space="0"/>
              <w:bottom w:val="single" w:color="AAAAAA" w:sz="4" w:space="0"/>
              <w:right w:val="single" w:color="AAAAAA" w:sz="4" w:space="0"/>
            </w:tcBorders>
            <w:shd w:val="clear" w:color="auto" w:fill="1A3A5C"/>
            <w:tcMar>
              <w:top w:w="70" w:type="dxa"/>
              <w:left w:w="100" w:type="dxa"/>
              <w:bottom w:w="70" w:type="dxa"/>
              <w:right w:w="100" w:type="dxa"/>
            </w:tcMar>
          </w:tcPr>
          <w:p w:rsidRPr="00B407C6" w:rsidR="00035A73" w:rsidRDefault="00000000" w14:paraId="1B22B91D" w14:textId="77777777">
            <w:pPr>
              <w:jc w:val="center"/>
              <w:rPr>
                <w:rFonts w:ascii="Calibri" w:hAnsi="Calibri" w:cs="Calibri"/>
                <w:sz w:val="22"/>
                <w:szCs w:val="22"/>
              </w:rPr>
            </w:pPr>
            <w:r w:rsidRPr="00B407C6">
              <w:rPr>
                <w:rFonts w:ascii="Calibri" w:hAnsi="Calibri" w:eastAsia="Calibri" w:cs="Calibri"/>
                <w:b/>
                <w:bCs/>
                <w:color w:val="FFFFFF"/>
                <w:sz w:val="22"/>
                <w:szCs w:val="22"/>
              </w:rPr>
              <w:t>Description / Business Rule</w:t>
            </w:r>
          </w:p>
        </w:tc>
        <w:tc>
          <w:tcPr>
            <w:tcW w:w="14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100" w:type="dxa"/>
              <w:bottom w:w="70" w:type="dxa"/>
              <w:right w:w="100" w:type="dxa"/>
            </w:tcMar>
          </w:tcPr>
          <w:p w:rsidRPr="00B407C6" w:rsidR="00035A73" w:rsidRDefault="00000000" w14:paraId="1E244416" w14:textId="77777777">
            <w:pPr>
              <w:jc w:val="center"/>
              <w:rPr>
                <w:rFonts w:ascii="Calibri" w:hAnsi="Calibri" w:cs="Calibri"/>
                <w:sz w:val="22"/>
                <w:szCs w:val="22"/>
              </w:rPr>
            </w:pPr>
            <w:r w:rsidRPr="00B407C6">
              <w:rPr>
                <w:rFonts w:ascii="Calibri" w:hAnsi="Calibri" w:eastAsia="Calibri" w:cs="Calibri"/>
                <w:b/>
                <w:bCs/>
                <w:color w:val="FFFFFF"/>
                <w:sz w:val="22"/>
                <w:szCs w:val="22"/>
              </w:rPr>
              <w:t>Req.</w:t>
            </w:r>
          </w:p>
        </w:tc>
      </w:tr>
      <w:tr w:rsidRPr="00B407C6" w:rsidR="00035A73" w:rsidTr="316E832A" w14:paraId="67F0B08D"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DCEC4BE" w14:textId="77777777">
            <w:pPr>
              <w:rPr>
                <w:rFonts w:ascii="Calibri" w:hAnsi="Calibri" w:cs="Calibri"/>
                <w:sz w:val="22"/>
                <w:szCs w:val="22"/>
              </w:rPr>
            </w:pPr>
            <w:r w:rsidRPr="00B407C6">
              <w:rPr>
                <w:rFonts w:ascii="Calibri" w:hAnsi="Calibri" w:eastAsia="Calibri" w:cs="Calibri"/>
                <w:b/>
                <w:bCs/>
                <w:color w:val="1F4E79"/>
                <w:sz w:val="22"/>
                <w:szCs w:val="22"/>
              </w:rPr>
              <w:t>Company Code</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05EB120" w14:textId="77777777">
            <w:pPr>
              <w:rPr>
                <w:rFonts w:ascii="Calibri" w:hAnsi="Calibri" w:cs="Calibri"/>
                <w:sz w:val="22"/>
                <w:szCs w:val="22"/>
              </w:rPr>
            </w:pPr>
            <w:r w:rsidRPr="00B407C6">
              <w:rPr>
                <w:rFonts w:ascii="Calibri" w:hAnsi="Calibri" w:eastAsia="Calibri" w:cs="Calibri"/>
                <w:color w:val="0E6655"/>
                <w:sz w:val="22"/>
                <w:szCs w:val="22"/>
              </w:rPr>
              <w:t>Auto</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BBDD517" w14:textId="77777777">
            <w:pPr>
              <w:rPr>
                <w:rFonts w:ascii="Calibri" w:hAnsi="Calibri" w:cs="Calibri"/>
                <w:sz w:val="22"/>
                <w:szCs w:val="22"/>
              </w:rPr>
            </w:pPr>
            <w:r w:rsidRPr="00B407C6">
              <w:rPr>
                <w:rFonts w:ascii="Calibri" w:hAnsi="Calibri" w:eastAsia="Calibri" w:cs="Calibri"/>
                <w:color w:val="1F1F1F"/>
                <w:sz w:val="22"/>
                <w:szCs w:val="22"/>
              </w:rPr>
              <w:t>Unique tenant ID. System-generated on creation. Cannot be changed.</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CA4C399"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55892E59"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7B2079D" w14:textId="77777777">
            <w:pPr>
              <w:rPr>
                <w:rFonts w:ascii="Calibri" w:hAnsi="Calibri" w:cs="Calibri"/>
                <w:sz w:val="22"/>
                <w:szCs w:val="22"/>
              </w:rPr>
            </w:pPr>
            <w:r w:rsidRPr="00B407C6">
              <w:rPr>
                <w:rFonts w:ascii="Calibri" w:hAnsi="Calibri" w:eastAsia="Calibri" w:cs="Calibri"/>
                <w:b/>
                <w:bCs/>
                <w:color w:val="1F4E79"/>
                <w:sz w:val="22"/>
                <w:szCs w:val="22"/>
              </w:rPr>
              <w:t>Company Name</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3DAC537" w14:textId="77777777">
            <w:pPr>
              <w:rPr>
                <w:rFonts w:ascii="Calibri" w:hAnsi="Calibri" w:cs="Calibri"/>
                <w:sz w:val="22"/>
                <w:szCs w:val="22"/>
              </w:rPr>
            </w:pPr>
            <w:r w:rsidRPr="00B407C6">
              <w:rPr>
                <w:rFonts w:ascii="Calibri" w:hAnsi="Calibri" w:eastAsia="Calibri" w:cs="Calibri"/>
                <w:color w:val="1F1F1F"/>
                <w:sz w:val="22"/>
                <w:szCs w:val="22"/>
              </w:rPr>
              <w:t>Text(100)</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ACC84C8" w14:textId="77777777">
            <w:pPr>
              <w:rPr>
                <w:rFonts w:ascii="Calibri" w:hAnsi="Calibri" w:cs="Calibri"/>
                <w:sz w:val="22"/>
                <w:szCs w:val="22"/>
              </w:rPr>
            </w:pPr>
            <w:r w:rsidRPr="00B407C6">
              <w:rPr>
                <w:rFonts w:ascii="Calibri" w:hAnsi="Calibri" w:eastAsia="Calibri" w:cs="Calibri"/>
                <w:color w:val="1F1F1F"/>
                <w:sz w:val="22"/>
                <w:szCs w:val="22"/>
              </w:rPr>
              <w:t>Legal name. Triple C Farms (Pvt) Ltd.</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30EB02B"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375EEC9F"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AC3E62D" w14:textId="77777777">
            <w:pPr>
              <w:rPr>
                <w:rFonts w:ascii="Calibri" w:hAnsi="Calibri" w:cs="Calibri"/>
                <w:sz w:val="22"/>
                <w:szCs w:val="22"/>
              </w:rPr>
            </w:pPr>
            <w:r w:rsidRPr="00B407C6">
              <w:rPr>
                <w:rFonts w:ascii="Calibri" w:hAnsi="Calibri" w:eastAsia="Calibri" w:cs="Calibri"/>
                <w:b/>
                <w:bCs/>
                <w:color w:val="1F4E79"/>
                <w:sz w:val="22"/>
                <w:szCs w:val="22"/>
              </w:rPr>
              <w:t>Country</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861F7A9"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166C16D" w14:textId="77777777">
            <w:pPr>
              <w:rPr>
                <w:rFonts w:ascii="Calibri" w:hAnsi="Calibri" w:cs="Calibri"/>
                <w:sz w:val="22"/>
                <w:szCs w:val="22"/>
              </w:rPr>
            </w:pPr>
            <w:r w:rsidRPr="00B407C6">
              <w:rPr>
                <w:rFonts w:ascii="Calibri" w:hAnsi="Calibri" w:eastAsia="Calibri" w:cs="Calibri"/>
                <w:color w:val="1F1F1F"/>
                <w:sz w:val="22"/>
                <w:szCs w:val="22"/>
              </w:rPr>
              <w:t>Zimbabwe. Drives date format and currency.</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E171A75"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07748F9F"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FA86734" w14:textId="77777777">
            <w:pPr>
              <w:rPr>
                <w:rFonts w:ascii="Calibri" w:hAnsi="Calibri" w:cs="Calibri"/>
                <w:sz w:val="22"/>
                <w:szCs w:val="22"/>
              </w:rPr>
            </w:pPr>
            <w:r w:rsidRPr="00B407C6">
              <w:rPr>
                <w:rFonts w:ascii="Calibri" w:hAnsi="Calibri" w:eastAsia="Calibri" w:cs="Calibri"/>
                <w:b/>
                <w:bCs/>
                <w:color w:val="1F4E79"/>
                <w:sz w:val="22"/>
                <w:szCs w:val="22"/>
              </w:rPr>
              <w:t>Base Currency</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A8C0EC2"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A1EEC4A" w14:textId="77777777">
            <w:pPr>
              <w:rPr>
                <w:rFonts w:ascii="Calibri" w:hAnsi="Calibri" w:cs="Calibri"/>
                <w:sz w:val="22"/>
                <w:szCs w:val="22"/>
              </w:rPr>
            </w:pPr>
            <w:r w:rsidRPr="00B407C6">
              <w:rPr>
                <w:rFonts w:ascii="Calibri" w:hAnsi="Calibri" w:eastAsia="Calibri" w:cs="Calibri"/>
                <w:color w:val="1F1F1F"/>
                <w:sz w:val="22"/>
                <w:szCs w:val="22"/>
              </w:rPr>
              <w:t>USD. All financial values stored in USD.</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F5B951E"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1DB1C5BC"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DB67392" w14:textId="77777777">
            <w:pPr>
              <w:rPr>
                <w:rFonts w:ascii="Calibri" w:hAnsi="Calibri" w:cs="Calibri"/>
                <w:sz w:val="22"/>
                <w:szCs w:val="22"/>
              </w:rPr>
            </w:pPr>
            <w:r w:rsidRPr="00B407C6">
              <w:rPr>
                <w:rFonts w:ascii="Calibri" w:hAnsi="Calibri" w:eastAsia="Calibri" w:cs="Calibri"/>
                <w:b/>
                <w:bCs/>
                <w:color w:val="1F4E79"/>
                <w:sz w:val="22"/>
                <w:szCs w:val="22"/>
              </w:rPr>
              <w:t>Reporting Currency</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B7C7357"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P="316E832A" w:rsidRDefault="00000000" w14:paraId="7061BF7F" w14:textId="0CCBAD42">
            <w:pPr>
              <w:pStyle w:val="Normal"/>
              <w:suppressLineNumbers w:val="0"/>
              <w:bidi w:val="0"/>
              <w:spacing w:before="0" w:beforeAutospacing="off" w:after="0" w:afterAutospacing="off" w:line="259" w:lineRule="auto"/>
              <w:ind w:left="0" w:right="0"/>
              <w:jc w:val="left"/>
              <w:rPr>
                <w:rFonts w:ascii="Calibri" w:hAnsi="Calibri" w:eastAsia="Calibri" w:cs="Calibri"/>
                <w:color w:val="1F1F1F"/>
                <w:sz w:val="22"/>
                <w:szCs w:val="22"/>
              </w:rPr>
              <w:pPrChange w:author="Hamadzashe Mudavose" w:date="2026-09-02T09:42:28.346Z">
                <w:pPr>
                  <w:pStyle w:val="Normal"/>
                  <w:spacing w:before="0" w:beforeAutospacing="off"/>
                </w:pPr>
              </w:pPrChange>
            </w:pPr>
            <w:del w:author="Hamadzashe Mudavose" w:date="2026-09-02T09:42:28.11Z" w16du:dateUtc="2026-09-02T09:42:28.11Z" w:id="719054601">
              <w:r w:rsidRPr="316E832A" w:rsidDel="2C61B549">
                <w:rPr>
                  <w:rFonts w:ascii="Calibri" w:hAnsi="Calibri" w:eastAsia="Calibri" w:cs="Calibri"/>
                  <w:color w:val="1F1F1F"/>
                  <w:sz w:val="22"/>
                  <w:szCs w:val="22"/>
                </w:rPr>
                <w:delText>ZWL</w:delText>
              </w:r>
            </w:del>
            <w:ins w:author="Hamadzashe Mudavose" w:date="2026-09-02T09:42:28.559Z" w16du:dateUtc="2026-09-02T09:42:28.559Z" w:id="1221945868">
              <w:r w:rsidRPr="316E832A" w:rsidR="19ABB1B9">
                <w:rPr>
                  <w:rFonts w:ascii="Calibri" w:hAnsi="Calibri" w:eastAsia="Calibri" w:cs="Calibri"/>
                  <w:color w:val="1F1F1F"/>
                  <w:sz w:val="22"/>
                  <w:szCs w:val="22"/>
                </w:rPr>
                <w:t>USD</w:t>
              </w:r>
            </w:ins>
            <w:r w:rsidRPr="316E832A" w:rsidR="2C61B549">
              <w:rPr>
                <w:rFonts w:ascii="Calibri" w:hAnsi="Calibri" w:eastAsia="Calibri" w:cs="Calibri"/>
                <w:color w:val="1F1F1F"/>
                <w:sz w:val="22"/>
                <w:szCs w:val="22"/>
              </w:rPr>
              <w:t>. All reports show both currencies. Exchange rate applied at report run time.</w:t>
            </w:r>
            <w:ins w:author="Hamadzashe Mudavose" w:date="2026-09-02T09:42:59.92Z" w16du:dateUtc="2026-09-02T09:42:59.92Z" w:id="1672827537">
              <w:r w:rsidRPr="316E832A" w:rsidR="77C5EA8C">
                <w:rPr>
                  <w:rFonts w:ascii="Calibri" w:hAnsi="Calibri" w:eastAsia="Calibri" w:cs="Calibri"/>
                  <w:color w:val="1F1F1F"/>
                  <w:sz w:val="22"/>
                  <w:szCs w:val="22"/>
                </w:rPr>
                <w:t xml:space="preserve"> ZWL is treated as the foreign</w:t>
              </w:r>
            </w:ins>
            <w:ins w:author="Hamadzashe Mudavose" w:date="2026-09-02T09:43:02.414Z" w16du:dateUtc="2026-09-02T09:43:02.414Z" w:id="190487868">
              <w:r w:rsidRPr="316E832A" w:rsidR="77C5EA8C">
                <w:rPr>
                  <w:rFonts w:ascii="Calibri" w:hAnsi="Calibri" w:eastAsia="Calibri" w:cs="Calibri"/>
                  <w:color w:val="1F1F1F"/>
                  <w:sz w:val="22"/>
                  <w:szCs w:val="22"/>
                </w:rPr>
                <w:t xml:space="preserve"> currency</w:t>
              </w:r>
            </w:ins>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0FC64BE" w14:textId="77777777">
            <w:pPr>
              <w:rPr>
                <w:rFonts w:ascii="Calibri" w:hAnsi="Calibri" w:cs="Calibri"/>
                <w:sz w:val="22"/>
                <w:szCs w:val="22"/>
              </w:rPr>
            </w:pPr>
            <w:r w:rsidRPr="00B407C6">
              <w:rPr>
                <w:rFonts w:ascii="Calibri" w:hAnsi="Calibri" w:eastAsia="Calibri" w:cs="Calibri"/>
                <w:color w:val="1F1F1F"/>
                <w:sz w:val="22"/>
                <w:szCs w:val="22"/>
              </w:rPr>
              <w:t>No</w:t>
            </w:r>
          </w:p>
        </w:tc>
      </w:tr>
      <w:tr w:rsidRPr="00B407C6" w:rsidR="00035A73" w:rsidTr="316E832A" w14:paraId="63C8406C"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7FB88C0" w14:textId="77777777">
            <w:pPr>
              <w:rPr>
                <w:rFonts w:ascii="Calibri" w:hAnsi="Calibri" w:cs="Calibri"/>
                <w:sz w:val="22"/>
                <w:szCs w:val="22"/>
              </w:rPr>
            </w:pPr>
            <w:r w:rsidRPr="00B407C6">
              <w:rPr>
                <w:rFonts w:ascii="Calibri" w:hAnsi="Calibri" w:eastAsia="Calibri" w:cs="Calibri"/>
                <w:b/>
                <w:bCs/>
                <w:color w:val="1F4E79"/>
                <w:sz w:val="22"/>
                <w:szCs w:val="22"/>
              </w:rPr>
              <w:t>Exchange Rate (USD/ZWL)</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7BA0438" w14:textId="77777777">
            <w:pPr>
              <w:rPr>
                <w:rFonts w:ascii="Calibri" w:hAnsi="Calibri" w:cs="Calibri"/>
                <w:sz w:val="22"/>
                <w:szCs w:val="22"/>
              </w:rPr>
            </w:pPr>
            <w:r w:rsidRPr="00B407C6">
              <w:rPr>
                <w:rFonts w:ascii="Calibri" w:hAnsi="Calibri" w:eastAsia="Calibri" w:cs="Calibri"/>
                <w:color w:val="1F1F1F"/>
                <w:sz w:val="22"/>
                <w:szCs w:val="22"/>
              </w:rPr>
              <w:t>Decimal(6)</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640A359" w14:textId="77777777">
            <w:pPr>
              <w:rPr>
                <w:rFonts w:ascii="Calibri" w:hAnsi="Calibri" w:cs="Calibri"/>
                <w:sz w:val="22"/>
                <w:szCs w:val="22"/>
              </w:rPr>
            </w:pPr>
            <w:r w:rsidRPr="00B407C6">
              <w:rPr>
                <w:rFonts w:ascii="Calibri" w:hAnsi="Calibri" w:eastAsia="Calibri" w:cs="Calibri"/>
                <w:color w:val="1F1F1F"/>
                <w:sz w:val="22"/>
                <w:szCs w:val="22"/>
              </w:rPr>
              <w:t>Manual entry by Finance. Alert fires if not updated in 7 days.</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8C7605B"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749B8D7C"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45C6660" w14:textId="77777777">
            <w:pPr>
              <w:rPr>
                <w:rFonts w:ascii="Calibri" w:hAnsi="Calibri" w:cs="Calibri"/>
                <w:sz w:val="22"/>
                <w:szCs w:val="22"/>
              </w:rPr>
            </w:pPr>
            <w:r w:rsidRPr="00B407C6">
              <w:rPr>
                <w:rFonts w:ascii="Calibri" w:hAnsi="Calibri" w:eastAsia="Calibri" w:cs="Calibri"/>
                <w:b/>
                <w:bCs/>
                <w:color w:val="1F4E79"/>
                <w:sz w:val="22"/>
                <w:szCs w:val="22"/>
              </w:rPr>
              <w:t>Fiscal Year Start Month</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7D01D02"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P="316E832A" w:rsidRDefault="00000000" w14:paraId="45F5AF0B" w14:textId="582501CE">
            <w:pPr>
              <w:pStyle w:val="Normal"/>
              <w:suppressLineNumbers w:val="0"/>
              <w:bidi w:val="0"/>
              <w:spacing w:before="0" w:beforeAutospacing="off" w:after="0" w:afterAutospacing="off" w:line="259" w:lineRule="auto"/>
              <w:ind w:left="0" w:right="0"/>
              <w:jc w:val="left"/>
              <w:rPr>
                <w:rFonts w:ascii="Calibri" w:hAnsi="Calibri" w:cs="Calibri"/>
                <w:sz w:val="22"/>
                <w:szCs w:val="22"/>
              </w:rPr>
              <w:pPrChange w:author="Hamadzashe Mudavose" w:date="2026-09-02T09:43:33.884Z">
                <w:pPr>
                  <w:pStyle w:val="Normal"/>
                  <w:spacing w:before="0" w:beforeAutospacing="off"/>
                </w:pPr>
              </w:pPrChange>
            </w:pPr>
            <w:del w:author="Hamadzashe Mudavose" w:date="2026-09-02T09:43:33.723Z" w16du:dateUtc="2026-09-02T09:43:33.723Z" w:id="420662961">
              <w:r w:rsidRPr="316E832A" w:rsidDel="2C61B549">
                <w:rPr>
                  <w:rFonts w:ascii="Calibri" w:hAnsi="Calibri" w:eastAsia="Calibri" w:cs="Calibri"/>
                  <w:color w:val="1F1F1F"/>
                  <w:sz w:val="22"/>
                  <w:szCs w:val="22"/>
                </w:rPr>
                <w:delText>January</w:delText>
              </w:r>
            </w:del>
            <w:ins w:author="Hamadzashe Mudavose" w:date="2026-09-02T09:43:34.446Z" w16du:dateUtc="2026-09-02T09:43:34.446Z" w:id="1991780374">
              <w:r w:rsidRPr="316E832A" w:rsidR="3F411A68">
                <w:rPr>
                  <w:rFonts w:ascii="Calibri" w:hAnsi="Calibri" w:eastAsia="Calibri" w:cs="Calibri"/>
                  <w:color w:val="1F1F1F"/>
                  <w:sz w:val="22"/>
                  <w:szCs w:val="22"/>
                </w:rPr>
                <w:t>July</w:t>
              </w:r>
            </w:ins>
            <w:r w:rsidRPr="316E832A" w:rsidR="2C61B549">
              <w:rPr>
                <w:rFonts w:ascii="Calibri" w:hAnsi="Calibri" w:eastAsia="Calibri" w:cs="Calibri"/>
                <w:color w:val="1F1F1F"/>
                <w:sz w:val="22"/>
                <w:szCs w:val="22"/>
              </w:rPr>
              <w:t xml:space="preserve"> (or as per Triple C calendar). Drives period locking.</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D490040"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6CE597C7"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E8FC02A" w14:textId="77777777">
            <w:pPr>
              <w:rPr>
                <w:rFonts w:ascii="Calibri" w:hAnsi="Calibri" w:cs="Calibri"/>
                <w:sz w:val="22"/>
                <w:szCs w:val="22"/>
              </w:rPr>
            </w:pPr>
            <w:r w:rsidRPr="00B407C6">
              <w:rPr>
                <w:rFonts w:ascii="Calibri" w:hAnsi="Calibri" w:eastAsia="Calibri" w:cs="Calibri"/>
                <w:b/>
                <w:bCs/>
                <w:color w:val="1F4E79"/>
                <w:sz w:val="22"/>
                <w:szCs w:val="22"/>
              </w:rPr>
              <w:t>Time Zone</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BCBD750"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60FD98D" w14:textId="77777777">
            <w:pPr>
              <w:rPr>
                <w:rFonts w:ascii="Calibri" w:hAnsi="Calibri" w:cs="Calibri"/>
                <w:sz w:val="22"/>
                <w:szCs w:val="22"/>
              </w:rPr>
            </w:pPr>
            <w:r w:rsidRPr="00B407C6">
              <w:rPr>
                <w:rFonts w:ascii="Calibri" w:hAnsi="Calibri" w:eastAsia="Calibri" w:cs="Calibri"/>
                <w:color w:val="1F1F1F"/>
                <w:sz w:val="22"/>
                <w:szCs w:val="22"/>
              </w:rPr>
              <w:t>Africa/Harare (UTC+2). All timestamps stored in UTC, displayed in local time.</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919C69E"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3FD0D64A"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EFC9B37" w14:textId="77777777">
            <w:pPr>
              <w:rPr>
                <w:rFonts w:ascii="Calibri" w:hAnsi="Calibri" w:cs="Calibri"/>
                <w:sz w:val="22"/>
                <w:szCs w:val="22"/>
              </w:rPr>
            </w:pPr>
            <w:r w:rsidRPr="00B407C6">
              <w:rPr>
                <w:rFonts w:ascii="Calibri" w:hAnsi="Calibri" w:eastAsia="Calibri" w:cs="Calibri"/>
                <w:b/>
                <w:bCs/>
                <w:color w:val="1F4E79"/>
                <w:sz w:val="22"/>
                <w:szCs w:val="22"/>
              </w:rPr>
              <w:t>NOB</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BDB5270"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7F67B24" w14:textId="77777777">
            <w:pPr>
              <w:rPr>
                <w:rFonts w:ascii="Calibri" w:hAnsi="Calibri" w:cs="Calibri"/>
                <w:sz w:val="22"/>
                <w:szCs w:val="22"/>
              </w:rPr>
            </w:pPr>
            <w:r w:rsidRPr="00B407C6">
              <w:rPr>
                <w:rFonts w:ascii="Calibri" w:hAnsi="Calibri" w:eastAsia="Calibri" w:cs="Calibri"/>
                <w:color w:val="1F1F1F"/>
                <w:sz w:val="22"/>
                <w:szCs w:val="22"/>
              </w:rPr>
              <w:t>Livestock. Drives all livestock-specific behaviour and screens.</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5DECFA6"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3241D5AA"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9B9BD8F" w14:textId="77777777">
            <w:pPr>
              <w:rPr>
                <w:rFonts w:ascii="Calibri" w:hAnsi="Calibri" w:cs="Calibri"/>
                <w:sz w:val="22"/>
                <w:szCs w:val="22"/>
              </w:rPr>
            </w:pPr>
            <w:r w:rsidRPr="00B407C6">
              <w:rPr>
                <w:rFonts w:ascii="Calibri" w:hAnsi="Calibri" w:eastAsia="Calibri" w:cs="Calibri"/>
                <w:b/>
                <w:bCs/>
                <w:color w:val="1F4E79"/>
                <w:sz w:val="22"/>
                <w:szCs w:val="22"/>
              </w:rPr>
              <w:t>LOB</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5A9E745"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21A377B" w14:textId="77777777">
            <w:pPr>
              <w:rPr>
                <w:rFonts w:ascii="Calibri" w:hAnsi="Calibri" w:cs="Calibri"/>
                <w:sz w:val="22"/>
                <w:szCs w:val="22"/>
              </w:rPr>
            </w:pPr>
            <w:r w:rsidRPr="00B407C6">
              <w:rPr>
                <w:rFonts w:ascii="Calibri" w:hAnsi="Calibri" w:eastAsia="Calibri" w:cs="Calibri"/>
                <w:color w:val="1F1F1F"/>
                <w:sz w:val="22"/>
                <w:szCs w:val="22"/>
              </w:rPr>
              <w:t>LVS_PIGGERY. Pilot module. One app, multiple LOBs possible.</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2CF3570"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624E634B"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2AEBBA4" w14:textId="77777777">
            <w:pPr>
              <w:rPr>
                <w:rFonts w:ascii="Calibri" w:hAnsi="Calibri" w:cs="Calibri"/>
                <w:sz w:val="22"/>
                <w:szCs w:val="22"/>
              </w:rPr>
            </w:pPr>
            <w:r w:rsidRPr="00B407C6">
              <w:rPr>
                <w:rFonts w:ascii="Calibri" w:hAnsi="Calibri" w:eastAsia="Calibri" w:cs="Calibri"/>
                <w:b/>
                <w:bCs/>
                <w:color w:val="1F4E79"/>
                <w:sz w:val="22"/>
                <w:szCs w:val="22"/>
              </w:rPr>
              <w:t>Go-Live Date</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4615719" w14:textId="77777777">
            <w:pPr>
              <w:rPr>
                <w:rFonts w:ascii="Calibri" w:hAnsi="Calibri" w:cs="Calibri"/>
                <w:sz w:val="22"/>
                <w:szCs w:val="22"/>
              </w:rPr>
            </w:pPr>
            <w:r w:rsidRPr="00B407C6">
              <w:rPr>
                <w:rFonts w:ascii="Calibri" w:hAnsi="Calibri" w:eastAsia="Calibri" w:cs="Calibri"/>
                <w:color w:val="1F1F1F"/>
                <w:sz w:val="22"/>
                <w:szCs w:val="22"/>
              </w:rPr>
              <w:t>Date</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5572FBA" w14:textId="77777777">
            <w:pPr>
              <w:rPr>
                <w:rFonts w:ascii="Calibri" w:hAnsi="Calibri" w:cs="Calibri"/>
                <w:sz w:val="22"/>
                <w:szCs w:val="22"/>
              </w:rPr>
            </w:pPr>
            <w:r w:rsidRPr="00B407C6">
              <w:rPr>
                <w:rFonts w:ascii="Calibri" w:hAnsi="Calibri" w:eastAsia="Calibri" w:cs="Calibri"/>
                <w:color w:val="1F1F1F"/>
                <w:sz w:val="22"/>
                <w:szCs w:val="22"/>
              </w:rPr>
              <w:t>No transaction posting before this date. Hard block at database level.</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CCEBDA6"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37F8B9E9"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44413DA" w14:textId="77777777">
            <w:pPr>
              <w:rPr>
                <w:rFonts w:ascii="Calibri" w:hAnsi="Calibri" w:cs="Calibri"/>
                <w:sz w:val="22"/>
                <w:szCs w:val="22"/>
              </w:rPr>
            </w:pPr>
            <w:r w:rsidRPr="00B407C6">
              <w:rPr>
                <w:rFonts w:ascii="Calibri" w:hAnsi="Calibri" w:eastAsia="Calibri" w:cs="Calibri"/>
                <w:b/>
                <w:bCs/>
                <w:color w:val="1F4E79"/>
                <w:sz w:val="22"/>
                <w:szCs w:val="22"/>
              </w:rPr>
              <w:t>D365BC Tenant ID</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2BA89B4" w14:textId="77777777">
            <w:pPr>
              <w:rPr>
                <w:rFonts w:ascii="Calibri" w:hAnsi="Calibri" w:cs="Calibri"/>
                <w:sz w:val="22"/>
                <w:szCs w:val="22"/>
              </w:rPr>
            </w:pPr>
            <w:r w:rsidRPr="00B407C6">
              <w:rPr>
                <w:rFonts w:ascii="Calibri" w:hAnsi="Calibri" w:eastAsia="Calibri" w:cs="Calibri"/>
                <w:color w:val="1F1F1F"/>
                <w:sz w:val="22"/>
                <w:szCs w:val="22"/>
              </w:rPr>
              <w:t>Text(50)</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941B3CD" w14:textId="77777777">
            <w:pPr>
              <w:rPr>
                <w:rFonts w:ascii="Calibri" w:hAnsi="Calibri" w:cs="Calibri"/>
                <w:sz w:val="22"/>
                <w:szCs w:val="22"/>
              </w:rPr>
            </w:pPr>
            <w:r w:rsidRPr="00B407C6">
              <w:rPr>
                <w:rFonts w:ascii="Calibri" w:hAnsi="Calibri" w:eastAsia="Calibri" w:cs="Calibri"/>
                <w:color w:val="1F1F1F"/>
                <w:sz w:val="22"/>
                <w:szCs w:val="22"/>
              </w:rPr>
              <w:t>D365BC tenant GUID. Used in all API calls.</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89BB196"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44CF7602"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C00E121" w14:textId="77777777">
            <w:pPr>
              <w:rPr>
                <w:rFonts w:ascii="Calibri" w:hAnsi="Calibri" w:cs="Calibri"/>
                <w:sz w:val="22"/>
                <w:szCs w:val="22"/>
              </w:rPr>
            </w:pPr>
            <w:r w:rsidRPr="00B407C6">
              <w:rPr>
                <w:rFonts w:ascii="Calibri" w:hAnsi="Calibri" w:eastAsia="Calibri" w:cs="Calibri"/>
                <w:b/>
                <w:bCs/>
                <w:color w:val="1F4E79"/>
                <w:sz w:val="22"/>
                <w:szCs w:val="22"/>
              </w:rPr>
              <w:t>D365BC Base URL</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8C9A5C0" w14:textId="77777777">
            <w:pPr>
              <w:rPr>
                <w:rFonts w:ascii="Calibri" w:hAnsi="Calibri" w:cs="Calibri"/>
                <w:sz w:val="22"/>
                <w:szCs w:val="22"/>
              </w:rPr>
            </w:pPr>
            <w:r w:rsidRPr="00B407C6">
              <w:rPr>
                <w:rFonts w:ascii="Calibri" w:hAnsi="Calibri" w:eastAsia="Calibri" w:cs="Calibri"/>
                <w:color w:val="1F1F1F"/>
                <w:sz w:val="22"/>
                <w:szCs w:val="22"/>
              </w:rPr>
              <w:t>Text(200)</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AE88CC4" w14:textId="77777777">
            <w:pPr>
              <w:rPr>
                <w:rFonts w:ascii="Calibri" w:hAnsi="Calibri" w:cs="Calibri"/>
                <w:sz w:val="22"/>
                <w:szCs w:val="22"/>
              </w:rPr>
            </w:pPr>
            <w:r w:rsidRPr="00B407C6">
              <w:rPr>
                <w:rFonts w:ascii="Calibri" w:hAnsi="Calibri" w:eastAsia="Calibri" w:cs="Calibri"/>
                <w:color w:val="1F1F1F"/>
                <w:sz w:val="22"/>
                <w:szCs w:val="22"/>
              </w:rPr>
              <w:t>REST API base URL. e.g. https://api.businesscentral.dynamics.com/v2.0/{tenant}/</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66D2920"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1A032FB8"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5EF0C35" w14:textId="77777777">
            <w:pPr>
              <w:rPr>
                <w:rFonts w:ascii="Calibri" w:hAnsi="Calibri" w:cs="Calibri"/>
                <w:sz w:val="22"/>
                <w:szCs w:val="22"/>
              </w:rPr>
            </w:pPr>
            <w:r w:rsidRPr="00B407C6">
              <w:rPr>
                <w:rFonts w:ascii="Calibri" w:hAnsi="Calibri" w:eastAsia="Calibri" w:cs="Calibri"/>
                <w:b/>
                <w:bCs/>
                <w:color w:val="1F4E79"/>
                <w:sz w:val="22"/>
                <w:szCs w:val="22"/>
              </w:rPr>
              <w:t>D365BC Company ID</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EB43329" w14:textId="77777777">
            <w:pPr>
              <w:rPr>
                <w:rFonts w:ascii="Calibri" w:hAnsi="Calibri" w:cs="Calibri"/>
                <w:sz w:val="22"/>
                <w:szCs w:val="22"/>
              </w:rPr>
            </w:pPr>
            <w:r w:rsidRPr="00B407C6">
              <w:rPr>
                <w:rFonts w:ascii="Calibri" w:hAnsi="Calibri" w:eastAsia="Calibri" w:cs="Calibri"/>
                <w:color w:val="1F1F1F"/>
                <w:sz w:val="22"/>
                <w:szCs w:val="22"/>
              </w:rPr>
              <w:t>Text(50)</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21B6093" w14:textId="77777777">
            <w:pPr>
              <w:rPr>
                <w:rFonts w:ascii="Calibri" w:hAnsi="Calibri" w:cs="Calibri"/>
                <w:sz w:val="22"/>
                <w:szCs w:val="22"/>
              </w:rPr>
            </w:pPr>
            <w:r w:rsidRPr="00B407C6">
              <w:rPr>
                <w:rFonts w:ascii="Calibri" w:hAnsi="Calibri" w:eastAsia="Calibri" w:cs="Calibri"/>
                <w:color w:val="1F1F1F"/>
                <w:sz w:val="22"/>
                <w:szCs w:val="22"/>
              </w:rPr>
              <w:t>Returned from D365BC GET /companies on setup. Auto-stored.</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F548F1D"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02FA6641"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74A6AB5" w14:textId="4E5FD113">
            <w:pPr>
              <w:rPr>
                <w:rFonts w:ascii="Calibri" w:hAnsi="Calibri" w:cs="Calibri"/>
                <w:sz w:val="22"/>
                <w:szCs w:val="22"/>
              </w:rPr>
            </w:pPr>
            <w:r w:rsidRPr="316E832A" w:rsidR="2C61B549">
              <w:rPr>
                <w:rFonts w:ascii="Calibri" w:hAnsi="Calibri" w:eastAsia="Calibri" w:cs="Calibri"/>
                <w:b w:val="1"/>
                <w:bCs w:val="1"/>
                <w:color w:val="1F4E79"/>
                <w:sz w:val="22"/>
                <w:szCs w:val="22"/>
              </w:rPr>
              <w:t>Pig Vision</w:t>
            </w:r>
            <w:ins w:author="Hamadzashe Mudavose" w:date="2026-09-02T09:44:18.146Z" w16du:dateUtc="2026-09-02T09:44:18.146Z" w:id="1920037531">
              <w:r w:rsidRPr="316E832A" w:rsidR="3242A438">
                <w:rPr>
                  <w:rFonts w:ascii="Calibri" w:hAnsi="Calibri" w:eastAsia="Calibri" w:cs="Calibri"/>
                  <w:b w:val="1"/>
                  <w:bCs w:val="1"/>
                  <w:color w:val="1F4E79"/>
                  <w:sz w:val="22"/>
                  <w:szCs w:val="22"/>
                </w:rPr>
                <w:t>/Pig Expert</w:t>
              </w:r>
            </w:ins>
            <w:r w:rsidRPr="316E832A" w:rsidR="2C61B549">
              <w:rPr>
                <w:rFonts w:ascii="Calibri" w:hAnsi="Calibri" w:eastAsia="Calibri" w:cs="Calibri"/>
                <w:b w:val="1"/>
                <w:bCs w:val="1"/>
                <w:color w:val="1F4E79"/>
                <w:sz w:val="22"/>
                <w:szCs w:val="22"/>
              </w:rPr>
              <w:t xml:space="preserve"> API Key</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CEC5275" w14:textId="77777777">
            <w:pPr>
              <w:rPr>
                <w:rFonts w:ascii="Calibri" w:hAnsi="Calibri" w:cs="Calibri"/>
                <w:sz w:val="22"/>
                <w:szCs w:val="22"/>
              </w:rPr>
            </w:pPr>
            <w:r w:rsidRPr="00B407C6">
              <w:rPr>
                <w:rFonts w:ascii="Calibri" w:hAnsi="Calibri" w:eastAsia="Calibri" w:cs="Calibri"/>
                <w:color w:val="1F1F1F"/>
                <w:sz w:val="22"/>
                <w:szCs w:val="22"/>
              </w:rPr>
              <w:t>Text(100)</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1242EE5" w14:textId="7BE3565F">
            <w:pPr>
              <w:rPr>
                <w:rFonts w:ascii="Calibri" w:hAnsi="Calibri" w:cs="Calibri"/>
                <w:sz w:val="22"/>
                <w:szCs w:val="22"/>
              </w:rPr>
            </w:pPr>
            <w:r w:rsidRPr="316E832A" w:rsidR="2C61B549">
              <w:rPr>
                <w:rFonts w:ascii="Calibri" w:hAnsi="Calibri" w:eastAsia="Calibri" w:cs="Calibri"/>
                <w:color w:val="1F1F1F"/>
                <w:sz w:val="22"/>
                <w:szCs w:val="22"/>
              </w:rPr>
              <w:t>Auth key for Pig Vision</w:t>
            </w:r>
            <w:ins w:author="Hamadzashe Mudavose" w:date="2026-09-02T09:44:45.563Z" w16du:dateUtc="2026-09-02T09:44:45.563Z" w:id="287651493">
              <w:r w:rsidRPr="316E832A" w:rsidR="4557E464">
                <w:rPr>
                  <w:rFonts w:ascii="Calibri" w:hAnsi="Calibri" w:eastAsia="Calibri" w:cs="Calibri"/>
                  <w:color w:val="1F1F1F"/>
                  <w:sz w:val="22"/>
                  <w:szCs w:val="22"/>
                </w:rPr>
                <w:t>/Pig Expert</w:t>
              </w:r>
            </w:ins>
            <w:del w:author="Hamadzashe Mudavose" w:date="2026-09-02T09:44:39.554Z" w16du:dateUtc="2026-09-02T09:44:39.554Z" w:id="1071502223">
              <w:r w:rsidRPr="316E832A" w:rsidDel="2C61B549">
                <w:rPr>
                  <w:rFonts w:ascii="Calibri" w:hAnsi="Calibri" w:eastAsia="Calibri" w:cs="Calibri"/>
                  <w:color w:val="1F1F1F"/>
                  <w:sz w:val="22"/>
                  <w:szCs w:val="22"/>
                </w:rPr>
                <w:delText xml:space="preserve"> </w:delText>
              </w:r>
            </w:del>
            <w:r w:rsidRPr="316E832A" w:rsidR="2C61B549">
              <w:rPr>
                <w:rFonts w:ascii="Calibri" w:hAnsi="Calibri" w:eastAsia="Calibri" w:cs="Calibri"/>
                <w:color w:val="1F1F1F"/>
                <w:sz w:val="22"/>
                <w:szCs w:val="22"/>
              </w:rPr>
              <w:t>REST integration. Encrypted at rest.</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427B93F"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361CEC72"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B318036" w14:textId="536C40B5">
            <w:pPr>
              <w:rPr>
                <w:rFonts w:ascii="Calibri" w:hAnsi="Calibri" w:cs="Calibri"/>
                <w:sz w:val="22"/>
                <w:szCs w:val="22"/>
              </w:rPr>
            </w:pPr>
            <w:r w:rsidRPr="316E832A" w:rsidR="2C61B549">
              <w:rPr>
                <w:rFonts w:ascii="Calibri" w:hAnsi="Calibri" w:eastAsia="Calibri" w:cs="Calibri"/>
                <w:b w:val="1"/>
                <w:bCs w:val="1"/>
                <w:color w:val="1F4E79"/>
                <w:sz w:val="22"/>
                <w:szCs w:val="22"/>
              </w:rPr>
              <w:t>Pig Vision</w:t>
            </w:r>
            <w:ins w:author="Hamadzashe Mudavose" w:date="2026-09-02T09:44:27.597Z" w16du:dateUtc="2026-09-02T09:44:27.597Z" w:id="1710246844">
              <w:r w:rsidRPr="316E832A" w:rsidR="5BAE9CFD">
                <w:rPr>
                  <w:rFonts w:ascii="Calibri" w:hAnsi="Calibri" w:eastAsia="Calibri" w:cs="Calibri"/>
                  <w:b w:val="1"/>
                  <w:bCs w:val="1"/>
                  <w:color w:val="1F4E79"/>
                  <w:sz w:val="22"/>
                  <w:szCs w:val="22"/>
                </w:rPr>
                <w:t>/ Pig Expert</w:t>
              </w:r>
            </w:ins>
            <w:r w:rsidRPr="316E832A" w:rsidR="2C61B549">
              <w:rPr>
                <w:rFonts w:ascii="Calibri" w:hAnsi="Calibri" w:eastAsia="Calibri" w:cs="Calibri"/>
                <w:b w:val="1"/>
                <w:bCs w:val="1"/>
                <w:color w:val="1F4E79"/>
                <w:sz w:val="22"/>
                <w:szCs w:val="22"/>
              </w:rPr>
              <w:t xml:space="preserve"> Base URL</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5108518" w14:textId="77777777">
            <w:pPr>
              <w:rPr>
                <w:rFonts w:ascii="Calibri" w:hAnsi="Calibri" w:cs="Calibri"/>
                <w:sz w:val="22"/>
                <w:szCs w:val="22"/>
              </w:rPr>
            </w:pPr>
            <w:r w:rsidRPr="00B407C6">
              <w:rPr>
                <w:rFonts w:ascii="Calibri" w:hAnsi="Calibri" w:eastAsia="Calibri" w:cs="Calibri"/>
                <w:color w:val="1F1F1F"/>
                <w:sz w:val="22"/>
                <w:szCs w:val="22"/>
              </w:rPr>
              <w:t>Text(200)</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5CE9C4C" w14:textId="08D30195">
            <w:pPr>
              <w:rPr>
                <w:rFonts w:ascii="Calibri" w:hAnsi="Calibri" w:cs="Calibri"/>
                <w:sz w:val="22"/>
                <w:szCs w:val="22"/>
              </w:rPr>
            </w:pPr>
            <w:r w:rsidRPr="316E832A" w:rsidR="2C61B549">
              <w:rPr>
                <w:rFonts w:ascii="Calibri" w:hAnsi="Calibri" w:eastAsia="Calibri" w:cs="Calibri"/>
                <w:color w:val="1F1F1F"/>
                <w:sz w:val="22"/>
                <w:szCs w:val="22"/>
              </w:rPr>
              <w:t>Pig Vision</w:t>
            </w:r>
            <w:ins w:author="Hamadzashe Mudavose" w:date="2026-09-02T09:44:52.954Z" w16du:dateUtc="2026-09-02T09:44:52.954Z" w:id="1846314770">
              <w:r w:rsidRPr="316E832A" w:rsidR="5AB72203">
                <w:rPr>
                  <w:rFonts w:ascii="Calibri" w:hAnsi="Calibri" w:eastAsia="Calibri" w:cs="Calibri"/>
                  <w:color w:val="1F1F1F"/>
                  <w:sz w:val="22"/>
                  <w:szCs w:val="22"/>
                </w:rPr>
                <w:t>/ Pig Expert</w:t>
              </w:r>
            </w:ins>
            <w:r w:rsidRPr="316E832A" w:rsidR="2C61B549">
              <w:rPr>
                <w:rFonts w:ascii="Calibri" w:hAnsi="Calibri" w:eastAsia="Calibri" w:cs="Calibri"/>
                <w:color w:val="1F1F1F"/>
                <w:sz w:val="22"/>
                <w:szCs w:val="22"/>
              </w:rPr>
              <w:t xml:space="preserve"> REST API base URL.</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24EDA63" w14:textId="77777777">
            <w:pPr>
              <w:rPr>
                <w:rFonts w:ascii="Calibri" w:hAnsi="Calibri" w:cs="Calibri"/>
                <w:sz w:val="22"/>
                <w:szCs w:val="22"/>
              </w:rPr>
            </w:pPr>
            <w:r w:rsidRPr="00B407C6">
              <w:rPr>
                <w:rFonts w:ascii="Calibri" w:hAnsi="Calibri" w:eastAsia="Calibri" w:cs="Calibri"/>
                <w:b/>
                <w:bCs/>
                <w:color w:val="1A7F5A"/>
                <w:sz w:val="22"/>
                <w:szCs w:val="22"/>
              </w:rPr>
              <w:t>Yes</w:t>
            </w:r>
          </w:p>
        </w:tc>
      </w:tr>
    </w:tbl>
    <w:p w:rsidRPr="00B407C6" w:rsidR="00035A73" w:rsidRDefault="00035A73" w14:paraId="0EA79B26"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0ABA0047"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4EF7AA17" w14:textId="77777777">
            <w:pPr>
              <w:rPr>
                <w:rFonts w:ascii="Calibri" w:hAnsi="Calibri" w:cs="Calibri"/>
                <w:sz w:val="22"/>
                <w:szCs w:val="22"/>
              </w:rPr>
            </w:pPr>
            <w:r w:rsidRPr="00B407C6">
              <w:rPr>
                <w:rFonts w:ascii="Calibri" w:hAnsi="Calibri" w:eastAsia="Calibri" w:cs="Calibri"/>
                <w:b/>
                <w:bCs/>
                <w:color w:val="FFFFFF"/>
                <w:sz w:val="22"/>
                <w:szCs w:val="22"/>
              </w:rPr>
              <w:t>1.2</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0E45116B" w14:textId="189C1A22">
            <w:pPr>
              <w:rPr>
                <w:rFonts w:ascii="Calibri" w:hAnsi="Calibri" w:cs="Calibri"/>
                <w:sz w:val="22"/>
                <w:szCs w:val="22"/>
              </w:rPr>
            </w:pPr>
            <w:r w:rsidRPr="00B407C6">
              <w:rPr>
                <w:rFonts w:ascii="Calibri" w:hAnsi="Calibri" w:eastAsia="Calibri" w:cs="Calibri"/>
                <w:b/>
                <w:bCs/>
                <w:color w:val="FFFFFF"/>
                <w:sz w:val="22"/>
                <w:szCs w:val="22"/>
              </w:rPr>
              <w:t xml:space="preserve">Farm Hierarchy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4 Levels (Farm → House → Pen → Silo)</w:t>
            </w:r>
          </w:p>
        </w:tc>
      </w:tr>
      <w:tr w:rsidRPr="00B407C6" w:rsidR="00035A73" w:rsidTr="316E832A" w14:paraId="4AE00E4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CA9656F"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29A50B4C" w14:textId="31101B09">
            <w:pPr>
              <w:spacing w:after="50"/>
              <w:rPr>
                <w:rFonts w:ascii="Calibri" w:hAnsi="Calibri" w:cs="Calibri"/>
                <w:sz w:val="22"/>
                <w:szCs w:val="22"/>
              </w:rPr>
            </w:pPr>
            <w:r w:rsidRPr="316E832A" w:rsidR="2C61B549">
              <w:rPr>
                <w:rFonts w:ascii="Calibri" w:hAnsi="Calibri" w:eastAsia="Calibri" w:cs="Calibri"/>
                <w:color w:val="1F1F1F"/>
                <w:sz w:val="22"/>
                <w:szCs w:val="22"/>
              </w:rPr>
              <w:t xml:space="preserve">NAVFarm uses a 4-level location hierarchy. Every batch, animal, cost entry, feed record, and GL posting is linked to a </w:t>
            </w:r>
            <w:del w:author="Paul Young" w:date="2026-09-03T12:55:56.056Z" w16du:dateUtc="2026-09-03T12:55:56.056Z" w:id="642358970">
              <w:r w:rsidRPr="316E832A" w:rsidDel="2C61B549">
                <w:rPr>
                  <w:rFonts w:ascii="Calibri" w:hAnsi="Calibri" w:eastAsia="Calibri" w:cs="Calibri"/>
                  <w:color w:val="1F1F1F"/>
                  <w:sz w:val="22"/>
                  <w:szCs w:val="22"/>
                </w:rPr>
                <w:delText>location</w:delText>
              </w:r>
            </w:del>
            <w:r w:rsidRPr="316E832A" w:rsidR="2C61B549">
              <w:rPr>
                <w:rFonts w:ascii="Calibri" w:hAnsi="Calibri" w:eastAsia="Calibri" w:cs="Calibri"/>
                <w:color w:val="1F1F1F"/>
                <w:sz w:val="22"/>
                <w:szCs w:val="22"/>
              </w:rPr>
              <w:t xml:space="preserve"> at the correct level. Farm Code is the D365BC Cost Centre Dimension </w:t>
            </w:r>
            <w:r w:rsidRPr="316E832A" w:rsidR="553F08A4">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 enabling farm-level P&amp;L in D365BC automatically.</w:t>
            </w:r>
          </w:p>
          <w:p w:rsidRPr="00B407C6" w:rsidR="00035A73" w:rsidRDefault="00000000" w14:paraId="3BAF3063" w14:textId="54B8F31E">
            <w:pPr>
              <w:spacing w:before="40" w:after="50"/>
              <w:rPr>
                <w:rFonts w:ascii="Calibri" w:hAnsi="Calibri" w:cs="Calibri"/>
                <w:sz w:val="22"/>
                <w:szCs w:val="22"/>
              </w:rPr>
            </w:pPr>
            <w:r w:rsidRPr="316E832A" w:rsidR="2C61B549">
              <w:rPr>
                <w:rFonts w:ascii="Calibri" w:hAnsi="Calibri" w:eastAsia="Calibri" w:cs="Calibri"/>
                <w:b w:val="1"/>
                <w:bCs w:val="1"/>
                <w:color w:val="1F4E79"/>
                <w:sz w:val="22"/>
                <w:szCs w:val="22"/>
              </w:rPr>
              <w:t xml:space="preserve">Triple C has </w:t>
            </w:r>
            <w:r w:rsidRPr="316E832A" w:rsidR="4D70EB3D">
              <w:rPr>
                <w:rFonts w:ascii="Calibri" w:hAnsi="Calibri" w:eastAsia="Calibri" w:cs="Calibri"/>
                <w:b w:val="1"/>
                <w:bCs w:val="1"/>
                <w:color w:val="1F4E79"/>
                <w:sz w:val="22"/>
                <w:szCs w:val="22"/>
              </w:rPr>
              <w:t>10</w:t>
            </w:r>
            <w:r w:rsidRPr="316E832A" w:rsidR="2C61B549">
              <w:rPr>
                <w:rFonts w:ascii="Calibri" w:hAnsi="Calibri" w:eastAsia="Calibri" w:cs="Calibri"/>
                <w:b w:val="1"/>
                <w:bCs w:val="1"/>
                <w:color w:val="1F4E79"/>
                <w:sz w:val="22"/>
                <w:szCs w:val="22"/>
              </w:rPr>
              <w:t xml:space="preserve"> farms: Multiplier (MUL), Porta (PRT), Grasmere (GRS), Lionshead (LH),</w:t>
            </w:r>
            <w:ins w:author="Hamadzashe Mudavose" w:date="2026-09-02T09:45:47.714Z" w16du:dateUtc="2026-09-02T09:45:47.714Z" w:id="2119780660">
              <w:r w:rsidRPr="316E832A" w:rsidR="1CE0F4A1">
                <w:rPr>
                  <w:rFonts w:ascii="Calibri" w:hAnsi="Calibri" w:eastAsia="Calibri" w:cs="Calibri"/>
                  <w:b w:val="1"/>
                  <w:bCs w:val="1"/>
                  <w:color w:val="1F4E79"/>
                  <w:sz w:val="22"/>
                  <w:szCs w:val="22"/>
                </w:rPr>
                <w:t xml:space="preserve"> Lions Head </w:t>
              </w:r>
              <w:r w:rsidRPr="316E832A" w:rsidR="1CE0F4A1">
                <w:rPr>
                  <w:rFonts w:ascii="Calibri" w:hAnsi="Calibri" w:eastAsia="Calibri" w:cs="Calibri"/>
                  <w:b w:val="1"/>
                  <w:bCs w:val="1"/>
                  <w:color w:val="1F4E79"/>
                  <w:sz w:val="22"/>
                  <w:szCs w:val="22"/>
                </w:rPr>
                <w:t>Extension(</w:t>
              </w:r>
              <w:r w:rsidRPr="316E832A" w:rsidR="1CE0F4A1">
                <w:rPr>
                  <w:rFonts w:ascii="Calibri" w:hAnsi="Calibri" w:eastAsia="Calibri" w:cs="Calibri"/>
                  <w:b w:val="1"/>
                  <w:bCs w:val="1"/>
                  <w:color w:val="1F4E79"/>
                  <w:sz w:val="22"/>
                  <w:szCs w:val="22"/>
                </w:rPr>
                <w:t>L</w:t>
              </w:r>
            </w:ins>
            <w:ins w:author="Hamadzashe Mudavose" w:date="2026-09-02T09:46:08.835Z" w16du:dateUtc="2026-09-02T09:46:08.835Z" w:id="1417432272">
              <w:r w:rsidRPr="316E832A" w:rsidR="1CE0F4A1">
                <w:rPr>
                  <w:rFonts w:ascii="Calibri" w:hAnsi="Calibri" w:eastAsia="Calibri" w:cs="Calibri"/>
                  <w:b w:val="1"/>
                  <w:bCs w:val="1"/>
                  <w:color w:val="1F4E79"/>
                  <w:sz w:val="22"/>
                  <w:szCs w:val="22"/>
                </w:rPr>
                <w:t>EX</w:t>
              </w:r>
              <w:r w:rsidRPr="316E832A" w:rsidR="1CE0F4A1">
                <w:rPr>
                  <w:rFonts w:ascii="Calibri" w:hAnsi="Calibri" w:eastAsia="Calibri" w:cs="Calibri"/>
                  <w:b w:val="1"/>
                  <w:bCs w:val="1"/>
                  <w:color w:val="1F4E79"/>
                  <w:sz w:val="22"/>
                  <w:szCs w:val="22"/>
                </w:rPr>
                <w:t>)</w:t>
              </w:r>
            </w:ins>
            <w:ins w:author="Hamadzashe Mudavose" w:date="2026-09-02T09:45:47.714Z" w16du:dateUtc="2026-09-02T09:45:47.714Z" w:id="149804022">
              <w:r w:rsidRPr="316E832A" w:rsidR="1CE0F4A1">
                <w:rPr>
                  <w:rFonts w:ascii="Calibri" w:hAnsi="Calibri" w:eastAsia="Calibri" w:cs="Calibri"/>
                  <w:b w:val="1"/>
                  <w:bCs w:val="1"/>
                  <w:color w:val="1F4E79"/>
                  <w:sz w:val="22"/>
                  <w:szCs w:val="22"/>
                </w:rPr>
                <w:t>,</w:t>
              </w:r>
            </w:ins>
            <w:r w:rsidRPr="316E832A" w:rsidR="2C61B549">
              <w:rPr>
                <w:rFonts w:ascii="Calibri" w:hAnsi="Calibri" w:eastAsia="Calibri" w:cs="Calibri"/>
                <w:b w:val="1"/>
                <w:bCs w:val="1"/>
                <w:color w:val="1F4E79"/>
                <w:sz w:val="22"/>
                <w:szCs w:val="22"/>
              </w:rPr>
              <w:t xml:space="preserve"> Richlands (RCH), Villa Franca (VF), </w:t>
            </w:r>
            <w:r w:rsidRPr="316E832A" w:rsidR="2C61B549">
              <w:rPr>
                <w:rFonts w:ascii="Calibri" w:hAnsi="Calibri" w:eastAsia="Calibri" w:cs="Calibri"/>
                <w:b w:val="1"/>
                <w:bCs w:val="1"/>
                <w:color w:val="1F4E79"/>
                <w:sz w:val="22"/>
                <w:szCs w:val="22"/>
              </w:rPr>
              <w:t>Learig</w:t>
            </w:r>
            <w:r w:rsidRPr="316E832A" w:rsidR="2C61B549">
              <w:rPr>
                <w:rFonts w:ascii="Calibri" w:hAnsi="Calibri" w:eastAsia="Calibri" w:cs="Calibri"/>
                <w:b w:val="1"/>
                <w:bCs w:val="1"/>
                <w:color w:val="1F4E79"/>
                <w:sz w:val="22"/>
                <w:szCs w:val="22"/>
              </w:rPr>
              <w:t xml:space="preserve"> (LRG), </w:t>
            </w:r>
            <w:r w:rsidRPr="316E832A" w:rsidR="2C61B549">
              <w:rPr>
                <w:rFonts w:ascii="Calibri" w:hAnsi="Calibri" w:eastAsia="Calibri" w:cs="Calibri"/>
                <w:b w:val="1"/>
                <w:bCs w:val="1"/>
                <w:color w:val="1F4E79"/>
                <w:sz w:val="22"/>
                <w:szCs w:val="22"/>
                <w:highlight w:val="yellow"/>
                <w:rPrChange w:author="Hamadzashe Mudavose" w:date="2026-09-02T09:47:03.596Z" w16du:dateUtc="2026-09-02T09:47:03.596Z" w:id="1595649227">
                  <w:rPr>
                    <w:rFonts w:ascii="Calibri" w:hAnsi="Calibri" w:eastAsia="Calibri" w:cs="Calibri"/>
                    <w:b w:val="1"/>
                    <w:bCs w:val="1"/>
                    <w:color w:val="1F4E79"/>
                    <w:sz w:val="22"/>
                    <w:szCs w:val="22"/>
                  </w:rPr>
                </w:rPrChange>
              </w:rPr>
              <w:t>Selous (SEL), Trade Winds (TW), Quarantine Farm (QRN</w:t>
            </w:r>
            <w:r w:rsidRPr="316E832A" w:rsidR="2C61B549">
              <w:rPr>
                <w:rFonts w:ascii="Calibri" w:hAnsi="Calibri" w:eastAsia="Calibri" w:cs="Calibri"/>
                <w:b w:val="1"/>
                <w:bCs w:val="1"/>
                <w:color w:val="1F4E79"/>
                <w:sz w:val="22"/>
                <w:szCs w:val="22"/>
              </w:rPr>
              <w:t>).</w:t>
            </w:r>
          </w:p>
        </w:tc>
      </w:tr>
      <w:tr w:rsidRPr="00B407C6" w:rsidR="00035A73" w:rsidTr="316E832A" w14:paraId="649C8BEB"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09051C6"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0B9DD134"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Location Setup</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4BF869D"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06F7B2D"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FD54B89" w14:textId="77777777">
                  <w:pPr>
                    <w:rPr>
                      <w:rFonts w:ascii="Calibri" w:hAnsi="Calibri" w:cs="Calibri"/>
                      <w:sz w:val="22"/>
                      <w:szCs w:val="22"/>
                    </w:rPr>
                  </w:pPr>
                  <w:r w:rsidRPr="00B407C6">
                    <w:rPr>
                      <w:rFonts w:ascii="Calibri" w:hAnsi="Calibri" w:eastAsia="Calibri" w:cs="Calibri"/>
                      <w:color w:val="1F1F1F"/>
                      <w:sz w:val="22"/>
                      <w:szCs w:val="22"/>
                    </w:rPr>
                    <w:t>Create Farm record: Farm Code (e.g. GRS), Farm Name, Farm Type (MULTIPLIER / PRODUCTION / QUARANTINE), GPS Lat/Long, D365BC Cost Centre Code.</w:t>
                  </w:r>
                </w:p>
              </w:tc>
            </w:tr>
          </w:tbl>
          <w:p w:rsidRPr="00B407C6" w:rsidR="00035A73" w:rsidRDefault="00000000" w14:paraId="429BDF3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FE14518"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0CF4B4C"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B888849" w14:textId="77777777">
                  <w:pPr>
                    <w:rPr>
                      <w:rFonts w:ascii="Calibri" w:hAnsi="Calibri" w:cs="Calibri"/>
                      <w:sz w:val="22"/>
                      <w:szCs w:val="22"/>
                    </w:rPr>
                  </w:pPr>
                  <w:r w:rsidRPr="00B407C6">
                    <w:rPr>
                      <w:rFonts w:ascii="Calibri" w:hAnsi="Calibri" w:eastAsia="Calibri" w:cs="Calibri"/>
                      <w:color w:val="1F1F1F"/>
                      <w:sz w:val="22"/>
                      <w:szCs w:val="22"/>
                    </w:rPr>
                    <w:t>Add House/Shed records under farm: House Code (GRS-H3), House Type (FARROWING / GESTATION / WEANER / GROWER / GILT_REARING / AI_STATION / QUARANTINE), Capacity in Head.</w:t>
                  </w:r>
                </w:p>
              </w:tc>
            </w:tr>
          </w:tbl>
          <w:p w:rsidRPr="00B407C6" w:rsidR="00035A73" w:rsidRDefault="00000000" w14:paraId="202464C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503C20E"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F3A6BC6"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F456A16" w14:textId="77777777">
                  <w:pPr>
                    <w:rPr>
                      <w:rFonts w:ascii="Calibri" w:hAnsi="Calibri" w:cs="Calibri"/>
                      <w:sz w:val="22"/>
                      <w:szCs w:val="22"/>
                    </w:rPr>
                  </w:pPr>
                  <w:r w:rsidRPr="00B407C6">
                    <w:rPr>
                      <w:rFonts w:ascii="Calibri" w:hAnsi="Calibri" w:eastAsia="Calibri" w:cs="Calibri"/>
                      <w:color w:val="1F1F1F"/>
                      <w:sz w:val="22"/>
                      <w:szCs w:val="22"/>
                    </w:rPr>
                    <w:t>Add Pen/Crate records under each house: Pen Code (GRS-H3-P1), Pen Type (FARROWING_CRATE / GESTATION_STALL / GROUP_PEN), Pen Capacity.</w:t>
                  </w:r>
                </w:p>
              </w:tc>
            </w:tr>
          </w:tbl>
          <w:p w:rsidRPr="00B407C6" w:rsidR="00035A73" w:rsidRDefault="00000000" w14:paraId="0C387AD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129CA0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DCE39B6"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B88FB9F" w14:textId="77777777">
                  <w:pPr>
                    <w:rPr>
                      <w:rFonts w:ascii="Calibri" w:hAnsi="Calibri" w:cs="Calibri"/>
                      <w:sz w:val="22"/>
                      <w:szCs w:val="22"/>
                    </w:rPr>
                  </w:pPr>
                  <w:r w:rsidRPr="00B407C6">
                    <w:rPr>
                      <w:rFonts w:ascii="Calibri" w:hAnsi="Calibri" w:eastAsia="Calibri" w:cs="Calibri"/>
                      <w:color w:val="1F1F1F"/>
                      <w:sz w:val="22"/>
                      <w:szCs w:val="22"/>
                    </w:rPr>
                    <w:t>Add Silo records under each house: Silo Code (GRS-W2B-SILO1), Feed Type (which item), Silo Capacity in KG, BFT Alert Level in KG, Sunday Reference Stock field.</w:t>
                  </w:r>
                </w:p>
              </w:tc>
            </w:tr>
          </w:tbl>
          <w:p w:rsidRPr="00B407C6" w:rsidR="00035A73" w:rsidRDefault="00000000" w14:paraId="6B37F1B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C426E91"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5C3FDF0D"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95CE824" w14:textId="44E4F456">
                  <w:pPr>
                    <w:rPr>
                      <w:rFonts w:ascii="Calibri" w:hAnsi="Calibri" w:cs="Calibri"/>
                      <w:sz w:val="22"/>
                      <w:szCs w:val="22"/>
                    </w:rPr>
                  </w:pPr>
                  <w:r w:rsidRPr="00B407C6">
                    <w:rPr>
                      <w:rFonts w:ascii="Calibri" w:hAnsi="Calibri" w:eastAsia="Calibri" w:cs="Calibri"/>
                      <w:color w:val="1F1F1F"/>
                      <w:sz w:val="22"/>
                      <w:szCs w:val="22"/>
                    </w:rPr>
                    <w:t>D365BC: Farm Code mapped to D365BC Dimension Value in Cost Centre dimension. Validated by API GET /dimension</w:t>
                  </w:r>
                  <w:r w:rsidR="000E3E3C">
                    <w:rPr>
                      <w:rFonts w:ascii="Calibri" w:hAnsi="Calibri" w:eastAsia="Calibri" w:cs="Calibri"/>
                      <w:color w:val="1F1F1F"/>
                      <w:sz w:val="22"/>
                      <w:szCs w:val="22"/>
                    </w:rPr>
                    <w:t xml:space="preserve"> </w:t>
                  </w:r>
                  <w:r w:rsidRPr="00B407C6">
                    <w:rPr>
                      <w:rFonts w:ascii="Calibri" w:hAnsi="Calibri" w:eastAsia="Calibri" w:cs="Calibri"/>
                      <w:color w:val="1F1F1F"/>
                      <w:sz w:val="22"/>
                      <w:szCs w:val="22"/>
                    </w:rPr>
                    <w:t>Values. If not found: setup blocked.</w:t>
                  </w:r>
                </w:p>
              </w:tc>
            </w:tr>
          </w:tbl>
          <w:p w:rsidRPr="00B407C6" w:rsidR="00035A73" w:rsidRDefault="00035A73" w14:paraId="3B988113" w14:textId="77777777">
            <w:pPr>
              <w:rPr>
                <w:rFonts w:ascii="Calibri" w:hAnsi="Calibri" w:cs="Calibri"/>
                <w:sz w:val="22"/>
                <w:szCs w:val="22"/>
              </w:rPr>
            </w:pPr>
          </w:p>
        </w:tc>
      </w:tr>
      <w:tr w:rsidRPr="00B407C6" w:rsidR="00035A73" w:rsidTr="316E832A" w14:paraId="56EE7FF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4B0A44A"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220C82" w14:paraId="5373836E" w14:textId="0FD9BDBA">
            <w:pPr>
              <w:spacing w:before="40" w:after="50"/>
              <w:rPr>
                <w:ins w:author="Hamadzashe Mudavose" w:date="2026-09-02T09:49:16.767Z" w16du:dateUtc="2026-09-02T09:49:16.768Z" w:id="108785999"/>
              </w:rPr>
            </w:pPr>
            <w:r w:rsidRPr="316E832A" w:rsidR="79FA86E6">
              <w:rPr>
                <w:rFonts w:ascii="Calibri" w:hAnsi="Calibri" w:eastAsia="Calibri" w:cs="Calibri"/>
                <w:b w:val="1"/>
                <w:bCs w:val="1"/>
                <w:color w:val="1F4E79"/>
                <w:sz w:val="22"/>
                <w:szCs w:val="22"/>
              </w:rPr>
              <w:t>N/A</w:t>
            </w:r>
          </w:p>
          <w:p w:rsidRPr="00B407C6" w:rsidR="00035A73" w:rsidRDefault="00220C82" w14:paraId="679B96A1" w14:textId="25820DCD">
            <w:pPr>
              <w:spacing w:before="40" w:after="50"/>
            </w:pPr>
            <w:ins w:author="Hamadzashe Mudavose" w:date="2026-09-02T09:49:22.15Z" w16du:dateUtc="2026-09-02T09:49:22.15Z" w:id="276391050">
              <w:r w:rsidRPr="316E832A" w:rsidR="71A8BD50">
                <w:rPr>
                  <w:rFonts w:ascii="Calibri" w:hAnsi="Calibri" w:eastAsia="Calibri" w:cs="Calibri"/>
                  <w:b w:val="1"/>
                  <w:bCs w:val="1"/>
                  <w:color w:val="1F4E79"/>
                  <w:sz w:val="22"/>
                  <w:szCs w:val="22"/>
                </w:rPr>
                <w:t>Pig Expert</w:t>
              </w:r>
            </w:ins>
          </w:p>
        </w:tc>
      </w:tr>
      <w:tr w:rsidRPr="00B407C6" w:rsidR="00035A73" w:rsidTr="316E832A" w14:paraId="440426E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6B03300"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CA49FB" w14:paraId="447B29EC" w14:textId="0349A2BD">
            <w:pPr>
              <w:spacing w:before="40" w:after="50"/>
              <w:rPr>
                <w:rFonts w:ascii="Calibri" w:hAnsi="Calibri" w:cs="Calibri"/>
                <w:sz w:val="22"/>
                <w:szCs w:val="22"/>
              </w:rPr>
            </w:pPr>
            <w:r>
              <w:rPr>
                <w:rFonts w:ascii="Segoe UI Symbol" w:hAnsi="Segoe UI Symbol" w:eastAsia="Calibri" w:cs="Segoe UI Symbol"/>
                <w:color w:val="E67E22"/>
                <w:sz w:val="22"/>
                <w:szCs w:val="22"/>
              </w:rPr>
              <w:t>N/A</w:t>
            </w:r>
          </w:p>
        </w:tc>
      </w:tr>
      <w:tr w:rsidRPr="00B407C6" w:rsidR="00035A73" w:rsidTr="316E832A" w14:paraId="165125A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E55BEB0"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CA49FB" w:rsidP="00CA49FB" w:rsidRDefault="00CA49FB" w14:paraId="6A81646A" w14:textId="752E8380">
            <w:pPr>
              <w:spacing w:after="20"/>
              <w:rPr>
                <w:rFonts w:ascii="Calibri" w:hAnsi="Calibri" w:cs="Calibri"/>
                <w:sz w:val="22"/>
                <w:szCs w:val="22"/>
              </w:rPr>
            </w:pPr>
            <w:r>
              <w:rPr>
                <w:rFonts w:ascii="Calibri" w:hAnsi="Calibri" w:eastAsia="Calibri" w:cs="Calibri"/>
                <w:color w:val="1F1F1F"/>
                <w:sz w:val="22"/>
                <w:szCs w:val="22"/>
              </w:rPr>
              <w:t>N/A</w:t>
            </w:r>
          </w:p>
          <w:p w:rsidRPr="00B407C6" w:rsidR="00035A73" w:rsidRDefault="00035A73" w14:paraId="7E5ECFA7" w14:textId="3AF4DEDD">
            <w:pPr>
              <w:spacing w:before="40" w:after="50"/>
              <w:rPr>
                <w:rFonts w:ascii="Calibri" w:hAnsi="Calibri" w:cs="Calibri"/>
                <w:sz w:val="22"/>
                <w:szCs w:val="22"/>
              </w:rPr>
            </w:pPr>
          </w:p>
        </w:tc>
      </w:tr>
    </w:tbl>
    <w:p w:rsidRPr="00B407C6" w:rsidR="00035A73" w:rsidRDefault="00035A73" w14:paraId="421DE037"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1BDEB08F"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0F2F7D71" w14:textId="77777777">
            <w:pPr>
              <w:rPr>
                <w:rFonts w:ascii="Calibri" w:hAnsi="Calibri" w:cs="Calibri"/>
                <w:sz w:val="22"/>
                <w:szCs w:val="22"/>
              </w:rPr>
            </w:pPr>
            <w:r w:rsidRPr="00B407C6">
              <w:rPr>
                <w:rFonts w:ascii="Calibri" w:hAnsi="Calibri" w:eastAsia="Calibri" w:cs="Calibri"/>
                <w:b/>
                <w:bCs/>
                <w:color w:val="FFFFFF"/>
                <w:sz w:val="22"/>
                <w:szCs w:val="22"/>
              </w:rPr>
              <w:t>1.3</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2BEC1B43" w14:textId="11ACF39F">
            <w:pPr>
              <w:rPr>
                <w:rFonts w:ascii="Calibri" w:hAnsi="Calibri" w:cs="Calibri"/>
                <w:sz w:val="22"/>
                <w:szCs w:val="22"/>
              </w:rPr>
            </w:pPr>
            <w:r w:rsidRPr="00B407C6">
              <w:rPr>
                <w:rFonts w:ascii="Calibri" w:hAnsi="Calibri" w:eastAsia="Calibri" w:cs="Calibri"/>
                <w:b/>
                <w:bCs/>
                <w:color w:val="FFFFFF"/>
                <w:sz w:val="22"/>
                <w:szCs w:val="22"/>
              </w:rPr>
              <w:t xml:space="preserve">Reason Master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Shared Across All Farms (47 Reason Codes)</w:t>
            </w:r>
          </w:p>
        </w:tc>
      </w:tr>
      <w:tr w:rsidRPr="00B407C6" w:rsidR="00035A73" w:rsidTr="316E832A" w14:paraId="5FFEA75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92821E9"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23A9B7D2" w14:textId="28A45BFA">
            <w:pPr>
              <w:spacing w:after="50"/>
              <w:rPr>
                <w:rFonts w:ascii="Calibri" w:hAnsi="Calibri" w:cs="Calibri"/>
                <w:sz w:val="22"/>
                <w:szCs w:val="22"/>
              </w:rPr>
            </w:pPr>
            <w:r w:rsidRPr="316E832A" w:rsidR="2C61B549">
              <w:rPr>
                <w:rFonts w:ascii="Calibri" w:hAnsi="Calibri" w:eastAsia="Calibri" w:cs="Calibri"/>
                <w:color w:val="1F1F1F"/>
                <w:sz w:val="22"/>
                <w:szCs w:val="22"/>
              </w:rPr>
              <w:t xml:space="preserve">The Reason Master is a SINGLE shared master across all </w:t>
            </w:r>
            <w:r w:rsidRPr="316E832A" w:rsidR="4D70EB3D">
              <w:rPr>
                <w:rFonts w:ascii="Calibri" w:hAnsi="Calibri" w:eastAsia="Calibri" w:cs="Calibri"/>
                <w:color w:val="1F1F1F"/>
                <w:sz w:val="22"/>
                <w:szCs w:val="22"/>
              </w:rPr>
              <w:t>10</w:t>
            </w:r>
            <w:r w:rsidRPr="316E832A" w:rsidR="2C61B549">
              <w:rPr>
                <w:rFonts w:ascii="Calibri" w:hAnsi="Calibri" w:eastAsia="Calibri" w:cs="Calibri"/>
                <w:color w:val="1F1F1F"/>
                <w:sz w:val="22"/>
                <w:szCs w:val="22"/>
              </w:rPr>
              <w:t xml:space="preserve"> Triple C farms. The same reason code carries the same meaning on every farm, in every data entry screen, and in Pig Vision</w:t>
            </w:r>
            <w:ins w:author="Hamadzashe Mudavose" w:date="2026-09-02T09:49:57.013Z" w16du:dateUtc="2026-09-02T09:49:57.013Z" w:id="319818326">
              <w:r w:rsidRPr="316E832A" w:rsidR="3091939E">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Reason codes are used on Mortality, Cull, Return, Scan Fail, Gilt Selection, Transfer, and Disposal data entry.</w:t>
            </w:r>
          </w:p>
          <w:p w:rsidRPr="00B407C6" w:rsidR="00035A73" w:rsidRDefault="00000000" w14:paraId="40FDB467" w14:textId="77777777">
            <w:pPr>
              <w:spacing w:before="40" w:after="50"/>
              <w:rPr>
                <w:rFonts w:ascii="Calibri" w:hAnsi="Calibri" w:cs="Calibri"/>
                <w:sz w:val="22"/>
                <w:szCs w:val="22"/>
              </w:rPr>
            </w:pPr>
            <w:r w:rsidRPr="00B407C6">
              <w:rPr>
                <w:rFonts w:ascii="Calibri" w:hAnsi="Calibri" w:eastAsia="Calibri" w:cs="Calibri"/>
                <w:color w:val="1F1F1F"/>
                <w:sz w:val="22"/>
                <w:szCs w:val="22"/>
              </w:rPr>
              <w:t>Categories: MORTALITY (21 codes including DOA and Ration Pig), CULL (10 codes), RETURN (3 codes), SELECTION (4 codes), DISPOSAL (6 codes), TRANSFER (3 codes). Total: 47 confirmed reason codes. Extensible by System Admin only.</w:t>
            </w:r>
          </w:p>
        </w:tc>
      </w:tr>
      <w:tr w:rsidRPr="00B407C6" w:rsidR="00035A73" w:rsidTr="316E832A" w14:paraId="7766F05B"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76678DD"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4137A255"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Reason Code Used on Data Entry</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0AC2D7F"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E5B6DE0"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492D96E" w14:textId="77777777">
                  <w:pPr>
                    <w:rPr>
                      <w:rFonts w:ascii="Calibri" w:hAnsi="Calibri" w:cs="Calibri"/>
                      <w:sz w:val="22"/>
                      <w:szCs w:val="22"/>
                    </w:rPr>
                  </w:pPr>
                  <w:r w:rsidRPr="00B407C6">
                    <w:rPr>
                      <w:rFonts w:ascii="Calibri" w:hAnsi="Calibri" w:eastAsia="Calibri" w:cs="Calibri"/>
                      <w:color w:val="1F1F1F"/>
                      <w:sz w:val="22"/>
                      <w:szCs w:val="22"/>
                    </w:rPr>
                    <w:t>Farm Operator opens daily data entry Block 4A (Mortality) or Block 4B (Cull).</w:t>
                  </w:r>
                </w:p>
              </w:tc>
            </w:tr>
          </w:tbl>
          <w:p w:rsidRPr="00B407C6" w:rsidR="00035A73" w:rsidRDefault="00000000" w14:paraId="185A477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566D82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A75650B"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4B240A5" w14:textId="77777777">
                  <w:pPr>
                    <w:rPr>
                      <w:rFonts w:ascii="Calibri" w:hAnsi="Calibri" w:cs="Calibri"/>
                      <w:sz w:val="22"/>
                      <w:szCs w:val="22"/>
                    </w:rPr>
                  </w:pPr>
                  <w:r w:rsidRPr="00B407C6">
                    <w:rPr>
                      <w:rFonts w:ascii="Calibri" w:hAnsi="Calibri" w:eastAsia="Calibri" w:cs="Calibri"/>
                      <w:color w:val="1F1F1F"/>
                      <w:sz w:val="22"/>
                      <w:szCs w:val="22"/>
                    </w:rPr>
                    <w:t>Reason dropdown shows ONLY codes in the applicable category and stage. System filters by: current animal stage + reason category.</w:t>
                  </w:r>
                </w:p>
              </w:tc>
            </w:tr>
          </w:tbl>
          <w:p w:rsidRPr="00B407C6" w:rsidR="00035A73" w:rsidRDefault="00000000" w14:paraId="757E29D3"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25F05841"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04177A91"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13C5CA58" w14:textId="77777777">
                  <w:pPr>
                    <w:rPr>
                      <w:rFonts w:ascii="Calibri" w:hAnsi="Calibri" w:cs="Calibri"/>
                      <w:sz w:val="22"/>
                      <w:szCs w:val="22"/>
                    </w:rPr>
                  </w:pPr>
                  <w:r w:rsidRPr="00B407C6">
                    <w:rPr>
                      <w:rFonts w:ascii="Calibri" w:hAnsi="Calibri" w:eastAsia="Calibri" w:cs="Calibri"/>
                      <w:b/>
                      <w:bCs/>
                      <w:color w:val="1F4E79"/>
                      <w:sz w:val="22"/>
                      <w:szCs w:val="22"/>
                    </w:rPr>
                    <w:t>Does the selected reason require Mandatory Weight?</w:t>
                  </w:r>
                </w:p>
              </w:tc>
            </w:tr>
            <w:tr w:rsidRPr="00B407C6" w:rsidR="00035A73" w14:paraId="5C610862"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107677A1"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Weight field becomes mandatory. Cannot post without it.</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2BD80FF1"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1AE849B9"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Weight optional (but encouraged for sow/gilt records).</w:t>
                  </w:r>
                </w:p>
              </w:tc>
            </w:tr>
          </w:tbl>
          <w:p w:rsidRPr="00B407C6" w:rsidR="00035A73" w:rsidRDefault="00000000" w14:paraId="118B911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A75F060"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3248D726"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F729975" w14:textId="0382E404">
                  <w:pPr>
                    <w:rPr>
                      <w:rFonts w:ascii="Calibri" w:hAnsi="Calibri" w:cs="Calibri"/>
                      <w:sz w:val="22"/>
                      <w:szCs w:val="22"/>
                    </w:rPr>
                  </w:pPr>
                  <w:r w:rsidRPr="00B407C6">
                    <w:rPr>
                      <w:rFonts w:ascii="Calibri" w:hAnsi="Calibri" w:eastAsia="Calibri" w:cs="Calibri"/>
                      <w:color w:val="1F1F1F"/>
                      <w:sz w:val="22"/>
                      <w:szCs w:val="22"/>
                    </w:rPr>
                    <w:t>If Reason = RATION_PIG: system switches to Ration Pig sub-block. Farm Butchery disposal destination auto-selected. KG field mandatory</w:t>
                  </w:r>
                  <w:r w:rsidR="00E84AE2">
                    <w:rPr>
                      <w:rFonts w:ascii="Calibri" w:hAnsi="Calibri" w:eastAsia="Calibri" w:cs="Calibri"/>
                      <w:color w:val="1F1F1F"/>
                      <w:sz w:val="22"/>
                      <w:szCs w:val="22"/>
                    </w:rPr>
                    <w:t xml:space="preserve"> (In the data entry sheet duel UOM will be provided and the same will be updated into inventory ledger).</w:t>
                  </w:r>
                </w:p>
              </w:tc>
            </w:tr>
          </w:tbl>
          <w:p w:rsidRPr="00B407C6" w:rsidR="00035A73" w:rsidRDefault="00000000" w14:paraId="799368A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FB96839"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7234123"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E86AD77" w14:textId="77777777">
                  <w:pPr>
                    <w:rPr>
                      <w:rFonts w:ascii="Calibri" w:hAnsi="Calibri" w:cs="Calibri"/>
                      <w:sz w:val="22"/>
                      <w:szCs w:val="22"/>
                    </w:rPr>
                  </w:pPr>
                  <w:r w:rsidRPr="00B407C6">
                    <w:rPr>
                      <w:rFonts w:ascii="Calibri" w:hAnsi="Calibri" w:eastAsia="Calibri" w:cs="Calibri"/>
                      <w:color w:val="1F1F1F"/>
                      <w:sz w:val="22"/>
                      <w:szCs w:val="22"/>
                    </w:rPr>
                    <w:t>If Reason = OTHER or MULTIPLE: Comment field becomes mandatory.</w:t>
                  </w:r>
                </w:p>
              </w:tc>
            </w:tr>
          </w:tbl>
          <w:p w:rsidRPr="00B407C6" w:rsidR="00035A73" w:rsidRDefault="00000000" w14:paraId="66E0432C"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26C61792"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7F5A"/>
                  <w:tcMar>
                    <w:top w:w="60" w:type="dxa"/>
                    <w:left w:w="80" w:type="dxa"/>
                    <w:bottom w:w="60" w:type="dxa"/>
                    <w:right w:w="80" w:type="dxa"/>
                  </w:tcMar>
                  <w:vAlign w:val="center"/>
                </w:tcPr>
                <w:p w:rsidRPr="00B407C6" w:rsidR="00035A73" w:rsidRDefault="00000000" w14:paraId="447DE17A"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000000" w14:paraId="2C3FCDC7" w14:textId="797D4E4B">
                  <w:pPr>
                    <w:rPr>
                      <w:rFonts w:ascii="Calibri" w:hAnsi="Calibri" w:cs="Calibri"/>
                      <w:sz w:val="22"/>
                      <w:szCs w:val="22"/>
                    </w:rPr>
                  </w:pPr>
                  <w:r w:rsidRPr="316E832A" w:rsidR="2C61B549">
                    <w:rPr>
                      <w:rFonts w:ascii="Calibri" w:hAnsi="Calibri" w:eastAsia="Calibri" w:cs="Calibri"/>
                      <w:color w:val="1F1F1F"/>
                      <w:sz w:val="22"/>
                      <w:szCs w:val="22"/>
                    </w:rPr>
                    <w:t xml:space="preserve">On POST: reason code synced to </w:t>
                  </w:r>
                  <w:del w:author="Hamadzashe Mudavose" w:date="2026-09-03T12:56:58.473Z" w16du:dateUtc="2026-09-03T12:56:58.473Z" w:id="1841081755">
                    <w:r w:rsidRPr="316E832A" w:rsidDel="2C61B549">
                      <w:rPr>
                        <w:rFonts w:ascii="Calibri" w:hAnsi="Calibri" w:eastAsia="Calibri" w:cs="Calibri"/>
                        <w:color w:val="1F1F1F"/>
                        <w:sz w:val="22"/>
                        <w:szCs w:val="22"/>
                      </w:rPr>
                      <w:delText>Pig Vision</w:delText>
                    </w:r>
                  </w:del>
                  <w:ins w:author="Hamadzashe Mudavose" w:date="2026-09-03T12:56:58.474Z" w16du:dateUtc="2026-09-03T12:56:58.474Z" w:id="1204231367">
                    <w:r w:rsidRPr="316E832A" w:rsidR="05F77194">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with event. D365BC GL entry carries reason code in description.</w:t>
                  </w:r>
                </w:p>
              </w:tc>
            </w:tr>
          </w:tbl>
          <w:p w:rsidRPr="00B407C6" w:rsidR="00035A73" w:rsidRDefault="00035A73" w14:paraId="1883126F" w14:textId="77777777">
            <w:pPr>
              <w:rPr>
                <w:rFonts w:ascii="Calibri" w:hAnsi="Calibri" w:cs="Calibri"/>
                <w:sz w:val="22"/>
                <w:szCs w:val="22"/>
              </w:rPr>
            </w:pPr>
          </w:p>
        </w:tc>
      </w:tr>
      <w:tr w:rsidRPr="00B407C6" w:rsidR="00035A73" w:rsidTr="316E832A" w14:paraId="74E2DF4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31FD090"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404688" w:rsidR="00035A73" w:rsidP="00310F0E" w:rsidRDefault="00000000" w14:paraId="369107BE" w14:textId="671CD0BF">
            <w:pPr>
              <w:rPr>
                <w:rFonts w:ascii="Calibri" w:hAnsi="Calibri" w:cs="Calibri"/>
                <w:sz w:val="22"/>
                <w:szCs w:val="22"/>
              </w:rPr>
            </w:pPr>
            <w:r w:rsidRPr="316E832A" w:rsidR="2C61B549">
              <w:rPr>
                <w:rFonts w:ascii="Calibri" w:hAnsi="Calibri" w:eastAsia="Calibri" w:cs="Calibri"/>
                <w:b w:val="1"/>
                <w:bCs w:val="1"/>
                <w:color w:val="1F4E79"/>
                <w:sz w:val="22"/>
                <w:szCs w:val="22"/>
              </w:rPr>
              <w:t>Pig V</w:t>
            </w:r>
            <w:r w:rsidRPr="316E832A" w:rsidR="2C61B549">
              <w:rPr>
                <w:rFonts w:ascii="Calibri" w:hAnsi="Calibri" w:eastAsia="Calibri" w:cs="Calibri"/>
                <w:b w:val="1"/>
                <w:bCs w:val="1"/>
                <w:color w:val="1F4E79"/>
                <w:sz w:val="22"/>
                <w:szCs w:val="22"/>
              </w:rPr>
              <w:t>is</w:t>
            </w:r>
            <w:r w:rsidRPr="316E832A" w:rsidR="2C61B549">
              <w:rPr>
                <w:rFonts w:ascii="Calibri" w:hAnsi="Calibri" w:eastAsia="Calibri" w:cs="Calibri"/>
                <w:b w:val="1"/>
                <w:bCs w:val="1"/>
                <w:color w:val="1F4E79"/>
                <w:sz w:val="22"/>
                <w:szCs w:val="22"/>
              </w:rPr>
              <w:t>ion</w:t>
            </w:r>
            <w:ins w:author="Hamadzashe Mudavose" w:date="2026-09-02T09:50:37.962Z" w16du:dateUtc="2026-09-02T09:50:37.962Z" w:id="1793821571">
              <w:r w:rsidRPr="316E832A" w:rsidR="4CC27CCE">
                <w:rPr>
                  <w:rFonts w:ascii="Calibri" w:hAnsi="Calibri" w:eastAsia="Calibri" w:cs="Calibri"/>
                  <w:b w:val="1"/>
                  <w:bCs w:val="1"/>
                  <w:color w:val="1F4E79"/>
                  <w:sz w:val="22"/>
                  <w:szCs w:val="22"/>
                </w:rPr>
                <w:t xml:space="preserve">/Pig </w:t>
              </w:r>
              <w:r w:rsidRPr="316E832A" w:rsidR="4CC27CCE">
                <w:rPr>
                  <w:rFonts w:ascii="Calibri" w:hAnsi="Calibri" w:eastAsia="Calibri" w:cs="Calibri"/>
                  <w:b w:val="1"/>
                  <w:bCs w:val="1"/>
                  <w:color w:val="1F4E79"/>
                  <w:sz w:val="22"/>
                  <w:szCs w:val="22"/>
                </w:rPr>
                <w:t>Expert</w:t>
              </w:r>
            </w:ins>
            <w:r w:rsidRPr="316E832A" w:rsidR="2C61B549">
              <w:rPr>
                <w:rFonts w:ascii="Calibri" w:hAnsi="Calibri" w:eastAsia="Calibri" w:cs="Calibri"/>
                <w:color w:val="1F4E79"/>
                <w:sz w:val="22"/>
                <w:szCs w:val="22"/>
              </w:rPr>
              <w:t>:</w:t>
            </w:r>
            <w:r w:rsidRPr="316E832A" w:rsidR="2C61B549">
              <w:rPr>
                <w:rFonts w:ascii="Calibri" w:hAnsi="Calibri" w:eastAsia="Calibri" w:cs="Calibri"/>
                <w:color w:val="1F1F1F"/>
                <w:sz w:val="22"/>
                <w:szCs w:val="22"/>
              </w:rPr>
              <w:t xml:space="preserve"> </w:t>
            </w:r>
            <w:r w:rsidRPr="316E832A" w:rsidR="4BCD8706">
              <w:rPr>
                <w:rFonts w:ascii="Calibri" w:hAnsi="Calibri" w:cs="Calibri"/>
                <w:sz w:val="22"/>
                <w:szCs w:val="22"/>
              </w:rPr>
              <w:t>Pig Visi</w:t>
            </w:r>
            <w:r w:rsidRPr="316E832A" w:rsidR="4BCD8706">
              <w:rPr>
                <w:rFonts w:ascii="Calibri" w:hAnsi="Calibri" w:cs="Calibri"/>
                <w:sz w:val="22"/>
                <w:szCs w:val="22"/>
              </w:rPr>
              <w:t>on</w:t>
            </w:r>
            <w:ins w:author="Hamadzashe Mudavose" w:date="2026-09-02T09:50:50.438Z" w16du:dateUtc="2026-09-02T09:50:50.438Z" w:id="342249712">
              <w:r w:rsidRPr="316E832A" w:rsidR="00E707D0">
                <w:rPr>
                  <w:rFonts w:ascii="Calibri" w:hAnsi="Calibri" w:cs="Calibri"/>
                  <w:sz w:val="22"/>
                  <w:szCs w:val="22"/>
                </w:rPr>
                <w:t xml:space="preserve">/Pig </w:t>
              </w:r>
              <w:r w:rsidRPr="316E832A" w:rsidR="00E707D0">
                <w:rPr>
                  <w:rFonts w:ascii="Calibri" w:hAnsi="Calibri" w:cs="Calibri"/>
                  <w:sz w:val="22"/>
                  <w:szCs w:val="22"/>
                </w:rPr>
                <w:t>Expert</w:t>
              </w:r>
            </w:ins>
            <w:r w:rsidRPr="316E832A" w:rsidR="4BCD8706">
              <w:rPr>
                <w:rFonts w:ascii="Calibri" w:hAnsi="Calibri" w:cs="Calibri"/>
                <w:sz w:val="22"/>
                <w:szCs w:val="22"/>
              </w:rPr>
              <w:t xml:space="preserve"> and </w:t>
            </w:r>
            <w:r w:rsidRPr="316E832A" w:rsidR="4BCD8706">
              <w:rPr>
                <w:rFonts w:ascii="Calibri" w:hAnsi="Calibri" w:cs="Calibri"/>
                <w:sz w:val="22"/>
                <w:szCs w:val="22"/>
              </w:rPr>
              <w:t>NAVFarm</w:t>
            </w:r>
            <w:r w:rsidRPr="316E832A" w:rsidR="4BCD8706">
              <w:rPr>
                <w:rFonts w:ascii="Calibri" w:hAnsi="Calibri" w:cs="Calibri"/>
                <w:sz w:val="22"/>
                <w:szCs w:val="22"/>
              </w:rPr>
              <w:t xml:space="preserve"> e</w:t>
            </w:r>
            <w:r w:rsidRPr="316E832A" w:rsidR="4BCD8706">
              <w:rPr>
                <w:rFonts w:ascii="Calibri" w:hAnsi="Calibri" w:cs="Calibri"/>
                <w:sz w:val="22"/>
                <w:szCs w:val="22"/>
              </w:rPr>
              <w:t>ach use</w:t>
            </w:r>
            <w:r w:rsidRPr="316E832A" w:rsidR="4BCD8706">
              <w:rPr>
                <w:rFonts w:ascii="Calibri" w:hAnsi="Calibri" w:cs="Calibri"/>
                <w:sz w:val="22"/>
                <w:szCs w:val="22"/>
              </w:rPr>
              <w:t xml:space="preserve"> their own </w:t>
            </w:r>
            <w:r w:rsidRPr="316E832A" w:rsidR="4BCD8706">
              <w:rPr>
                <w:rFonts w:ascii="Calibri" w:hAnsi="Calibri" w:cs="Calibri"/>
                <w:sz w:val="22"/>
                <w:szCs w:val="22"/>
              </w:rPr>
              <w:t>separat</w:t>
            </w:r>
            <w:r w:rsidRPr="316E832A" w:rsidR="4BCD8706">
              <w:rPr>
                <w:rFonts w:ascii="Calibri" w:hAnsi="Calibri" w:cs="Calibri"/>
                <w:sz w:val="22"/>
                <w:szCs w:val="22"/>
              </w:rPr>
              <w:t xml:space="preserve">e reason code </w:t>
            </w:r>
            <w:r w:rsidRPr="316E832A" w:rsidR="4BCD8706">
              <w:rPr>
                <w:rFonts w:ascii="Calibri" w:hAnsi="Calibri" w:cs="Calibri"/>
                <w:sz w:val="22"/>
                <w:szCs w:val="22"/>
              </w:rPr>
              <w:t>mas</w:t>
            </w:r>
            <w:r w:rsidRPr="316E832A" w:rsidR="4BCD8706">
              <w:rPr>
                <w:rFonts w:ascii="Calibri" w:hAnsi="Calibri" w:cs="Calibri"/>
                <w:sz w:val="22"/>
                <w:szCs w:val="22"/>
              </w:rPr>
              <w:t>ters</w:t>
            </w:r>
            <w:r w:rsidRPr="316E832A" w:rsidR="4BCD8706">
              <w:rPr>
                <w:rFonts w:ascii="Calibri" w:hAnsi="Calibri" w:cs="Calibri"/>
                <w:sz w:val="22"/>
                <w:szCs w:val="22"/>
              </w:rPr>
              <w:t xml:space="preserve"> f</w:t>
            </w:r>
            <w:r w:rsidRPr="316E832A" w:rsidR="4BCD8706">
              <w:rPr>
                <w:rFonts w:ascii="Calibri" w:hAnsi="Calibri" w:cs="Calibri"/>
                <w:sz w:val="22"/>
                <w:szCs w:val="22"/>
              </w:rPr>
              <w:t xml:space="preserve">or mortality/cull/culling events. A mapping table in </w:t>
            </w:r>
            <w:r w:rsidRPr="316E832A" w:rsidR="4BCD8706">
              <w:rPr>
                <w:rFonts w:ascii="Calibri" w:hAnsi="Calibri" w:cs="Calibri"/>
                <w:sz w:val="22"/>
                <w:szCs w:val="22"/>
              </w:rPr>
              <w:t>NAVFa</w:t>
            </w:r>
            <w:r w:rsidRPr="316E832A" w:rsidR="4BCD8706">
              <w:rPr>
                <w:rFonts w:ascii="Calibri" w:hAnsi="Calibri" w:cs="Calibri"/>
                <w:sz w:val="22"/>
                <w:szCs w:val="22"/>
              </w:rPr>
              <w:t>rm</w:t>
            </w:r>
            <w:r w:rsidRPr="316E832A" w:rsidR="4BCD8706">
              <w:rPr>
                <w:rFonts w:ascii="Calibri" w:hAnsi="Calibri" w:cs="Calibri"/>
                <w:sz w:val="22"/>
                <w:szCs w:val="22"/>
              </w:rPr>
              <w:t xml:space="preserve"> cros</w:t>
            </w:r>
            <w:r w:rsidRPr="316E832A" w:rsidR="4BCD8706">
              <w:rPr>
                <w:rFonts w:ascii="Calibri" w:hAnsi="Calibri" w:cs="Calibri"/>
                <w:sz w:val="22"/>
                <w:szCs w:val="22"/>
              </w:rPr>
              <w:t xml:space="preserve">s-references each </w:t>
            </w:r>
            <w:r w:rsidRPr="316E832A" w:rsidR="4BCD8706">
              <w:rPr>
                <w:rFonts w:ascii="Calibri" w:hAnsi="Calibri" w:cs="Calibri"/>
                <w:sz w:val="22"/>
                <w:szCs w:val="22"/>
              </w:rPr>
              <w:t>Pig Vision</w:t>
            </w:r>
            <w:ins w:author="Hamadzashe Mudavose" w:date="2026-09-02T09:51:58.298Z" w16du:dateUtc="2026-09-02T09:51:58.298Z" w:id="1042300628">
              <w:r w:rsidRPr="316E832A" w:rsidR="22EBB32A">
                <w:rPr>
                  <w:rFonts w:ascii="Calibri" w:hAnsi="Calibri" w:cs="Calibri"/>
                  <w:sz w:val="22"/>
                  <w:szCs w:val="22"/>
                </w:rPr>
                <w:t>/Pig Expert</w:t>
              </w:r>
            </w:ins>
            <w:r w:rsidRPr="316E832A" w:rsidR="4BCD8706">
              <w:rPr>
                <w:rFonts w:ascii="Calibri" w:hAnsi="Calibri" w:cs="Calibri"/>
                <w:sz w:val="22"/>
                <w:szCs w:val="22"/>
              </w:rPr>
              <w:t xml:space="preserve"> reason cod</w:t>
            </w:r>
            <w:r w:rsidRPr="316E832A" w:rsidR="4BCD8706">
              <w:rPr>
                <w:rFonts w:ascii="Calibri" w:hAnsi="Calibri" w:cs="Calibri"/>
                <w:sz w:val="22"/>
                <w:szCs w:val="22"/>
              </w:rPr>
              <w:t>e to it</w:t>
            </w:r>
            <w:r w:rsidRPr="316E832A" w:rsidR="4BCD8706">
              <w:rPr>
                <w:rFonts w:ascii="Calibri" w:hAnsi="Calibri" w:cs="Calibri"/>
                <w:sz w:val="22"/>
                <w:szCs w:val="22"/>
              </w:rPr>
              <w:t xml:space="preserve">s equivalent </w:t>
            </w:r>
            <w:r w:rsidRPr="316E832A" w:rsidR="4BCD8706">
              <w:rPr>
                <w:rFonts w:ascii="Calibri" w:hAnsi="Calibri" w:cs="Calibri"/>
                <w:sz w:val="22"/>
                <w:szCs w:val="22"/>
              </w:rPr>
              <w:t>NAVFarm</w:t>
            </w:r>
            <w:r w:rsidRPr="316E832A" w:rsidR="4BCD8706">
              <w:rPr>
                <w:rFonts w:ascii="Calibri" w:hAnsi="Calibri" w:cs="Calibri"/>
                <w:sz w:val="22"/>
                <w:szCs w:val="22"/>
              </w:rPr>
              <w:t xml:space="preserve"> reason code. Reason codes from mortality/cull/culling events are synced from </w:t>
            </w:r>
            <w:r w:rsidRPr="316E832A" w:rsidR="4BCD8706">
              <w:rPr>
                <w:rFonts w:ascii="Calibri" w:hAnsi="Calibri" w:cs="Calibri"/>
                <w:sz w:val="22"/>
                <w:szCs w:val="22"/>
              </w:rPr>
              <w:t>Pig Vision</w:t>
            </w:r>
            <w:ins w:author="Hamadzashe Mudavose" w:date="2026-09-02T09:52:05.822Z" w16du:dateUtc="2026-09-02T09:52:05.822Z" w:id="1922488322">
              <w:r w:rsidRPr="316E832A" w:rsidR="020ACCAB">
                <w:rPr>
                  <w:rFonts w:ascii="Calibri" w:hAnsi="Calibri" w:cs="Calibri"/>
                  <w:sz w:val="22"/>
                  <w:szCs w:val="22"/>
                </w:rPr>
                <w:t>/Pig Expert</w:t>
              </w:r>
            </w:ins>
            <w:r w:rsidRPr="316E832A" w:rsidR="4BCD8706">
              <w:rPr>
                <w:rFonts w:ascii="Calibri" w:hAnsi="Calibri" w:cs="Calibri"/>
                <w:sz w:val="22"/>
                <w:szCs w:val="22"/>
              </w:rPr>
              <w:t xml:space="preserve"> into </w:t>
            </w:r>
            <w:r w:rsidRPr="316E832A" w:rsidR="4BCD8706">
              <w:rPr>
                <w:rFonts w:ascii="Calibri" w:hAnsi="Calibri" w:cs="Calibri"/>
                <w:sz w:val="22"/>
                <w:szCs w:val="22"/>
              </w:rPr>
              <w:t>NAVFarm</w:t>
            </w:r>
            <w:r w:rsidRPr="316E832A" w:rsidR="4BCD8706">
              <w:rPr>
                <w:rFonts w:ascii="Calibri" w:hAnsi="Calibri" w:cs="Calibri"/>
                <w:sz w:val="22"/>
                <w:szCs w:val="22"/>
              </w:rPr>
              <w:t xml:space="preserve"> (initially via manual Excel upload). </w:t>
            </w:r>
            <w:r w:rsidRPr="316E832A" w:rsidR="4BCD8706">
              <w:rPr>
                <w:rFonts w:ascii="Calibri" w:hAnsi="Calibri" w:cs="Calibri"/>
                <w:sz w:val="22"/>
                <w:szCs w:val="22"/>
              </w:rPr>
              <w:t>NAVFarm</w:t>
            </w:r>
            <w:r w:rsidRPr="316E832A" w:rsidR="4BCD8706">
              <w:rPr>
                <w:rFonts w:ascii="Calibri" w:hAnsi="Calibri" w:cs="Calibri"/>
                <w:sz w:val="22"/>
                <w:szCs w:val="22"/>
              </w:rPr>
              <w:t xml:space="preserve"> resolves the incoming </w:t>
            </w:r>
            <w:del w:author="Hamadzashe Mudavose" w:date="2026-09-03T12:57:07.058Z" w16du:dateUtc="2026-09-03T12:57:07.058Z" w:id="1626915644">
              <w:r w:rsidRPr="316E832A" w:rsidDel="4BCD8706">
                <w:rPr>
                  <w:rFonts w:ascii="Calibri" w:hAnsi="Calibri" w:cs="Calibri"/>
                  <w:sz w:val="22"/>
                  <w:szCs w:val="22"/>
                </w:rPr>
                <w:delText>Pig Vision</w:delText>
              </w:r>
            </w:del>
            <w:ins w:author="Hamadzashe Mudavose" w:date="2026-09-03T12:57:07.06Z" w16du:dateUtc="2026-09-03T12:57:07.06Z" w:id="1666118842">
              <w:r w:rsidRPr="316E832A" w:rsidR="64433CBA">
                <w:rPr>
                  <w:rFonts w:ascii="Calibri" w:hAnsi="Calibri" w:cs="Calibri"/>
                  <w:sz w:val="22"/>
                  <w:szCs w:val="22"/>
                </w:rPr>
                <w:t>Pig Expert</w:t>
              </w:r>
            </w:ins>
            <w:r w:rsidRPr="316E832A" w:rsidR="4BCD8706">
              <w:rPr>
                <w:rFonts w:ascii="Calibri" w:hAnsi="Calibri" w:cs="Calibri"/>
                <w:sz w:val="22"/>
                <w:szCs w:val="22"/>
              </w:rPr>
              <w:t xml:space="preserve"> code to its mapped </w:t>
            </w:r>
            <w:r w:rsidRPr="316E832A" w:rsidR="4BCD8706">
              <w:rPr>
                <w:rFonts w:ascii="Calibri" w:hAnsi="Calibri" w:cs="Calibri"/>
                <w:sz w:val="22"/>
                <w:szCs w:val="22"/>
              </w:rPr>
              <w:t>NAVFarm</w:t>
            </w:r>
            <w:r w:rsidRPr="316E832A" w:rsidR="4BCD8706">
              <w:rPr>
                <w:rFonts w:ascii="Calibri" w:hAnsi="Calibri" w:cs="Calibri"/>
                <w:sz w:val="22"/>
                <w:szCs w:val="22"/>
              </w:rPr>
              <w:t xml:space="preserve"> code using this reference table. Only the mapped </w:t>
            </w:r>
            <w:r w:rsidRPr="316E832A" w:rsidR="4BCD8706">
              <w:rPr>
                <w:rStyle w:val="Strong"/>
                <w:rFonts w:ascii="Calibri" w:hAnsi="Calibri" w:cs="Calibri"/>
                <w:sz w:val="22"/>
                <w:szCs w:val="22"/>
              </w:rPr>
              <w:t>NAVFarm</w:t>
            </w:r>
            <w:r w:rsidRPr="316E832A" w:rsidR="4BCD8706">
              <w:rPr>
                <w:rStyle w:val="Strong"/>
                <w:rFonts w:ascii="Calibri" w:hAnsi="Calibri" w:cs="Calibri"/>
                <w:sz w:val="22"/>
                <w:szCs w:val="22"/>
              </w:rPr>
              <w:t xml:space="preserve"> reason code</w:t>
            </w:r>
            <w:r w:rsidRPr="316E832A" w:rsidR="4BCD8706">
              <w:rPr>
                <w:rFonts w:ascii="Calibri" w:hAnsi="Calibri" w:cs="Calibri"/>
                <w:sz w:val="22"/>
                <w:szCs w:val="22"/>
              </w:rPr>
              <w:t xml:space="preserve"> is posted into the ledger entry not the raw </w:t>
            </w:r>
            <w:del w:author="Hamadzashe Mudavose" w:date="2026-09-03T12:57:16.849Z" w16du:dateUtc="2026-09-03T12:57:16.849Z" w:id="362158108">
              <w:r w:rsidRPr="316E832A" w:rsidDel="4BCD8706">
                <w:rPr>
                  <w:rFonts w:ascii="Calibri" w:hAnsi="Calibri" w:cs="Calibri"/>
                  <w:sz w:val="22"/>
                  <w:szCs w:val="22"/>
                </w:rPr>
                <w:delText>Pig Vision</w:delText>
              </w:r>
            </w:del>
            <w:ins w:author="Hamadzashe Mudavose" w:date="2026-09-03T12:57:16.849Z" w16du:dateUtc="2026-09-03T12:57:16.849Z" w:id="2114864417">
              <w:r w:rsidRPr="316E832A" w:rsidR="7DE8C16D">
                <w:rPr>
                  <w:rFonts w:ascii="Calibri" w:hAnsi="Calibri" w:cs="Calibri"/>
                  <w:sz w:val="22"/>
                  <w:szCs w:val="22"/>
                </w:rPr>
                <w:t>Pig Expert</w:t>
              </w:r>
            </w:ins>
            <w:r w:rsidRPr="316E832A" w:rsidR="4BCD8706">
              <w:rPr>
                <w:rFonts w:ascii="Calibri" w:hAnsi="Calibri" w:cs="Calibri"/>
                <w:sz w:val="22"/>
                <w:szCs w:val="22"/>
              </w:rPr>
              <w:t xml:space="preserve"> code.</w:t>
            </w:r>
          </w:p>
        </w:tc>
      </w:tr>
      <w:tr w:rsidRPr="00B407C6" w:rsidR="00035A73" w:rsidTr="316E832A" w14:paraId="2325C107"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E9CD680"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30117F" w14:paraId="21DDC465" w14:textId="73C74C30">
            <w:pPr>
              <w:spacing w:after="2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Mortality Reason = UNKNOWN for &gt; 3 consecutive deaths in same house → WARNING to Farm Manager.</w:t>
            </w:r>
          </w:p>
          <w:p w:rsidRPr="00B407C6" w:rsidR="00035A73" w:rsidRDefault="0030117F" w14:paraId="53C40CA4" w14:textId="4D6DA126">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Weight at Death = 0 for sow/gilt/boar → WARNING (FA value affected </w:t>
            </w:r>
            <w:r w:rsidRPr="00B407C6" w:rsidR="00947466">
              <w:rPr>
                <w:rFonts w:ascii="Calibri" w:hAnsi="Calibri" w:eastAsia="Calibri" w:cs="Calibri"/>
                <w:color w:val="E67E22"/>
                <w:sz w:val="22"/>
                <w:szCs w:val="22"/>
              </w:rPr>
              <w:t>-</w:t>
            </w:r>
            <w:r w:rsidRPr="00B407C6">
              <w:rPr>
                <w:rFonts w:ascii="Calibri" w:hAnsi="Calibri" w:eastAsia="Calibri" w:cs="Calibri"/>
                <w:color w:val="E67E22"/>
                <w:sz w:val="22"/>
                <w:szCs w:val="22"/>
              </w:rPr>
              <w:t xml:space="preserve"> confirm before post).</w:t>
            </w:r>
          </w:p>
        </w:tc>
      </w:tr>
      <w:tr w:rsidRPr="00B407C6" w:rsidR="00035A73" w:rsidTr="316E832A" w14:paraId="7A88054D"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A6AEE06"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733A5D21" w14:textId="77777777">
            <w:pPr>
              <w:spacing w:after="20"/>
              <w:rPr>
                <w:rFonts w:ascii="Calibri" w:hAnsi="Calibri" w:cs="Calibri"/>
                <w:sz w:val="22"/>
                <w:szCs w:val="22"/>
              </w:rPr>
            </w:pPr>
            <w:r w:rsidRPr="00B407C6">
              <w:rPr>
                <w:rFonts w:ascii="Calibri" w:hAnsi="Calibri" w:eastAsia="Calibri" w:cs="Calibri"/>
                <w:color w:val="1F1F1F"/>
                <w:sz w:val="22"/>
                <w:szCs w:val="22"/>
              </w:rPr>
              <w:t>• Reason dropdown filtered by category + stage. A GESTATION reason cannot appear on a WEANER data entry block.</w:t>
            </w:r>
          </w:p>
          <w:p w:rsidRPr="00B407C6" w:rsidR="00035A73" w:rsidRDefault="00000000" w14:paraId="2113AC0F" w14:textId="000E1396">
            <w:pPr>
              <w:spacing w:before="40" w:after="50"/>
              <w:rPr>
                <w:rFonts w:ascii="Calibri" w:hAnsi="Calibri" w:cs="Calibri"/>
                <w:sz w:val="22"/>
                <w:szCs w:val="22"/>
              </w:rPr>
            </w:pPr>
            <w:r w:rsidRPr="00B407C6">
              <w:rPr>
                <w:rFonts w:ascii="Calibri" w:hAnsi="Calibri" w:eastAsia="Calibri" w:cs="Calibri"/>
                <w:color w:val="1F1F1F"/>
                <w:sz w:val="22"/>
                <w:szCs w:val="22"/>
              </w:rPr>
              <w:t xml:space="preserve">• Mandatory Weight field: if reason has </w:t>
            </w:r>
            <w:r w:rsidRPr="00B407C6" w:rsidR="0030117F">
              <w:rPr>
                <w:rFonts w:ascii="Calibri" w:hAnsi="Calibri" w:eastAsia="Calibri" w:cs="Calibri"/>
                <w:color w:val="1F1F1F"/>
                <w:sz w:val="22"/>
                <w:szCs w:val="22"/>
              </w:rPr>
              <w:t>mandatory weight</w:t>
            </w:r>
            <w:r w:rsidRPr="00B407C6">
              <w:rPr>
                <w:rFonts w:ascii="Calibri" w:hAnsi="Calibri" w:eastAsia="Calibri" w:cs="Calibri"/>
                <w:color w:val="1F1F1F"/>
                <w:sz w:val="22"/>
                <w:szCs w:val="22"/>
              </w:rPr>
              <w:t xml:space="preserve"> = Yes, cannot POST without KG value &gt; 0.</w:t>
            </w:r>
          </w:p>
          <w:p w:rsidR="00035A73" w:rsidRDefault="00000000" w14:paraId="4CCB16DA" w14:textId="77777777">
            <w:pPr>
              <w:spacing w:before="40" w:after="50"/>
              <w:rPr>
                <w:rFonts w:ascii="Calibri" w:hAnsi="Calibri" w:eastAsia="Calibri" w:cs="Calibri"/>
                <w:color w:val="1F1F1F"/>
                <w:sz w:val="22"/>
                <w:szCs w:val="22"/>
              </w:rPr>
            </w:pPr>
            <w:r w:rsidRPr="00B407C6">
              <w:rPr>
                <w:rFonts w:ascii="Calibri" w:hAnsi="Calibri" w:eastAsia="Calibri" w:cs="Calibri"/>
                <w:color w:val="1F1F1F"/>
                <w:sz w:val="22"/>
                <w:szCs w:val="22"/>
              </w:rPr>
              <w:t>• Reason codes can only be added or deactivated by System Admin. Farm users cannot modify Reason Master.</w:t>
            </w:r>
          </w:p>
          <w:p w:rsidR="008E5CC7" w:rsidRDefault="008E5CC7" w14:paraId="61A8BAB3" w14:textId="77777777">
            <w:pPr>
              <w:spacing w:before="40" w:after="50"/>
              <w:rPr>
                <w:rFonts w:ascii="Calibri" w:hAnsi="Calibri" w:eastAsia="Calibri" w:cs="Calibri"/>
                <w:color w:val="1F1F1F"/>
                <w:sz w:val="22"/>
                <w:szCs w:val="22"/>
              </w:rPr>
            </w:pPr>
          </w:p>
          <w:p w:rsidR="008E5CC7" w:rsidRDefault="008E5CC7" w14:paraId="60C35E21" w14:textId="77777777">
            <w:pPr>
              <w:spacing w:before="40" w:after="50"/>
              <w:rPr>
                <w:rFonts w:ascii="Calibri" w:hAnsi="Calibri" w:eastAsia="Calibri" w:cs="Calibri"/>
                <w:color w:val="1F1F1F"/>
                <w:sz w:val="22"/>
                <w:szCs w:val="22"/>
              </w:rPr>
            </w:pPr>
          </w:p>
          <w:p w:rsidRPr="00B407C6" w:rsidR="008E5CC7" w:rsidRDefault="008E5CC7" w14:paraId="0ABC72AD" w14:textId="77777777">
            <w:pPr>
              <w:spacing w:before="40" w:after="50"/>
              <w:rPr>
                <w:rFonts w:ascii="Calibri" w:hAnsi="Calibri" w:cs="Calibri"/>
                <w:sz w:val="22"/>
                <w:szCs w:val="22"/>
              </w:rPr>
            </w:pPr>
          </w:p>
        </w:tc>
      </w:tr>
    </w:tbl>
    <w:p w:rsidRPr="00B407C6" w:rsidR="00035A73" w:rsidRDefault="00035A73" w14:paraId="4F404C7D"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539A2DC7"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70C33871" w14:textId="77777777">
            <w:pPr>
              <w:rPr>
                <w:rFonts w:ascii="Calibri" w:hAnsi="Calibri" w:cs="Calibri"/>
                <w:sz w:val="22"/>
                <w:szCs w:val="22"/>
              </w:rPr>
            </w:pPr>
            <w:r w:rsidRPr="00B407C6">
              <w:rPr>
                <w:rFonts w:ascii="Calibri" w:hAnsi="Calibri" w:eastAsia="Calibri" w:cs="Calibri"/>
                <w:b/>
                <w:bCs/>
                <w:color w:val="FFFFFF"/>
                <w:sz w:val="22"/>
                <w:szCs w:val="22"/>
              </w:rPr>
              <w:t>1.4</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0C592983" w14:textId="552D93AB">
            <w:pPr>
              <w:rPr>
                <w:rFonts w:ascii="Calibri" w:hAnsi="Calibri" w:cs="Calibri"/>
                <w:sz w:val="22"/>
                <w:szCs w:val="22"/>
              </w:rPr>
            </w:pPr>
            <w:r w:rsidRPr="00B407C6">
              <w:rPr>
                <w:rFonts w:ascii="Calibri" w:hAnsi="Calibri" w:eastAsia="Calibri" w:cs="Calibri"/>
                <w:b/>
                <w:bCs/>
                <w:color w:val="FFFFFF"/>
                <w:sz w:val="22"/>
                <w:szCs w:val="22"/>
              </w:rPr>
              <w:t xml:space="preserve">KPI Parameter Master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w:t>
            </w:r>
            <w:r w:rsidR="00C4127B">
              <w:rPr>
                <w:rFonts w:ascii="Calibri" w:hAnsi="Calibri" w:eastAsia="Calibri" w:cs="Calibri"/>
                <w:b/>
                <w:bCs/>
                <w:color w:val="FFFFFF"/>
                <w:sz w:val="22"/>
                <w:szCs w:val="22"/>
              </w:rPr>
              <w:t>cover under the breed lifecycle master</w:t>
            </w:r>
            <w:r w:rsidRPr="00B407C6">
              <w:rPr>
                <w:rFonts w:ascii="Calibri" w:hAnsi="Calibri" w:eastAsia="Calibri" w:cs="Calibri"/>
                <w:b/>
                <w:bCs/>
                <w:color w:val="FFFFFF"/>
                <w:sz w:val="22"/>
                <w:szCs w:val="22"/>
              </w:rPr>
              <w:t>)</w:t>
            </w:r>
          </w:p>
        </w:tc>
      </w:tr>
      <w:tr w:rsidRPr="00B407C6" w:rsidR="00035A73" w14:paraId="00AD44A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CDB050E"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593FCA" w14:paraId="595DDB27" w14:textId="4F586367">
            <w:pPr>
              <w:spacing w:before="40" w:after="50"/>
              <w:rPr>
                <w:rFonts w:ascii="Calibri" w:hAnsi="Calibri" w:cs="Calibri"/>
                <w:sz w:val="22"/>
                <w:szCs w:val="22"/>
              </w:rPr>
            </w:pPr>
            <w:r>
              <w:rPr>
                <w:rFonts w:ascii="Calibri" w:hAnsi="Calibri" w:eastAsia="Calibri" w:cs="Calibri"/>
                <w:color w:val="1F1F1F"/>
                <w:sz w:val="22"/>
                <w:szCs w:val="22"/>
              </w:rPr>
              <w:t xml:space="preserve">KPI master will be updated under the breed lifecycle master and here user will have to capture stage wise season wise weight wise age wise standard KPI’s  values for </w:t>
            </w:r>
            <w:proofErr w:type="spellStart"/>
            <w:r>
              <w:rPr>
                <w:rFonts w:ascii="Calibri" w:hAnsi="Calibri" w:eastAsia="Calibri" w:cs="Calibri"/>
                <w:color w:val="1F1F1F"/>
                <w:sz w:val="22"/>
                <w:szCs w:val="22"/>
              </w:rPr>
              <w:t>a</w:t>
            </w:r>
            <w:proofErr w:type="spellEnd"/>
            <w:r>
              <w:rPr>
                <w:rFonts w:ascii="Calibri" w:hAnsi="Calibri" w:eastAsia="Calibri" w:cs="Calibri"/>
                <w:color w:val="1F1F1F"/>
                <w:sz w:val="22"/>
                <w:szCs w:val="22"/>
              </w:rPr>
              <w:t xml:space="preserve"> each activity preformed and monitor at farm level. </w:t>
            </w:r>
          </w:p>
        </w:tc>
      </w:tr>
      <w:tr w:rsidRPr="00B407C6" w:rsidR="00035A73" w14:paraId="6786314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2309511" w14:textId="77777777">
            <w:pPr>
              <w:rPr>
                <w:rFonts w:ascii="Calibri" w:hAnsi="Calibri" w:cs="Calibri"/>
                <w:sz w:val="22"/>
                <w:szCs w:val="22"/>
              </w:rPr>
            </w:pPr>
            <w:proofErr w:type="spellStart"/>
            <w:r w:rsidRPr="00B407C6">
              <w:rPr>
                <w:rFonts w:ascii="Calibri" w:hAnsi="Calibri" w:eastAsia="Calibri" w:cs="Calibri"/>
                <w:b/>
                <w:bCs/>
                <w:color w:val="1F1F1F"/>
                <w:sz w:val="22"/>
                <w:szCs w:val="22"/>
              </w:rPr>
              <w:t>Proces</w:t>
            </w:r>
            <w:proofErr w:type="spellEnd"/>
            <w:r w:rsidRPr="00B407C6">
              <w:rPr>
                <w:rFonts w:ascii="Calibri" w:hAnsi="Calibri" w:eastAsia="Calibri" w:cs="Calibri"/>
                <w:b/>
                <w:bCs/>
                <w:color w:val="1F1F1F"/>
                <w:sz w:val="22"/>
                <w:szCs w:val="22"/>
              </w:rPr>
              <w:t>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6CD35616"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KPI Evaluation</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5AA384C"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29A7615"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AB0A4AB" w14:textId="77777777">
                  <w:pPr>
                    <w:rPr>
                      <w:rFonts w:ascii="Calibri" w:hAnsi="Calibri" w:cs="Calibri"/>
                      <w:sz w:val="22"/>
                      <w:szCs w:val="22"/>
                    </w:rPr>
                  </w:pPr>
                  <w:r w:rsidRPr="00B407C6">
                    <w:rPr>
                      <w:rFonts w:ascii="Calibri" w:hAnsi="Calibri" w:eastAsia="Calibri" w:cs="Calibri"/>
                      <w:color w:val="1F1F1F"/>
                      <w:sz w:val="22"/>
                      <w:szCs w:val="22"/>
                    </w:rPr>
                    <w:t>KPI calculation triggered: on POST Day, on batch close, or on report run.</w:t>
                  </w:r>
                </w:p>
              </w:tc>
            </w:tr>
          </w:tbl>
          <w:p w:rsidRPr="00B407C6" w:rsidR="00035A73" w:rsidRDefault="00000000" w14:paraId="4E3E960C"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E538077"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20F2D6A"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B4E1A4B" w14:textId="77777777">
                  <w:pPr>
                    <w:rPr>
                      <w:rFonts w:ascii="Calibri" w:hAnsi="Calibri" w:cs="Calibri"/>
                      <w:sz w:val="22"/>
                      <w:szCs w:val="22"/>
                    </w:rPr>
                  </w:pPr>
                  <w:r w:rsidRPr="00B407C6">
                    <w:rPr>
                      <w:rFonts w:ascii="Calibri" w:hAnsi="Calibri" w:eastAsia="Calibri" w:cs="Calibri"/>
                      <w:color w:val="1F1F1F"/>
                      <w:sz w:val="22"/>
                      <w:szCs w:val="22"/>
                    </w:rPr>
                    <w:t>System reads: actual value from posted ledger. Target, lower, upper from KPI Parameter Master for this line + stage.</w:t>
                  </w:r>
                </w:p>
              </w:tc>
            </w:tr>
          </w:tbl>
          <w:p w:rsidRPr="00B407C6" w:rsidR="00035A73" w:rsidRDefault="00000000" w14:paraId="1474518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0074BE1E"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4D68DBCC"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4AC4F195" w14:textId="77777777">
                  <w:pPr>
                    <w:rPr>
                      <w:rFonts w:ascii="Calibri" w:hAnsi="Calibri" w:cs="Calibri"/>
                      <w:sz w:val="22"/>
                      <w:szCs w:val="22"/>
                    </w:rPr>
                  </w:pPr>
                  <w:r w:rsidRPr="00B407C6">
                    <w:rPr>
                      <w:rFonts w:ascii="Calibri" w:hAnsi="Calibri" w:eastAsia="Calibri" w:cs="Calibri"/>
                      <w:b/>
                      <w:bCs/>
                      <w:color w:val="1F4E79"/>
                      <w:sz w:val="22"/>
                      <w:szCs w:val="22"/>
                    </w:rPr>
                    <w:t>Actual &lt; Lower limit?</w:t>
                  </w:r>
                </w:p>
              </w:tc>
            </w:tr>
            <w:tr w:rsidRPr="00B407C6" w:rsidR="00035A73" w14:paraId="29F74CC7"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19AE4856"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t>
                  </w:r>
                  <w:r w:rsidRPr="00B407C6">
                    <w:rPr>
                      <w:rFonts w:ascii="Segoe UI Emoji" w:hAnsi="Segoe UI Emoji" w:eastAsia="Calibri" w:cs="Segoe UI Emoji"/>
                      <w:color w:val="1A7F5A"/>
                      <w:sz w:val="22"/>
                      <w:szCs w:val="22"/>
                    </w:rPr>
                    <w:t>🔴</w:t>
                  </w:r>
                  <w:r w:rsidRPr="00B407C6">
                    <w:rPr>
                      <w:rFonts w:ascii="Calibri" w:hAnsi="Calibri" w:eastAsia="Calibri" w:cs="Calibri"/>
                      <w:color w:val="1A7F5A"/>
                      <w:sz w:val="22"/>
                      <w:szCs w:val="22"/>
                    </w:rPr>
                    <w:t xml:space="preserve"> CRITICAL or WARNING alert fired (per Alert Severity on this KPI). RAG = RED.</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4E19D100"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4F73D676"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Check upper limit next.</w:t>
                  </w:r>
                </w:p>
              </w:tc>
            </w:tr>
          </w:tbl>
          <w:p w:rsidRPr="00B407C6" w:rsidR="00035A73" w:rsidRDefault="00000000" w14:paraId="0F4934F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22AC005C"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06813322"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25936590" w14:textId="77777777">
                  <w:pPr>
                    <w:rPr>
                      <w:rFonts w:ascii="Calibri" w:hAnsi="Calibri" w:cs="Calibri"/>
                      <w:sz w:val="22"/>
                      <w:szCs w:val="22"/>
                    </w:rPr>
                  </w:pPr>
                  <w:r w:rsidRPr="00B407C6">
                    <w:rPr>
                      <w:rFonts w:ascii="Calibri" w:hAnsi="Calibri" w:eastAsia="Calibri" w:cs="Calibri"/>
                      <w:b/>
                      <w:bCs/>
                      <w:color w:val="1F4E79"/>
                      <w:sz w:val="22"/>
                      <w:szCs w:val="22"/>
                    </w:rPr>
                    <w:t>Actual &gt; Upper limit?</w:t>
                  </w:r>
                </w:p>
              </w:tc>
            </w:tr>
            <w:tr w:rsidRPr="00B407C6" w:rsidR="00035A73" w14:paraId="2B88A9E2"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3B9681FE"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t>
                  </w: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WARNING alert. RAG = AMBER (over-performance needs investigation).</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1805CC6F"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31808C07"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Within range. RAG = GREEN. No alert.</w:t>
                  </w:r>
                </w:p>
              </w:tc>
            </w:tr>
          </w:tbl>
          <w:p w:rsidRPr="00B407C6" w:rsidR="00035A73" w:rsidRDefault="00000000" w14:paraId="34EA059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6FD550B"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10E44393"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0012536" w14:textId="6F648318">
                  <w:pPr>
                    <w:rPr>
                      <w:rFonts w:ascii="Calibri" w:hAnsi="Calibri" w:cs="Calibri"/>
                      <w:sz w:val="22"/>
                      <w:szCs w:val="22"/>
                    </w:rPr>
                  </w:pPr>
                  <w:r w:rsidRPr="00B407C6">
                    <w:rPr>
                      <w:rFonts w:ascii="Calibri" w:hAnsi="Calibri" w:eastAsia="Calibri" w:cs="Calibri"/>
                      <w:color w:val="1F1F1F"/>
                      <w:sz w:val="22"/>
                      <w:szCs w:val="22"/>
                    </w:rPr>
                    <w:t>Alert stored in alert</w:t>
                  </w:r>
                  <w:r w:rsidR="008E5CC7">
                    <w:rPr>
                      <w:rFonts w:ascii="Calibri" w:hAnsi="Calibri" w:eastAsia="Calibri" w:cs="Calibri"/>
                      <w:color w:val="1F1F1F"/>
                      <w:sz w:val="22"/>
                      <w:szCs w:val="22"/>
                    </w:rPr>
                    <w:t xml:space="preserve"> </w:t>
                  </w:r>
                  <w:r w:rsidRPr="00B407C6">
                    <w:rPr>
                      <w:rFonts w:ascii="Calibri" w:hAnsi="Calibri" w:eastAsia="Calibri" w:cs="Calibri"/>
                      <w:color w:val="1F1F1F"/>
                      <w:sz w:val="22"/>
                      <w:szCs w:val="22"/>
                    </w:rPr>
                    <w:t>log with: KPI code, actual, target, farm, batch, date, severity, acknowledged flag.</w:t>
                  </w:r>
                </w:p>
              </w:tc>
            </w:tr>
          </w:tbl>
          <w:p w:rsidRPr="00B407C6" w:rsidR="00035A73" w:rsidRDefault="00035A73" w14:paraId="1FB46B54" w14:textId="77777777">
            <w:pPr>
              <w:rPr>
                <w:rFonts w:ascii="Calibri" w:hAnsi="Calibri" w:cs="Calibri"/>
                <w:sz w:val="22"/>
                <w:szCs w:val="22"/>
              </w:rPr>
            </w:pPr>
          </w:p>
        </w:tc>
      </w:tr>
      <w:tr w:rsidRPr="00B407C6" w:rsidR="00035A73" w14:paraId="4B433F1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21E7B98"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F82AB4" w14:paraId="06782C2C" w14:textId="06816EC9">
            <w:pPr>
              <w:spacing w:before="40" w:after="50"/>
              <w:rPr>
                <w:rFonts w:ascii="Calibri" w:hAnsi="Calibri" w:cs="Calibri"/>
                <w:sz w:val="22"/>
                <w:szCs w:val="22"/>
              </w:rPr>
            </w:pPr>
            <w:r>
              <w:rPr>
                <w:rFonts w:ascii="Calibri" w:hAnsi="Calibri" w:eastAsia="Calibri" w:cs="Calibri"/>
                <w:color w:val="1F1F1F"/>
                <w:sz w:val="22"/>
                <w:szCs w:val="22"/>
              </w:rPr>
              <w:t>N/A</w:t>
            </w:r>
          </w:p>
        </w:tc>
      </w:tr>
      <w:tr w:rsidRPr="00B407C6" w:rsidR="00035A73" w14:paraId="5B30BA4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DD75A05"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79A572C4" w14:textId="0593C4CC">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w:t>
            </w:r>
            <w:r w:rsidRPr="00B407C6" w:rsidR="0030117F">
              <w:rPr>
                <w:rFonts w:ascii="Segoe UI Emoji" w:hAnsi="Segoe UI Emoji" w:eastAsia="Calibri" w:cs="Segoe UI Emoji"/>
                <w:color w:val="E67E22"/>
                <w:sz w:val="22"/>
                <w:szCs w:val="22"/>
              </w:rPr>
              <w:t>🔴</w:t>
            </w:r>
            <w:r w:rsidRPr="00B407C6" w:rsidR="0030117F">
              <w:rPr>
                <w:rFonts w:ascii="Calibri" w:hAnsi="Calibri" w:eastAsia="Calibri" w:cs="Calibri"/>
                <w:color w:val="E67E22"/>
                <w:sz w:val="22"/>
                <w:szCs w:val="22"/>
              </w:rPr>
              <w:t xml:space="preserve"> See</w:t>
            </w:r>
            <w:r w:rsidRPr="00B407C6">
              <w:rPr>
                <w:rFonts w:ascii="Calibri" w:hAnsi="Calibri" w:eastAsia="Calibri" w:cs="Calibri"/>
                <w:color w:val="E67E22"/>
                <w:sz w:val="22"/>
                <w:szCs w:val="22"/>
              </w:rPr>
              <w:t xml:space="preserve"> KPI Parameter table below </w:t>
            </w:r>
            <w:r w:rsidRPr="00B407C6" w:rsidR="00947466">
              <w:rPr>
                <w:rFonts w:ascii="Calibri" w:hAnsi="Calibri" w:eastAsia="Calibri" w:cs="Calibri"/>
                <w:color w:val="E67E22"/>
                <w:sz w:val="22"/>
                <w:szCs w:val="22"/>
              </w:rPr>
              <w:t>-</w:t>
            </w:r>
            <w:r w:rsidRPr="00B407C6">
              <w:rPr>
                <w:rFonts w:ascii="Calibri" w:hAnsi="Calibri" w:eastAsia="Calibri" w:cs="Calibri"/>
                <w:color w:val="E67E22"/>
                <w:sz w:val="22"/>
                <w:szCs w:val="22"/>
              </w:rPr>
              <w:t xml:space="preserve"> each KPI has its own Lower, Target, Upper, and Severity.</w:t>
            </w:r>
          </w:p>
        </w:tc>
      </w:tr>
      <w:tr w:rsidRPr="00B407C6" w:rsidR="00035A73" w14:paraId="1D93F44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766C6A6"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3CDFC97D" w14:textId="77777777">
            <w:pPr>
              <w:spacing w:after="20"/>
              <w:rPr>
                <w:rFonts w:ascii="Calibri" w:hAnsi="Calibri" w:cs="Calibri"/>
                <w:sz w:val="22"/>
                <w:szCs w:val="22"/>
              </w:rPr>
            </w:pPr>
            <w:r w:rsidRPr="00B407C6">
              <w:rPr>
                <w:rFonts w:ascii="Calibri" w:hAnsi="Calibri" w:eastAsia="Calibri" w:cs="Calibri"/>
                <w:color w:val="1F1F1F"/>
                <w:sz w:val="22"/>
                <w:szCs w:val="22"/>
              </w:rPr>
              <w:t>• KPI targets can only be edited by Farm Manager or System Admin. Farm Operators see read-only view.</w:t>
            </w:r>
          </w:p>
          <w:p w:rsidRPr="00B407C6" w:rsidR="00035A73" w:rsidRDefault="00000000" w14:paraId="70418B90" w14:textId="77777777">
            <w:pPr>
              <w:spacing w:before="40" w:after="50"/>
              <w:rPr>
                <w:rFonts w:ascii="Calibri" w:hAnsi="Calibri" w:cs="Calibri"/>
                <w:sz w:val="22"/>
                <w:szCs w:val="22"/>
              </w:rPr>
            </w:pPr>
            <w:r w:rsidRPr="00B407C6">
              <w:rPr>
                <w:rFonts w:ascii="Calibri" w:hAnsi="Calibri" w:eastAsia="Calibri" w:cs="Calibri"/>
                <w:color w:val="1F1F1F"/>
                <w:sz w:val="22"/>
                <w:szCs w:val="22"/>
              </w:rPr>
              <w:t>• Changing a KPI target is audited: old value, new value, changed by, timestamp stored.</w:t>
            </w:r>
          </w:p>
        </w:tc>
      </w:tr>
    </w:tbl>
    <w:p w:rsidRPr="00B407C6" w:rsidR="00035A73" w:rsidRDefault="00035A73" w14:paraId="500ED6B4" w14:textId="77777777">
      <w:pPr>
        <w:spacing w:before="20" w:after="20"/>
        <w:rPr>
          <w:rFonts w:ascii="Calibri" w:hAnsi="Calibri" w:cs="Calibri"/>
          <w:sz w:val="22"/>
          <w:szCs w:val="22"/>
        </w:rPr>
      </w:pPr>
    </w:p>
    <w:p w:rsidRPr="00B407C6" w:rsidR="00035A73" w:rsidRDefault="00000000" w14:paraId="644F96D9" w14:textId="163B276D">
      <w:pPr>
        <w:pStyle w:val="Heading2"/>
        <w:spacing w:before="200" w:after="80"/>
        <w:rPr>
          <w:rFonts w:ascii="Calibri" w:hAnsi="Calibri" w:cs="Calibri"/>
          <w:sz w:val="22"/>
          <w:szCs w:val="22"/>
        </w:rPr>
      </w:pPr>
      <w:r w:rsidRPr="00B407C6">
        <w:rPr>
          <w:rFonts w:ascii="Calibri" w:hAnsi="Calibri" w:eastAsia="Calibri" w:cs="Calibri"/>
          <w:b/>
          <w:bCs/>
          <w:color w:val="1A3A5C"/>
          <w:sz w:val="22"/>
          <w:szCs w:val="22"/>
        </w:rPr>
        <w:t xml:space="preserve">1.4  KPI Parameter Master </w:t>
      </w:r>
      <w:r w:rsidRPr="00B407C6" w:rsidR="00947466">
        <w:rPr>
          <w:rFonts w:ascii="Calibri" w:hAnsi="Calibri" w:eastAsia="Calibri" w:cs="Calibri"/>
          <w:b/>
          <w:bCs/>
          <w:color w:val="1A3A5C"/>
          <w:sz w:val="22"/>
          <w:szCs w:val="22"/>
        </w:rPr>
        <w:t>-</w:t>
      </w:r>
      <w:r w:rsidRPr="00B407C6">
        <w:rPr>
          <w:rFonts w:ascii="Calibri" w:hAnsi="Calibri" w:eastAsia="Calibri" w:cs="Calibri"/>
          <w:b/>
          <w:bCs/>
          <w:color w:val="1A3A5C"/>
          <w:sz w:val="22"/>
          <w:szCs w:val="22"/>
        </w:rPr>
        <w:t xml:space="preserve"> Full Values</w:t>
      </w:r>
      <w:r w:rsidRPr="00B407C6" w:rsidR="00947466">
        <w:rPr>
          <w:rFonts w:ascii="Calibri" w:hAnsi="Calibri" w:eastAsia="Calibri" w:cs="Calibri"/>
          <w:b/>
          <w:bCs/>
          <w:color w:val="1A3A5C"/>
          <w:sz w:val="22"/>
          <w:szCs w:val="22"/>
        </w:rPr>
        <w:t xml:space="preserve"> (Can Cover Under Stage and relation with Bred Lifecycle)</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547"/>
        <w:gridCol w:w="1653"/>
        <w:gridCol w:w="1400"/>
        <w:gridCol w:w="1400"/>
        <w:gridCol w:w="1500"/>
        <w:gridCol w:w="1676"/>
      </w:tblGrid>
      <w:tr w:rsidRPr="00B407C6" w:rsidR="00035A73" w:rsidTr="316E832A" w14:paraId="305FF57B" w14:textId="77777777">
        <w:trPr>
          <w:tblHeader/>
        </w:trPr>
        <w:tc>
          <w:tcPr>
            <w:tcW w:w="2547" w:type="dxa"/>
            <w:tcBorders>
              <w:top w:val="single" w:color="AAAAAA" w:sz="4" w:space="0"/>
              <w:left w:val="single" w:color="AAAAAA" w:sz="4" w:space="0"/>
              <w:bottom w:val="single" w:color="AAAAAA" w:sz="4" w:space="0"/>
              <w:right w:val="single" w:color="AAAAAA" w:sz="4" w:space="0"/>
            </w:tcBorders>
            <w:shd w:val="clear" w:color="auto" w:fill="0E6655"/>
            <w:tcMar>
              <w:top w:w="70" w:type="dxa"/>
              <w:left w:w="80" w:type="dxa"/>
              <w:bottom w:w="70" w:type="dxa"/>
              <w:right w:w="80" w:type="dxa"/>
            </w:tcMar>
          </w:tcPr>
          <w:p w:rsidRPr="00B407C6" w:rsidR="00035A73" w:rsidRDefault="00000000" w14:paraId="5C5AEC68" w14:textId="77777777">
            <w:pPr>
              <w:jc w:val="center"/>
              <w:rPr>
                <w:rFonts w:ascii="Calibri" w:hAnsi="Calibri" w:cs="Calibri"/>
                <w:sz w:val="22"/>
                <w:szCs w:val="22"/>
              </w:rPr>
            </w:pPr>
            <w:r w:rsidRPr="00B407C6">
              <w:rPr>
                <w:rFonts w:ascii="Calibri" w:hAnsi="Calibri" w:eastAsia="Calibri" w:cs="Calibri"/>
                <w:b/>
                <w:bCs/>
                <w:color w:val="FFFFFF"/>
                <w:sz w:val="22"/>
                <w:szCs w:val="22"/>
              </w:rPr>
              <w:t>KPI Name</w:t>
            </w:r>
          </w:p>
        </w:tc>
        <w:tc>
          <w:tcPr>
            <w:tcW w:w="1653" w:type="dxa"/>
            <w:tcBorders>
              <w:top w:val="single" w:color="AAAAAA" w:sz="4" w:space="0"/>
              <w:left w:val="single" w:color="AAAAAA" w:sz="4" w:space="0"/>
              <w:bottom w:val="single" w:color="AAAAAA" w:sz="4" w:space="0"/>
              <w:right w:val="single" w:color="AAAAAA" w:sz="4" w:space="0"/>
            </w:tcBorders>
            <w:shd w:val="clear" w:color="auto" w:fill="0E6655"/>
            <w:tcMar>
              <w:top w:w="70" w:type="dxa"/>
              <w:left w:w="80" w:type="dxa"/>
              <w:bottom w:w="70" w:type="dxa"/>
              <w:right w:w="80" w:type="dxa"/>
            </w:tcMar>
          </w:tcPr>
          <w:p w:rsidRPr="00B407C6" w:rsidR="00035A73" w:rsidRDefault="00000000" w14:paraId="272C2900" w14:textId="77777777">
            <w:pPr>
              <w:jc w:val="center"/>
              <w:rPr>
                <w:rFonts w:ascii="Calibri" w:hAnsi="Calibri" w:cs="Calibri"/>
                <w:sz w:val="22"/>
                <w:szCs w:val="22"/>
              </w:rPr>
            </w:pPr>
            <w:r w:rsidRPr="00B407C6">
              <w:rPr>
                <w:rFonts w:ascii="Calibri" w:hAnsi="Calibri" w:eastAsia="Calibri" w:cs="Calibri"/>
                <w:b/>
                <w:bCs/>
                <w:color w:val="FFFFFF"/>
                <w:sz w:val="22"/>
                <w:szCs w:val="22"/>
              </w:rPr>
              <w:t>Stage</w:t>
            </w:r>
          </w:p>
        </w:tc>
        <w:tc>
          <w:tcPr>
            <w:tcW w:w="1400" w:type="dxa"/>
            <w:tcBorders>
              <w:top w:val="single" w:color="AAAAAA" w:sz="4" w:space="0"/>
              <w:left w:val="single" w:color="AAAAAA" w:sz="4" w:space="0"/>
              <w:bottom w:val="single" w:color="AAAAAA" w:sz="4" w:space="0"/>
              <w:right w:val="single" w:color="AAAAAA" w:sz="4" w:space="0"/>
            </w:tcBorders>
            <w:shd w:val="clear" w:color="auto" w:fill="0E6655"/>
            <w:tcMar>
              <w:top w:w="70" w:type="dxa"/>
              <w:left w:w="80" w:type="dxa"/>
              <w:bottom w:w="70" w:type="dxa"/>
              <w:right w:w="80" w:type="dxa"/>
            </w:tcMar>
          </w:tcPr>
          <w:p w:rsidRPr="00B407C6" w:rsidR="00035A73" w:rsidRDefault="00000000" w14:paraId="642DA8F5" w14:textId="77777777">
            <w:pPr>
              <w:jc w:val="center"/>
              <w:rPr>
                <w:rFonts w:ascii="Calibri" w:hAnsi="Calibri" w:cs="Calibri"/>
                <w:sz w:val="22"/>
                <w:szCs w:val="22"/>
              </w:rPr>
            </w:pPr>
            <w:r w:rsidRPr="00B407C6">
              <w:rPr>
                <w:rFonts w:ascii="Calibri" w:hAnsi="Calibri" w:eastAsia="Calibri" w:cs="Calibri"/>
                <w:b/>
                <w:bCs/>
                <w:color w:val="FFFFFF"/>
                <w:sz w:val="22"/>
                <w:szCs w:val="22"/>
              </w:rPr>
              <w:t>Lower</w:t>
            </w:r>
          </w:p>
        </w:tc>
        <w:tc>
          <w:tcPr>
            <w:tcW w:w="1400" w:type="dxa"/>
            <w:tcBorders>
              <w:top w:val="single" w:color="AAAAAA" w:sz="4" w:space="0"/>
              <w:left w:val="single" w:color="AAAAAA" w:sz="4" w:space="0"/>
              <w:bottom w:val="single" w:color="AAAAAA" w:sz="4" w:space="0"/>
              <w:right w:val="single" w:color="AAAAAA" w:sz="4" w:space="0"/>
            </w:tcBorders>
            <w:shd w:val="clear" w:color="auto" w:fill="0E6655"/>
            <w:tcMar>
              <w:top w:w="70" w:type="dxa"/>
              <w:left w:w="80" w:type="dxa"/>
              <w:bottom w:w="70" w:type="dxa"/>
              <w:right w:w="80" w:type="dxa"/>
            </w:tcMar>
          </w:tcPr>
          <w:p w:rsidRPr="00B407C6" w:rsidR="00035A73" w:rsidRDefault="00000000" w14:paraId="46B7B58A" w14:textId="77777777">
            <w:pPr>
              <w:jc w:val="center"/>
              <w:rPr>
                <w:rFonts w:ascii="Calibri" w:hAnsi="Calibri" w:cs="Calibri"/>
                <w:sz w:val="22"/>
                <w:szCs w:val="22"/>
              </w:rPr>
            </w:pPr>
            <w:r w:rsidRPr="00B407C6">
              <w:rPr>
                <w:rFonts w:ascii="Calibri" w:hAnsi="Calibri" w:eastAsia="Calibri" w:cs="Calibri"/>
                <w:b/>
                <w:bCs/>
                <w:color w:val="FFFFFF"/>
                <w:sz w:val="22"/>
                <w:szCs w:val="22"/>
              </w:rPr>
              <w:t>Target</w:t>
            </w:r>
          </w:p>
        </w:tc>
        <w:tc>
          <w:tcPr>
            <w:tcW w:w="1500" w:type="dxa"/>
            <w:tcBorders>
              <w:top w:val="single" w:color="AAAAAA" w:sz="4" w:space="0"/>
              <w:left w:val="single" w:color="AAAAAA" w:sz="4" w:space="0"/>
              <w:bottom w:val="single" w:color="AAAAAA" w:sz="4" w:space="0"/>
              <w:right w:val="single" w:color="AAAAAA" w:sz="4" w:space="0"/>
            </w:tcBorders>
            <w:shd w:val="clear" w:color="auto" w:fill="0E6655"/>
            <w:tcMar>
              <w:top w:w="70" w:type="dxa"/>
              <w:left w:w="80" w:type="dxa"/>
              <w:bottom w:w="70" w:type="dxa"/>
              <w:right w:w="80" w:type="dxa"/>
            </w:tcMar>
          </w:tcPr>
          <w:p w:rsidRPr="00B407C6" w:rsidR="00035A73" w:rsidRDefault="00000000" w14:paraId="10BC569D" w14:textId="77777777">
            <w:pPr>
              <w:jc w:val="center"/>
              <w:rPr>
                <w:rFonts w:ascii="Calibri" w:hAnsi="Calibri" w:cs="Calibri"/>
                <w:sz w:val="22"/>
                <w:szCs w:val="22"/>
              </w:rPr>
            </w:pPr>
            <w:r w:rsidRPr="00B407C6">
              <w:rPr>
                <w:rFonts w:ascii="Calibri" w:hAnsi="Calibri" w:eastAsia="Calibri" w:cs="Calibri"/>
                <w:b/>
                <w:bCs/>
                <w:color w:val="FFFFFF"/>
                <w:sz w:val="22"/>
                <w:szCs w:val="22"/>
              </w:rPr>
              <w:t>Upper</w:t>
            </w:r>
          </w:p>
        </w:tc>
        <w:tc>
          <w:tcPr>
            <w:tcW w:w="1676" w:type="dxa"/>
            <w:tcBorders>
              <w:top w:val="single" w:color="AAAAAA" w:sz="4" w:space="0"/>
              <w:left w:val="single" w:color="AAAAAA" w:sz="4" w:space="0"/>
              <w:bottom w:val="single" w:color="AAAAAA" w:sz="4" w:space="0"/>
              <w:right w:val="single" w:color="AAAAAA" w:sz="4" w:space="0"/>
            </w:tcBorders>
            <w:shd w:val="clear" w:color="auto" w:fill="0E6655"/>
            <w:tcMar>
              <w:top w:w="70" w:type="dxa"/>
              <w:left w:w="80" w:type="dxa"/>
              <w:bottom w:w="70" w:type="dxa"/>
              <w:right w:w="80" w:type="dxa"/>
            </w:tcMar>
          </w:tcPr>
          <w:p w:rsidRPr="00B407C6" w:rsidR="00035A73" w:rsidRDefault="00000000" w14:paraId="24537298" w14:textId="77777777">
            <w:pPr>
              <w:jc w:val="center"/>
              <w:rPr>
                <w:rFonts w:ascii="Calibri" w:hAnsi="Calibri" w:cs="Calibri"/>
                <w:sz w:val="22"/>
                <w:szCs w:val="22"/>
              </w:rPr>
            </w:pPr>
            <w:r w:rsidRPr="00B407C6">
              <w:rPr>
                <w:rFonts w:ascii="Calibri" w:hAnsi="Calibri" w:eastAsia="Calibri" w:cs="Calibri"/>
                <w:b/>
                <w:bCs/>
                <w:color w:val="FFFFFF"/>
                <w:sz w:val="22"/>
                <w:szCs w:val="22"/>
              </w:rPr>
              <w:t>Unit</w:t>
            </w:r>
          </w:p>
        </w:tc>
      </w:tr>
      <w:tr w:rsidRPr="00B407C6" w:rsidR="00035A73" w:rsidTr="316E832A" w14:paraId="78B9044C"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C59355D" w14:textId="77777777">
            <w:pPr>
              <w:rPr>
                <w:rFonts w:ascii="Calibri" w:hAnsi="Calibri" w:cs="Calibri"/>
                <w:sz w:val="22"/>
                <w:szCs w:val="22"/>
              </w:rPr>
            </w:pPr>
            <w:r w:rsidRPr="00B407C6">
              <w:rPr>
                <w:rFonts w:ascii="Calibri" w:hAnsi="Calibri" w:eastAsia="Calibri" w:cs="Calibri"/>
                <w:b/>
                <w:bCs/>
                <w:color w:val="1F1F1F"/>
                <w:sz w:val="22"/>
                <w:szCs w:val="22"/>
              </w:rPr>
              <w:t>Born Alive per Litter</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5612E24" w14:textId="77777777">
            <w:pPr>
              <w:rPr>
                <w:rFonts w:ascii="Calibri" w:hAnsi="Calibri" w:cs="Calibri"/>
                <w:sz w:val="22"/>
                <w:szCs w:val="22"/>
              </w:rPr>
            </w:pPr>
            <w:r w:rsidRPr="00B407C6">
              <w:rPr>
                <w:rFonts w:ascii="Calibri" w:hAnsi="Calibri" w:eastAsia="Calibri" w:cs="Calibri"/>
                <w:color w:val="1F1F1F"/>
                <w:sz w:val="22"/>
                <w:szCs w:val="22"/>
              </w:rPr>
              <w:t>FARROWING</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C33F092" w14:textId="77777777">
            <w:pPr>
              <w:rPr>
                <w:rFonts w:ascii="Calibri" w:hAnsi="Calibri" w:cs="Calibri"/>
                <w:sz w:val="22"/>
                <w:szCs w:val="22"/>
              </w:rPr>
            </w:pPr>
            <w:r w:rsidRPr="00B407C6">
              <w:rPr>
                <w:rFonts w:ascii="Calibri" w:hAnsi="Calibri" w:eastAsia="Calibri" w:cs="Calibri"/>
                <w:color w:val="C0392B"/>
                <w:sz w:val="22"/>
                <w:szCs w:val="22"/>
              </w:rPr>
              <w:t>10.0</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FA0F48C" w14:textId="77777777">
            <w:pPr>
              <w:rPr>
                <w:rFonts w:ascii="Calibri" w:hAnsi="Calibri" w:cs="Calibri"/>
                <w:sz w:val="22"/>
                <w:szCs w:val="22"/>
              </w:rPr>
            </w:pPr>
            <w:r w:rsidRPr="00B407C6">
              <w:rPr>
                <w:rFonts w:ascii="Calibri" w:hAnsi="Calibri" w:eastAsia="Calibri" w:cs="Calibri"/>
                <w:b/>
                <w:bCs/>
                <w:color w:val="1A7F5A"/>
                <w:sz w:val="22"/>
                <w:szCs w:val="22"/>
              </w:rPr>
              <w:t>15.5</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CD25AB9" w14:textId="77777777">
            <w:pPr>
              <w:rPr>
                <w:rFonts w:ascii="Calibri" w:hAnsi="Calibri" w:cs="Calibri"/>
                <w:sz w:val="22"/>
                <w:szCs w:val="22"/>
              </w:rPr>
            </w:pPr>
            <w:r w:rsidRPr="00B407C6">
              <w:rPr>
                <w:rFonts w:ascii="Calibri" w:hAnsi="Calibri" w:eastAsia="Calibri" w:cs="Calibri"/>
                <w:color w:val="E67E22"/>
                <w:sz w:val="22"/>
                <w:szCs w:val="22"/>
              </w:rPr>
              <w:t>17.0</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CEF706E" w14:textId="77777777">
            <w:pPr>
              <w:rPr>
                <w:rFonts w:ascii="Calibri" w:hAnsi="Calibri" w:cs="Calibri"/>
                <w:sz w:val="22"/>
                <w:szCs w:val="22"/>
              </w:rPr>
            </w:pPr>
            <w:r w:rsidRPr="00B407C6">
              <w:rPr>
                <w:rFonts w:ascii="Calibri" w:hAnsi="Calibri" w:eastAsia="Calibri" w:cs="Calibri"/>
                <w:color w:val="1F1F1F"/>
                <w:sz w:val="22"/>
                <w:szCs w:val="22"/>
              </w:rPr>
              <w:t>Head</w:t>
            </w:r>
          </w:p>
        </w:tc>
      </w:tr>
      <w:tr w:rsidRPr="00B407C6" w:rsidR="00035A73" w:rsidTr="316E832A" w14:paraId="52E81525"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CE6DDBB" w14:textId="77777777">
            <w:pPr>
              <w:rPr>
                <w:rFonts w:ascii="Calibri" w:hAnsi="Calibri" w:cs="Calibri"/>
                <w:sz w:val="22"/>
                <w:szCs w:val="22"/>
              </w:rPr>
            </w:pPr>
            <w:r w:rsidRPr="00B407C6">
              <w:rPr>
                <w:rFonts w:ascii="Calibri" w:hAnsi="Calibri" w:eastAsia="Calibri" w:cs="Calibri"/>
                <w:b/>
                <w:bCs/>
                <w:color w:val="1F1F1F"/>
                <w:sz w:val="22"/>
                <w:szCs w:val="22"/>
              </w:rPr>
              <w:t>Total Born per Litter</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FD52E2A" w14:textId="77777777">
            <w:pPr>
              <w:rPr>
                <w:rFonts w:ascii="Calibri" w:hAnsi="Calibri" w:cs="Calibri"/>
                <w:sz w:val="22"/>
                <w:szCs w:val="22"/>
              </w:rPr>
            </w:pPr>
            <w:r w:rsidRPr="00B407C6">
              <w:rPr>
                <w:rFonts w:ascii="Calibri" w:hAnsi="Calibri" w:eastAsia="Calibri" w:cs="Calibri"/>
                <w:color w:val="1F1F1F"/>
                <w:sz w:val="22"/>
                <w:szCs w:val="22"/>
              </w:rPr>
              <w:t>FARROWING</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058FC5D" w14:textId="77777777">
            <w:pPr>
              <w:rPr>
                <w:rFonts w:ascii="Calibri" w:hAnsi="Calibri" w:cs="Calibri"/>
                <w:sz w:val="22"/>
                <w:szCs w:val="22"/>
              </w:rPr>
            </w:pPr>
            <w:r w:rsidRPr="00B407C6">
              <w:rPr>
                <w:rFonts w:ascii="Calibri" w:hAnsi="Calibri" w:eastAsia="Calibri" w:cs="Calibri"/>
                <w:color w:val="C0392B"/>
                <w:sz w:val="22"/>
                <w:szCs w:val="22"/>
              </w:rPr>
              <w:t>12.0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0D66668" w14:textId="77777777">
            <w:pPr>
              <w:rPr>
                <w:rFonts w:ascii="Calibri" w:hAnsi="Calibri" w:cs="Calibri"/>
                <w:sz w:val="22"/>
                <w:szCs w:val="22"/>
              </w:rPr>
            </w:pPr>
            <w:r w:rsidRPr="00B407C6">
              <w:rPr>
                <w:rFonts w:ascii="Calibri" w:hAnsi="Calibri" w:eastAsia="Calibri" w:cs="Calibri"/>
                <w:b/>
                <w:bCs/>
                <w:color w:val="1A7F5A"/>
                <w:sz w:val="22"/>
                <w:szCs w:val="22"/>
              </w:rPr>
              <w:t>17.0</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C238FD4" w14:textId="77777777">
            <w:pPr>
              <w:rPr>
                <w:rFonts w:ascii="Calibri" w:hAnsi="Calibri" w:cs="Calibri"/>
                <w:sz w:val="22"/>
                <w:szCs w:val="22"/>
              </w:rPr>
            </w:pPr>
            <w:r w:rsidRPr="00B407C6">
              <w:rPr>
                <w:rFonts w:ascii="Calibri" w:hAnsi="Calibri" w:eastAsia="Calibri" w:cs="Calibri"/>
                <w:color w:val="E67E22"/>
                <w:sz w:val="22"/>
                <w:szCs w:val="22"/>
              </w:rPr>
              <w:t>19.0</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B518F03" w14:textId="77777777">
            <w:pPr>
              <w:rPr>
                <w:rFonts w:ascii="Calibri" w:hAnsi="Calibri" w:cs="Calibri"/>
                <w:sz w:val="22"/>
                <w:szCs w:val="22"/>
              </w:rPr>
            </w:pPr>
            <w:r w:rsidRPr="00B407C6">
              <w:rPr>
                <w:rFonts w:ascii="Calibri" w:hAnsi="Calibri" w:eastAsia="Calibri" w:cs="Calibri"/>
                <w:color w:val="1F1F1F"/>
                <w:sz w:val="22"/>
                <w:szCs w:val="22"/>
              </w:rPr>
              <w:t>Head</w:t>
            </w:r>
          </w:p>
        </w:tc>
      </w:tr>
      <w:tr w:rsidRPr="00B407C6" w:rsidR="00035A73" w:rsidTr="316E832A" w14:paraId="7BC12AD5"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C8008FB" w14:textId="77777777">
            <w:pPr>
              <w:rPr>
                <w:rFonts w:ascii="Calibri" w:hAnsi="Calibri" w:cs="Calibri"/>
                <w:sz w:val="22"/>
                <w:szCs w:val="22"/>
              </w:rPr>
            </w:pPr>
            <w:r w:rsidRPr="00B407C6">
              <w:rPr>
                <w:rFonts w:ascii="Calibri" w:hAnsi="Calibri" w:eastAsia="Calibri" w:cs="Calibri"/>
                <w:b/>
                <w:bCs/>
                <w:color w:val="1F1F1F"/>
                <w:sz w:val="22"/>
                <w:szCs w:val="22"/>
              </w:rPr>
              <w:t>Farrowing Rate</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6E5452C" w14:textId="77777777">
            <w:pPr>
              <w:rPr>
                <w:rFonts w:ascii="Calibri" w:hAnsi="Calibri" w:cs="Calibri"/>
                <w:sz w:val="22"/>
                <w:szCs w:val="22"/>
              </w:rPr>
            </w:pPr>
            <w:r w:rsidRPr="00B407C6">
              <w:rPr>
                <w:rFonts w:ascii="Calibri" w:hAnsi="Calibri" w:eastAsia="Calibri" w:cs="Calibri"/>
                <w:color w:val="1F1F1F"/>
                <w:sz w:val="22"/>
                <w:szCs w:val="22"/>
              </w:rPr>
              <w:t>GESTATION</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49B8778" w14:textId="77777777">
            <w:pPr>
              <w:rPr>
                <w:rFonts w:ascii="Calibri" w:hAnsi="Calibri" w:cs="Calibri"/>
                <w:sz w:val="22"/>
                <w:szCs w:val="22"/>
              </w:rPr>
            </w:pPr>
            <w:r w:rsidRPr="00B407C6">
              <w:rPr>
                <w:rFonts w:ascii="Calibri" w:hAnsi="Calibri" w:eastAsia="Calibri" w:cs="Calibri"/>
                <w:color w:val="C0392B"/>
                <w:sz w:val="22"/>
                <w:szCs w:val="22"/>
              </w:rPr>
              <w:t>80</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DA8E24E" w14:textId="77777777">
            <w:pPr>
              <w:rPr>
                <w:rFonts w:ascii="Calibri" w:hAnsi="Calibri" w:cs="Calibri"/>
                <w:sz w:val="22"/>
                <w:szCs w:val="22"/>
              </w:rPr>
            </w:pPr>
            <w:r w:rsidRPr="00B407C6">
              <w:rPr>
                <w:rFonts w:ascii="Calibri" w:hAnsi="Calibri" w:eastAsia="Calibri" w:cs="Calibri"/>
                <w:b/>
                <w:bCs/>
                <w:color w:val="1A7F5A"/>
                <w:sz w:val="22"/>
                <w:szCs w:val="22"/>
              </w:rPr>
              <w:t>95</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2FEB0C4" w14:textId="77777777">
            <w:pPr>
              <w:rPr>
                <w:rFonts w:ascii="Calibri" w:hAnsi="Calibri" w:cs="Calibri"/>
                <w:sz w:val="22"/>
                <w:szCs w:val="22"/>
              </w:rPr>
            </w:pPr>
            <w:r w:rsidRPr="00B407C6">
              <w:rPr>
                <w:rFonts w:ascii="Calibri" w:hAnsi="Calibri" w:eastAsia="Calibri" w:cs="Calibri"/>
                <w:color w:val="E67E22"/>
                <w:sz w:val="22"/>
                <w:szCs w:val="22"/>
              </w:rPr>
              <w:t>100</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FD00E4B" w14:textId="77777777">
            <w:pPr>
              <w:rPr>
                <w:rFonts w:ascii="Calibri" w:hAnsi="Calibri" w:cs="Calibri"/>
                <w:sz w:val="22"/>
                <w:szCs w:val="22"/>
              </w:rPr>
            </w:pPr>
            <w:r w:rsidRPr="00B407C6">
              <w:rPr>
                <w:rFonts w:ascii="Calibri" w:hAnsi="Calibri" w:eastAsia="Calibri" w:cs="Calibri"/>
                <w:color w:val="1F1F1F"/>
                <w:sz w:val="22"/>
                <w:szCs w:val="22"/>
              </w:rPr>
              <w:t>Percent</w:t>
            </w:r>
          </w:p>
        </w:tc>
      </w:tr>
      <w:tr w:rsidRPr="00B407C6" w:rsidR="00035A73" w:rsidTr="316E832A" w14:paraId="5122D068"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C953A8B" w14:textId="77777777">
            <w:pPr>
              <w:rPr>
                <w:rFonts w:ascii="Calibri" w:hAnsi="Calibri" w:cs="Calibri"/>
                <w:sz w:val="22"/>
                <w:szCs w:val="22"/>
              </w:rPr>
            </w:pPr>
            <w:r w:rsidRPr="00B407C6">
              <w:rPr>
                <w:rFonts w:ascii="Calibri" w:hAnsi="Calibri" w:eastAsia="Calibri" w:cs="Calibri"/>
                <w:b/>
                <w:bCs/>
                <w:color w:val="1F1F1F"/>
                <w:sz w:val="22"/>
                <w:szCs w:val="22"/>
              </w:rPr>
              <w:t>Pre-Weaning Mortality</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3F3C86D" w14:textId="77777777">
            <w:pPr>
              <w:rPr>
                <w:rFonts w:ascii="Calibri" w:hAnsi="Calibri" w:cs="Calibri"/>
                <w:sz w:val="22"/>
                <w:szCs w:val="22"/>
              </w:rPr>
            </w:pPr>
            <w:r w:rsidRPr="00B407C6">
              <w:rPr>
                <w:rFonts w:ascii="Calibri" w:hAnsi="Calibri" w:eastAsia="Calibri" w:cs="Calibri"/>
                <w:color w:val="1F1F1F"/>
                <w:sz w:val="22"/>
                <w:szCs w:val="22"/>
              </w:rPr>
              <w:t>LACTATION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A5CE6F2" w14:textId="77777777">
            <w:pPr>
              <w:rPr>
                <w:rFonts w:ascii="Calibri" w:hAnsi="Calibri" w:cs="Calibri"/>
                <w:sz w:val="22"/>
                <w:szCs w:val="22"/>
              </w:rPr>
            </w:pPr>
            <w:r w:rsidRPr="00B407C6">
              <w:rPr>
                <w:rFonts w:ascii="Calibri" w:hAnsi="Calibri" w:eastAsia="Calibri" w:cs="Calibri"/>
                <w:color w:val="C0392B"/>
                <w:sz w:val="22"/>
                <w:szCs w:val="22"/>
              </w:rPr>
              <w:t>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914BA96" w14:textId="77777777">
            <w:pPr>
              <w:rPr>
                <w:rFonts w:ascii="Calibri" w:hAnsi="Calibri" w:cs="Calibri"/>
                <w:sz w:val="22"/>
                <w:szCs w:val="22"/>
              </w:rPr>
            </w:pPr>
            <w:r w:rsidRPr="00B407C6">
              <w:rPr>
                <w:rFonts w:ascii="Calibri" w:hAnsi="Calibri" w:eastAsia="Calibri" w:cs="Calibri"/>
                <w:b/>
                <w:bCs/>
                <w:color w:val="1A7F5A"/>
                <w:sz w:val="22"/>
                <w:szCs w:val="22"/>
              </w:rPr>
              <w:t>8.5</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B470342" w14:textId="77777777">
            <w:pPr>
              <w:rPr>
                <w:rFonts w:ascii="Calibri" w:hAnsi="Calibri" w:cs="Calibri"/>
                <w:sz w:val="22"/>
                <w:szCs w:val="22"/>
              </w:rPr>
            </w:pPr>
            <w:r w:rsidRPr="00B407C6">
              <w:rPr>
                <w:rFonts w:ascii="Calibri" w:hAnsi="Calibri" w:eastAsia="Calibri" w:cs="Calibri"/>
                <w:color w:val="E67E22"/>
                <w:sz w:val="22"/>
                <w:szCs w:val="22"/>
              </w:rPr>
              <w:t>10</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E54AAA2" w14:textId="77777777">
            <w:pPr>
              <w:rPr>
                <w:rFonts w:ascii="Calibri" w:hAnsi="Calibri" w:cs="Calibri"/>
                <w:sz w:val="22"/>
                <w:szCs w:val="22"/>
              </w:rPr>
            </w:pPr>
            <w:r w:rsidRPr="00B407C6">
              <w:rPr>
                <w:rFonts w:ascii="Calibri" w:hAnsi="Calibri" w:eastAsia="Calibri" w:cs="Calibri"/>
                <w:color w:val="1F1F1F"/>
                <w:sz w:val="22"/>
                <w:szCs w:val="22"/>
              </w:rPr>
              <w:t>Percent</w:t>
            </w:r>
          </w:p>
        </w:tc>
      </w:tr>
      <w:tr w:rsidRPr="00B407C6" w:rsidR="00035A73" w:rsidTr="316E832A" w14:paraId="6C5093B0"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FA21187" w14:textId="77777777">
            <w:pPr>
              <w:rPr>
                <w:rFonts w:ascii="Calibri" w:hAnsi="Calibri" w:cs="Calibri"/>
                <w:sz w:val="22"/>
                <w:szCs w:val="22"/>
              </w:rPr>
            </w:pPr>
            <w:r w:rsidRPr="00B407C6">
              <w:rPr>
                <w:rFonts w:ascii="Calibri" w:hAnsi="Calibri" w:eastAsia="Calibri" w:cs="Calibri"/>
                <w:b/>
                <w:bCs/>
                <w:color w:val="1F1F1F"/>
                <w:sz w:val="22"/>
                <w:szCs w:val="22"/>
              </w:rPr>
              <w:t>Gestation Days</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7874986" w14:textId="77777777">
            <w:pPr>
              <w:rPr>
                <w:rFonts w:ascii="Calibri" w:hAnsi="Calibri" w:cs="Calibri"/>
                <w:sz w:val="22"/>
                <w:szCs w:val="22"/>
              </w:rPr>
            </w:pPr>
            <w:r w:rsidRPr="00B407C6">
              <w:rPr>
                <w:rFonts w:ascii="Calibri" w:hAnsi="Calibri" w:eastAsia="Calibri" w:cs="Calibri"/>
                <w:color w:val="1F1F1F"/>
                <w:sz w:val="22"/>
                <w:szCs w:val="22"/>
              </w:rPr>
              <w:t>GESTATION</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C1C7F95" w14:textId="77777777">
            <w:pPr>
              <w:rPr>
                <w:rFonts w:ascii="Calibri" w:hAnsi="Calibri" w:cs="Calibri"/>
                <w:sz w:val="22"/>
                <w:szCs w:val="22"/>
              </w:rPr>
            </w:pPr>
            <w:r w:rsidRPr="00B407C6">
              <w:rPr>
                <w:rFonts w:ascii="Calibri" w:hAnsi="Calibri" w:eastAsia="Calibri" w:cs="Calibri"/>
                <w:color w:val="C0392B"/>
                <w:sz w:val="22"/>
                <w:szCs w:val="22"/>
              </w:rPr>
              <w:t>114</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C57522A" w14:textId="77777777">
            <w:pPr>
              <w:rPr>
                <w:rFonts w:ascii="Calibri" w:hAnsi="Calibri" w:cs="Calibri"/>
                <w:sz w:val="22"/>
                <w:szCs w:val="22"/>
              </w:rPr>
            </w:pPr>
            <w:r w:rsidRPr="00B407C6">
              <w:rPr>
                <w:rFonts w:ascii="Calibri" w:hAnsi="Calibri" w:eastAsia="Calibri" w:cs="Calibri"/>
                <w:b/>
                <w:bCs/>
                <w:color w:val="1A7F5A"/>
                <w:sz w:val="22"/>
                <w:szCs w:val="22"/>
              </w:rPr>
              <w:t>116</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CF809B3" w14:textId="77777777">
            <w:pPr>
              <w:rPr>
                <w:rFonts w:ascii="Calibri" w:hAnsi="Calibri" w:cs="Calibri"/>
                <w:sz w:val="22"/>
                <w:szCs w:val="22"/>
              </w:rPr>
            </w:pPr>
            <w:r w:rsidRPr="00B407C6">
              <w:rPr>
                <w:rFonts w:ascii="Calibri" w:hAnsi="Calibri" w:eastAsia="Calibri" w:cs="Calibri"/>
                <w:color w:val="E67E22"/>
                <w:sz w:val="22"/>
                <w:szCs w:val="22"/>
              </w:rPr>
              <w:t>118</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298D5D7" w14:textId="77777777">
            <w:pPr>
              <w:rPr>
                <w:rFonts w:ascii="Calibri" w:hAnsi="Calibri" w:cs="Calibri"/>
                <w:sz w:val="22"/>
                <w:szCs w:val="22"/>
              </w:rPr>
            </w:pPr>
            <w:r w:rsidRPr="00B407C6">
              <w:rPr>
                <w:rFonts w:ascii="Calibri" w:hAnsi="Calibri" w:eastAsia="Calibri" w:cs="Calibri"/>
                <w:color w:val="1F1F1F"/>
                <w:sz w:val="22"/>
                <w:szCs w:val="22"/>
              </w:rPr>
              <w:t>Days</w:t>
            </w:r>
          </w:p>
        </w:tc>
      </w:tr>
      <w:tr w:rsidRPr="00B407C6" w:rsidR="00035A73" w:rsidTr="316E832A" w14:paraId="4D7E4938"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A3EA711" w14:textId="77777777">
            <w:pPr>
              <w:rPr>
                <w:rFonts w:ascii="Calibri" w:hAnsi="Calibri" w:cs="Calibri"/>
                <w:sz w:val="22"/>
                <w:szCs w:val="22"/>
              </w:rPr>
            </w:pPr>
            <w:r w:rsidRPr="00B407C6">
              <w:rPr>
                <w:rFonts w:ascii="Calibri" w:hAnsi="Calibri" w:eastAsia="Calibri" w:cs="Calibri"/>
                <w:b/>
                <w:bCs/>
                <w:color w:val="1F1F1F"/>
                <w:sz w:val="22"/>
                <w:szCs w:val="22"/>
              </w:rPr>
              <w:t>Lactation Days</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09C392E" w14:textId="77777777">
            <w:pPr>
              <w:rPr>
                <w:rFonts w:ascii="Calibri" w:hAnsi="Calibri" w:cs="Calibri"/>
                <w:sz w:val="22"/>
                <w:szCs w:val="22"/>
              </w:rPr>
            </w:pPr>
            <w:r w:rsidRPr="00B407C6">
              <w:rPr>
                <w:rFonts w:ascii="Calibri" w:hAnsi="Calibri" w:eastAsia="Calibri" w:cs="Calibri"/>
                <w:color w:val="1F1F1F"/>
                <w:sz w:val="22"/>
                <w:szCs w:val="22"/>
              </w:rPr>
              <w:t>LACTATION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44A52CF" w14:textId="77777777">
            <w:pPr>
              <w:rPr>
                <w:rFonts w:ascii="Calibri" w:hAnsi="Calibri" w:cs="Calibri"/>
                <w:sz w:val="22"/>
                <w:szCs w:val="22"/>
              </w:rPr>
            </w:pPr>
            <w:r w:rsidRPr="00B407C6">
              <w:rPr>
                <w:rFonts w:ascii="Calibri" w:hAnsi="Calibri" w:eastAsia="Calibri" w:cs="Calibri"/>
                <w:color w:val="C0392B"/>
                <w:sz w:val="22"/>
                <w:szCs w:val="22"/>
              </w:rPr>
              <w:t>24</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257926A" w14:textId="77777777">
            <w:pPr>
              <w:rPr>
                <w:rFonts w:ascii="Calibri" w:hAnsi="Calibri" w:cs="Calibri"/>
                <w:sz w:val="22"/>
                <w:szCs w:val="22"/>
              </w:rPr>
            </w:pPr>
            <w:r w:rsidRPr="00B407C6">
              <w:rPr>
                <w:rFonts w:ascii="Calibri" w:hAnsi="Calibri" w:eastAsia="Calibri" w:cs="Calibri"/>
                <w:b/>
                <w:bCs/>
                <w:color w:val="1A7F5A"/>
                <w:sz w:val="22"/>
                <w:szCs w:val="22"/>
              </w:rPr>
              <w:t>26.6</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498A8DB" w14:textId="77777777">
            <w:pPr>
              <w:rPr>
                <w:rFonts w:ascii="Calibri" w:hAnsi="Calibri" w:cs="Calibri"/>
                <w:sz w:val="22"/>
                <w:szCs w:val="22"/>
              </w:rPr>
            </w:pPr>
            <w:r w:rsidRPr="00B407C6">
              <w:rPr>
                <w:rFonts w:ascii="Calibri" w:hAnsi="Calibri" w:eastAsia="Calibri" w:cs="Calibri"/>
                <w:color w:val="E67E22"/>
                <w:sz w:val="22"/>
                <w:szCs w:val="22"/>
              </w:rPr>
              <w:t>28</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F92CAE3" w14:textId="77777777">
            <w:pPr>
              <w:rPr>
                <w:rFonts w:ascii="Calibri" w:hAnsi="Calibri" w:cs="Calibri"/>
                <w:sz w:val="22"/>
                <w:szCs w:val="22"/>
              </w:rPr>
            </w:pPr>
            <w:r w:rsidRPr="00B407C6">
              <w:rPr>
                <w:rFonts w:ascii="Calibri" w:hAnsi="Calibri" w:eastAsia="Calibri" w:cs="Calibri"/>
                <w:color w:val="1F1F1F"/>
                <w:sz w:val="22"/>
                <w:szCs w:val="22"/>
              </w:rPr>
              <w:t>Days</w:t>
            </w:r>
          </w:p>
        </w:tc>
      </w:tr>
      <w:tr w:rsidRPr="00B407C6" w:rsidR="00035A73" w:rsidTr="316E832A" w14:paraId="6EB06EDC"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0CBD29F" w14:textId="77777777">
            <w:pPr>
              <w:rPr>
                <w:rFonts w:ascii="Calibri" w:hAnsi="Calibri" w:cs="Calibri"/>
                <w:sz w:val="22"/>
                <w:szCs w:val="22"/>
              </w:rPr>
            </w:pPr>
            <w:r w:rsidRPr="00B407C6">
              <w:rPr>
                <w:rFonts w:ascii="Calibri" w:hAnsi="Calibri" w:eastAsia="Calibri" w:cs="Calibri"/>
                <w:b/>
                <w:bCs/>
                <w:color w:val="1F1F1F"/>
                <w:sz w:val="22"/>
                <w:szCs w:val="22"/>
              </w:rPr>
              <w:t>Cycle Index</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65BD91B" w14:textId="77777777">
            <w:pPr>
              <w:rPr>
                <w:rFonts w:ascii="Calibri" w:hAnsi="Calibri" w:cs="Calibri"/>
                <w:sz w:val="22"/>
                <w:szCs w:val="22"/>
              </w:rPr>
            </w:pPr>
            <w:r w:rsidRPr="00B407C6">
              <w:rPr>
                <w:rFonts w:ascii="Calibri" w:hAnsi="Calibri" w:eastAsia="Calibri" w:cs="Calibri"/>
                <w:color w:val="1F1F1F"/>
                <w:sz w:val="22"/>
                <w:szCs w:val="22"/>
              </w:rPr>
              <w:t>HERD</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CA4B541" w14:textId="77777777">
            <w:pPr>
              <w:rPr>
                <w:rFonts w:ascii="Calibri" w:hAnsi="Calibri" w:cs="Calibri"/>
                <w:sz w:val="22"/>
                <w:szCs w:val="22"/>
              </w:rPr>
            </w:pPr>
            <w:r w:rsidRPr="00B407C6">
              <w:rPr>
                <w:rFonts w:ascii="Calibri" w:hAnsi="Calibri" w:eastAsia="Calibri" w:cs="Calibri"/>
                <w:color w:val="C0392B"/>
                <w:sz w:val="22"/>
                <w:szCs w:val="22"/>
              </w:rPr>
              <w:t>2.2</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5CA58CA" w14:textId="77777777">
            <w:pPr>
              <w:rPr>
                <w:rFonts w:ascii="Calibri" w:hAnsi="Calibri" w:cs="Calibri"/>
                <w:sz w:val="22"/>
                <w:szCs w:val="22"/>
              </w:rPr>
            </w:pPr>
            <w:r w:rsidRPr="00B407C6">
              <w:rPr>
                <w:rFonts w:ascii="Calibri" w:hAnsi="Calibri" w:eastAsia="Calibri" w:cs="Calibri"/>
                <w:b/>
                <w:bCs/>
                <w:color w:val="1A7F5A"/>
                <w:sz w:val="22"/>
                <w:szCs w:val="22"/>
              </w:rPr>
              <w:t>2.43</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EBD1B3A" w14:textId="77777777">
            <w:pPr>
              <w:rPr>
                <w:rFonts w:ascii="Calibri" w:hAnsi="Calibri" w:cs="Calibri"/>
                <w:sz w:val="22"/>
                <w:szCs w:val="22"/>
              </w:rPr>
            </w:pPr>
            <w:r w:rsidRPr="00B407C6">
              <w:rPr>
                <w:rFonts w:ascii="Calibri" w:hAnsi="Calibri" w:eastAsia="Calibri" w:cs="Calibri"/>
                <w:color w:val="E67E22"/>
                <w:sz w:val="22"/>
                <w:szCs w:val="22"/>
              </w:rPr>
              <w:t>2.6</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7CA8080" w14:textId="77777777">
            <w:pPr>
              <w:rPr>
                <w:rFonts w:ascii="Calibri" w:hAnsi="Calibri" w:cs="Calibri"/>
                <w:sz w:val="22"/>
                <w:szCs w:val="22"/>
              </w:rPr>
            </w:pPr>
            <w:r w:rsidRPr="00B407C6">
              <w:rPr>
                <w:rFonts w:ascii="Calibri" w:hAnsi="Calibri" w:eastAsia="Calibri" w:cs="Calibri"/>
                <w:color w:val="1F1F1F"/>
                <w:sz w:val="22"/>
                <w:szCs w:val="22"/>
              </w:rPr>
              <w:t>Litters/sow/yr</w:t>
            </w:r>
          </w:p>
        </w:tc>
      </w:tr>
      <w:tr w:rsidRPr="00B407C6" w:rsidR="00035A73" w:rsidTr="316E832A" w14:paraId="42A7A755"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199EF41" w14:textId="77777777">
            <w:pPr>
              <w:rPr>
                <w:rFonts w:ascii="Calibri" w:hAnsi="Calibri" w:cs="Calibri"/>
                <w:sz w:val="22"/>
                <w:szCs w:val="22"/>
              </w:rPr>
            </w:pPr>
            <w:r w:rsidRPr="00B407C6">
              <w:rPr>
                <w:rFonts w:ascii="Calibri" w:hAnsi="Calibri" w:eastAsia="Calibri" w:cs="Calibri"/>
                <w:b/>
                <w:bCs/>
                <w:color w:val="1F1F1F"/>
                <w:sz w:val="22"/>
                <w:szCs w:val="22"/>
              </w:rPr>
              <w:t>Days Wean to 1st Service</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97C3183" w14:textId="77777777">
            <w:pPr>
              <w:rPr>
                <w:rFonts w:ascii="Calibri" w:hAnsi="Calibri" w:cs="Calibri"/>
                <w:sz w:val="22"/>
                <w:szCs w:val="22"/>
              </w:rPr>
            </w:pPr>
            <w:r w:rsidRPr="00B407C6">
              <w:rPr>
                <w:rFonts w:ascii="Calibri" w:hAnsi="Calibri" w:eastAsia="Calibri" w:cs="Calibri"/>
                <w:color w:val="1F1F1F"/>
                <w:sz w:val="22"/>
                <w:szCs w:val="22"/>
              </w:rPr>
              <w:t>DRY_PERIOD</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C841819" w14:textId="77777777">
            <w:pPr>
              <w:rPr>
                <w:rFonts w:ascii="Calibri" w:hAnsi="Calibri" w:cs="Calibri"/>
                <w:sz w:val="22"/>
                <w:szCs w:val="22"/>
              </w:rPr>
            </w:pPr>
            <w:r w:rsidRPr="00B407C6">
              <w:rPr>
                <w:rFonts w:ascii="Calibri" w:hAnsi="Calibri" w:eastAsia="Calibri" w:cs="Calibri"/>
                <w:color w:val="C0392B"/>
                <w:sz w:val="22"/>
                <w:szCs w:val="22"/>
              </w:rPr>
              <w:t>3</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29D748C" w14:textId="77777777">
            <w:pPr>
              <w:rPr>
                <w:rFonts w:ascii="Calibri" w:hAnsi="Calibri" w:cs="Calibri"/>
                <w:sz w:val="22"/>
                <w:szCs w:val="22"/>
              </w:rPr>
            </w:pPr>
            <w:r w:rsidRPr="00B407C6">
              <w:rPr>
                <w:rFonts w:ascii="Calibri" w:hAnsi="Calibri" w:eastAsia="Calibri" w:cs="Calibri"/>
                <w:b/>
                <w:bCs/>
                <w:color w:val="1A7F5A"/>
                <w:sz w:val="22"/>
                <w:szCs w:val="22"/>
              </w:rPr>
              <w:t>4.4</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D8D1207" w14:textId="77777777">
            <w:pPr>
              <w:rPr>
                <w:rFonts w:ascii="Calibri" w:hAnsi="Calibri" w:cs="Calibri"/>
                <w:sz w:val="22"/>
                <w:szCs w:val="22"/>
              </w:rPr>
            </w:pPr>
            <w:r w:rsidRPr="00B407C6">
              <w:rPr>
                <w:rFonts w:ascii="Calibri" w:hAnsi="Calibri" w:eastAsia="Calibri" w:cs="Calibri"/>
                <w:color w:val="E67E22"/>
                <w:sz w:val="22"/>
                <w:szCs w:val="22"/>
              </w:rPr>
              <w:t>10</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7F95110" w14:textId="77777777">
            <w:pPr>
              <w:rPr>
                <w:rFonts w:ascii="Calibri" w:hAnsi="Calibri" w:cs="Calibri"/>
                <w:sz w:val="22"/>
                <w:szCs w:val="22"/>
              </w:rPr>
            </w:pPr>
            <w:r w:rsidRPr="00B407C6">
              <w:rPr>
                <w:rFonts w:ascii="Calibri" w:hAnsi="Calibri" w:eastAsia="Calibri" w:cs="Calibri"/>
                <w:color w:val="1F1F1F"/>
                <w:sz w:val="22"/>
                <w:szCs w:val="22"/>
              </w:rPr>
              <w:t>Days (avg 3.8 actual)</w:t>
            </w:r>
          </w:p>
        </w:tc>
      </w:tr>
      <w:tr w:rsidRPr="00B407C6" w:rsidR="00035A73" w:rsidTr="316E832A" w14:paraId="546C3AC4"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4CB3D86" w14:textId="77777777">
            <w:pPr>
              <w:rPr>
                <w:rFonts w:ascii="Calibri" w:hAnsi="Calibri" w:cs="Calibri"/>
                <w:sz w:val="22"/>
                <w:szCs w:val="22"/>
              </w:rPr>
            </w:pPr>
            <w:r w:rsidRPr="00B407C6">
              <w:rPr>
                <w:rFonts w:ascii="Calibri" w:hAnsi="Calibri" w:eastAsia="Calibri" w:cs="Calibri"/>
                <w:b/>
                <w:bCs/>
                <w:color w:val="1F1F1F"/>
                <w:sz w:val="22"/>
                <w:szCs w:val="22"/>
              </w:rPr>
              <w:t>Empty Days per Cull</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40408C1" w14:textId="77777777">
            <w:pPr>
              <w:rPr>
                <w:rFonts w:ascii="Calibri" w:hAnsi="Calibri" w:cs="Calibri"/>
                <w:sz w:val="22"/>
                <w:szCs w:val="22"/>
              </w:rPr>
            </w:pPr>
            <w:r w:rsidRPr="00B407C6">
              <w:rPr>
                <w:rFonts w:ascii="Calibri" w:hAnsi="Calibri" w:eastAsia="Calibri" w:cs="Calibri"/>
                <w:color w:val="1F1F1F"/>
                <w:sz w:val="22"/>
                <w:szCs w:val="22"/>
              </w:rPr>
              <w:t>HERD</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9D0D477" w14:textId="77777777">
            <w:pPr>
              <w:rPr>
                <w:rFonts w:ascii="Calibri" w:hAnsi="Calibri" w:cs="Calibri"/>
                <w:sz w:val="22"/>
                <w:szCs w:val="22"/>
              </w:rPr>
            </w:pPr>
            <w:r w:rsidRPr="00B407C6">
              <w:rPr>
                <w:rFonts w:ascii="Calibri" w:hAnsi="Calibri" w:eastAsia="Calibri" w:cs="Calibri"/>
                <w:color w:val="C0392B"/>
                <w:sz w:val="22"/>
                <w:szCs w:val="22"/>
              </w:rPr>
              <w:t>10</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B73B8EA" w14:textId="77777777">
            <w:pPr>
              <w:rPr>
                <w:rFonts w:ascii="Calibri" w:hAnsi="Calibri" w:cs="Calibri"/>
                <w:sz w:val="22"/>
                <w:szCs w:val="22"/>
              </w:rPr>
            </w:pPr>
            <w:r w:rsidRPr="00B407C6">
              <w:rPr>
                <w:rFonts w:ascii="Calibri" w:hAnsi="Calibri" w:eastAsia="Calibri" w:cs="Calibri"/>
                <w:b/>
                <w:bCs/>
                <w:color w:val="1A7F5A"/>
                <w:sz w:val="22"/>
                <w:szCs w:val="22"/>
              </w:rPr>
              <w:t>20</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189C11F" w14:textId="77777777">
            <w:pPr>
              <w:rPr>
                <w:rFonts w:ascii="Calibri" w:hAnsi="Calibri" w:cs="Calibri"/>
                <w:sz w:val="22"/>
                <w:szCs w:val="22"/>
              </w:rPr>
            </w:pPr>
            <w:r w:rsidRPr="00B407C6">
              <w:rPr>
                <w:rFonts w:ascii="Calibri" w:hAnsi="Calibri" w:eastAsia="Calibri" w:cs="Calibri"/>
                <w:color w:val="E67E22"/>
                <w:sz w:val="22"/>
                <w:szCs w:val="22"/>
              </w:rPr>
              <w:t>30</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CC2B37A" w14:textId="77777777">
            <w:pPr>
              <w:rPr>
                <w:rFonts w:ascii="Calibri" w:hAnsi="Calibri" w:cs="Calibri"/>
                <w:sz w:val="22"/>
                <w:szCs w:val="22"/>
              </w:rPr>
            </w:pPr>
            <w:r w:rsidRPr="00B407C6">
              <w:rPr>
                <w:rFonts w:ascii="Calibri" w:hAnsi="Calibri" w:eastAsia="Calibri" w:cs="Calibri"/>
                <w:color w:val="1F1F1F"/>
                <w:sz w:val="22"/>
                <w:szCs w:val="22"/>
              </w:rPr>
              <w:t>Days</w:t>
            </w:r>
          </w:p>
        </w:tc>
      </w:tr>
      <w:tr w:rsidRPr="00B407C6" w:rsidR="00035A73" w:rsidTr="316E832A" w14:paraId="2A907202"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7175D53" w14:textId="77777777">
            <w:pPr>
              <w:rPr>
                <w:rFonts w:ascii="Calibri" w:hAnsi="Calibri" w:cs="Calibri"/>
                <w:sz w:val="22"/>
                <w:szCs w:val="22"/>
              </w:rPr>
            </w:pPr>
            <w:r w:rsidRPr="00B407C6">
              <w:rPr>
                <w:rFonts w:ascii="Calibri" w:hAnsi="Calibri" w:eastAsia="Calibri" w:cs="Calibri"/>
                <w:b/>
                <w:bCs/>
                <w:color w:val="1F1F1F"/>
                <w:sz w:val="22"/>
                <w:szCs w:val="22"/>
              </w:rPr>
              <w:t>Breeding Female Mortality</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664171D" w14:textId="77777777">
            <w:pPr>
              <w:rPr>
                <w:rFonts w:ascii="Calibri" w:hAnsi="Calibri" w:cs="Calibri"/>
                <w:sz w:val="22"/>
                <w:szCs w:val="22"/>
              </w:rPr>
            </w:pPr>
            <w:r w:rsidRPr="00B407C6">
              <w:rPr>
                <w:rFonts w:ascii="Calibri" w:hAnsi="Calibri" w:eastAsia="Calibri" w:cs="Calibri"/>
                <w:color w:val="1F1F1F"/>
                <w:sz w:val="22"/>
                <w:szCs w:val="22"/>
              </w:rPr>
              <w:t>HERD</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8D784D5" w14:textId="77777777">
            <w:pPr>
              <w:rPr>
                <w:rFonts w:ascii="Calibri" w:hAnsi="Calibri" w:cs="Calibri"/>
                <w:sz w:val="22"/>
                <w:szCs w:val="22"/>
              </w:rPr>
            </w:pPr>
            <w:r w:rsidRPr="00B407C6">
              <w:rPr>
                <w:rFonts w:ascii="Calibri" w:hAnsi="Calibri" w:eastAsia="Calibri" w:cs="Calibri"/>
                <w:color w:val="C0392B"/>
                <w:sz w:val="22"/>
                <w:szCs w:val="22"/>
              </w:rPr>
              <w:t>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F0FBC4A" w14:textId="77777777">
            <w:pPr>
              <w:rPr>
                <w:rFonts w:ascii="Calibri" w:hAnsi="Calibri" w:cs="Calibri"/>
                <w:sz w:val="22"/>
                <w:szCs w:val="22"/>
              </w:rPr>
            </w:pPr>
            <w:r w:rsidRPr="00B407C6">
              <w:rPr>
                <w:rFonts w:ascii="Calibri" w:hAnsi="Calibri" w:eastAsia="Calibri" w:cs="Calibri"/>
                <w:b/>
                <w:bCs/>
                <w:color w:val="1A7F5A"/>
                <w:sz w:val="22"/>
                <w:szCs w:val="22"/>
              </w:rPr>
              <w:t>4.2</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9B745B6" w14:textId="77777777">
            <w:pPr>
              <w:rPr>
                <w:rFonts w:ascii="Calibri" w:hAnsi="Calibri" w:cs="Calibri"/>
                <w:sz w:val="22"/>
                <w:szCs w:val="22"/>
              </w:rPr>
            </w:pPr>
            <w:r w:rsidRPr="00B407C6">
              <w:rPr>
                <w:rFonts w:ascii="Calibri" w:hAnsi="Calibri" w:eastAsia="Calibri" w:cs="Calibri"/>
                <w:color w:val="E67E22"/>
                <w:sz w:val="22"/>
                <w:szCs w:val="22"/>
              </w:rPr>
              <w:t>6</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6FA475C" w14:textId="77777777">
            <w:pPr>
              <w:rPr>
                <w:rFonts w:ascii="Calibri" w:hAnsi="Calibri" w:cs="Calibri"/>
                <w:sz w:val="22"/>
                <w:szCs w:val="22"/>
              </w:rPr>
            </w:pPr>
            <w:r w:rsidRPr="00B407C6">
              <w:rPr>
                <w:rFonts w:ascii="Calibri" w:hAnsi="Calibri" w:eastAsia="Calibri" w:cs="Calibri"/>
                <w:color w:val="1F1F1F"/>
                <w:sz w:val="22"/>
                <w:szCs w:val="22"/>
              </w:rPr>
              <w:t>Percent/yr</w:t>
            </w:r>
          </w:p>
        </w:tc>
      </w:tr>
      <w:tr w:rsidRPr="00B407C6" w:rsidR="00035A73" w:rsidTr="316E832A" w14:paraId="67302A95"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2728B8D" w14:textId="77777777">
            <w:pPr>
              <w:rPr>
                <w:rFonts w:ascii="Calibri" w:hAnsi="Calibri" w:cs="Calibri"/>
                <w:sz w:val="22"/>
                <w:szCs w:val="22"/>
              </w:rPr>
            </w:pPr>
            <w:r w:rsidRPr="00B407C6">
              <w:rPr>
                <w:rFonts w:ascii="Calibri" w:hAnsi="Calibri" w:eastAsia="Calibri" w:cs="Calibri"/>
                <w:b/>
                <w:bCs/>
                <w:color w:val="1F1F1F"/>
                <w:sz w:val="22"/>
                <w:szCs w:val="22"/>
              </w:rPr>
              <w:t>Return Rate</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F604502" w14:textId="77777777">
            <w:pPr>
              <w:rPr>
                <w:rFonts w:ascii="Calibri" w:hAnsi="Calibri" w:cs="Calibri"/>
                <w:sz w:val="22"/>
                <w:szCs w:val="22"/>
              </w:rPr>
            </w:pPr>
            <w:r w:rsidRPr="00B407C6">
              <w:rPr>
                <w:rFonts w:ascii="Calibri" w:hAnsi="Calibri" w:eastAsia="Calibri" w:cs="Calibri"/>
                <w:color w:val="1F1F1F"/>
                <w:sz w:val="22"/>
                <w:szCs w:val="22"/>
              </w:rPr>
              <w:t>INSEMINATION</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B44650D" w14:textId="77777777">
            <w:pPr>
              <w:rPr>
                <w:rFonts w:ascii="Calibri" w:hAnsi="Calibri" w:cs="Calibri"/>
                <w:sz w:val="22"/>
                <w:szCs w:val="22"/>
              </w:rPr>
            </w:pPr>
            <w:r w:rsidRPr="00B407C6">
              <w:rPr>
                <w:rFonts w:ascii="Calibri" w:hAnsi="Calibri" w:eastAsia="Calibri" w:cs="Calibri"/>
                <w:color w:val="C0392B"/>
                <w:sz w:val="22"/>
                <w:szCs w:val="22"/>
              </w:rPr>
              <w:t>0</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9E56FEC" w14:textId="77777777">
            <w:pPr>
              <w:rPr>
                <w:rFonts w:ascii="Calibri" w:hAnsi="Calibri" w:cs="Calibri"/>
                <w:sz w:val="22"/>
                <w:szCs w:val="22"/>
              </w:rPr>
            </w:pPr>
            <w:r w:rsidRPr="00B407C6">
              <w:rPr>
                <w:rFonts w:ascii="Calibri" w:hAnsi="Calibri" w:eastAsia="Calibri" w:cs="Calibri"/>
                <w:b/>
                <w:bCs/>
                <w:color w:val="1A7F5A"/>
                <w:sz w:val="22"/>
                <w:szCs w:val="22"/>
              </w:rPr>
              <w:t>5</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203A685" w14:textId="77777777">
            <w:pPr>
              <w:rPr>
                <w:rFonts w:ascii="Calibri" w:hAnsi="Calibri" w:cs="Calibri"/>
                <w:sz w:val="22"/>
                <w:szCs w:val="22"/>
              </w:rPr>
            </w:pPr>
            <w:r w:rsidRPr="00B407C6">
              <w:rPr>
                <w:rFonts w:ascii="Calibri" w:hAnsi="Calibri" w:eastAsia="Calibri" w:cs="Calibri"/>
                <w:color w:val="E67E22"/>
                <w:sz w:val="22"/>
                <w:szCs w:val="22"/>
              </w:rPr>
              <w:t>12</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1182AD7" w14:textId="77777777">
            <w:pPr>
              <w:rPr>
                <w:rFonts w:ascii="Calibri" w:hAnsi="Calibri" w:cs="Calibri"/>
                <w:sz w:val="22"/>
                <w:szCs w:val="22"/>
              </w:rPr>
            </w:pPr>
            <w:r w:rsidRPr="00B407C6">
              <w:rPr>
                <w:rFonts w:ascii="Calibri" w:hAnsi="Calibri" w:eastAsia="Calibri" w:cs="Calibri"/>
                <w:color w:val="1F1F1F"/>
                <w:sz w:val="22"/>
                <w:szCs w:val="22"/>
              </w:rPr>
              <w:t>Percent</w:t>
            </w:r>
          </w:p>
        </w:tc>
      </w:tr>
      <w:tr w:rsidRPr="00B407C6" w:rsidR="00035A73" w:rsidTr="316E832A" w14:paraId="1C01E0B5"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DDE83F9" w14:textId="77777777">
            <w:pPr>
              <w:rPr>
                <w:rFonts w:ascii="Calibri" w:hAnsi="Calibri" w:cs="Calibri"/>
                <w:sz w:val="22"/>
                <w:szCs w:val="22"/>
              </w:rPr>
            </w:pPr>
            <w:r w:rsidRPr="00B407C6">
              <w:rPr>
                <w:rFonts w:ascii="Calibri" w:hAnsi="Calibri" w:eastAsia="Calibri" w:cs="Calibri"/>
                <w:b/>
                <w:bCs/>
                <w:color w:val="1F1F1F"/>
                <w:sz w:val="22"/>
                <w:szCs w:val="22"/>
              </w:rPr>
              <w:t>Abortion Rate</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C79CC3D" w14:textId="77777777">
            <w:pPr>
              <w:rPr>
                <w:rFonts w:ascii="Calibri" w:hAnsi="Calibri" w:cs="Calibri"/>
                <w:sz w:val="22"/>
                <w:szCs w:val="22"/>
              </w:rPr>
            </w:pPr>
            <w:r w:rsidRPr="00B407C6">
              <w:rPr>
                <w:rFonts w:ascii="Calibri" w:hAnsi="Calibri" w:eastAsia="Calibri" w:cs="Calibri"/>
                <w:color w:val="1F1F1F"/>
                <w:sz w:val="22"/>
                <w:szCs w:val="22"/>
              </w:rPr>
              <w:t>GESTATION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79CFF67" w14:textId="77777777">
            <w:pPr>
              <w:rPr>
                <w:rFonts w:ascii="Calibri" w:hAnsi="Calibri" w:cs="Calibri"/>
                <w:sz w:val="22"/>
                <w:szCs w:val="22"/>
              </w:rPr>
            </w:pPr>
            <w:r w:rsidRPr="00B407C6">
              <w:rPr>
                <w:rFonts w:ascii="Calibri" w:hAnsi="Calibri" w:eastAsia="Calibri" w:cs="Calibri"/>
                <w:color w:val="C0392B"/>
                <w:sz w:val="22"/>
                <w:szCs w:val="22"/>
              </w:rPr>
              <w:t>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CFED196" w14:textId="77777777">
            <w:pPr>
              <w:rPr>
                <w:rFonts w:ascii="Calibri" w:hAnsi="Calibri" w:cs="Calibri"/>
                <w:sz w:val="22"/>
                <w:szCs w:val="22"/>
              </w:rPr>
            </w:pPr>
            <w:r w:rsidRPr="00B407C6">
              <w:rPr>
                <w:rFonts w:ascii="Calibri" w:hAnsi="Calibri" w:eastAsia="Calibri" w:cs="Calibri"/>
                <w:b/>
                <w:bCs/>
                <w:color w:val="1A7F5A"/>
                <w:sz w:val="22"/>
                <w:szCs w:val="22"/>
              </w:rPr>
              <w:t>2</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6BB1FB0" w14:textId="77777777">
            <w:pPr>
              <w:rPr>
                <w:rFonts w:ascii="Calibri" w:hAnsi="Calibri" w:cs="Calibri"/>
                <w:sz w:val="22"/>
                <w:szCs w:val="22"/>
              </w:rPr>
            </w:pPr>
            <w:r w:rsidRPr="00B407C6">
              <w:rPr>
                <w:rFonts w:ascii="Calibri" w:hAnsi="Calibri" w:eastAsia="Calibri" w:cs="Calibri"/>
                <w:color w:val="E67E22"/>
                <w:sz w:val="22"/>
                <w:szCs w:val="22"/>
              </w:rPr>
              <w:t>5</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3BB859F" w14:textId="77777777">
            <w:pPr>
              <w:rPr>
                <w:rFonts w:ascii="Calibri" w:hAnsi="Calibri" w:cs="Calibri"/>
                <w:sz w:val="22"/>
                <w:szCs w:val="22"/>
              </w:rPr>
            </w:pPr>
            <w:r w:rsidRPr="00B407C6">
              <w:rPr>
                <w:rFonts w:ascii="Calibri" w:hAnsi="Calibri" w:eastAsia="Calibri" w:cs="Calibri"/>
                <w:color w:val="1F1F1F"/>
                <w:sz w:val="22"/>
                <w:szCs w:val="22"/>
              </w:rPr>
              <w:t>Percent</w:t>
            </w:r>
          </w:p>
        </w:tc>
      </w:tr>
      <w:tr w:rsidRPr="00B407C6" w:rsidR="00035A73" w:rsidTr="316E832A" w14:paraId="3D3D11B9"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F163F39" w14:textId="77777777">
            <w:pPr>
              <w:rPr>
                <w:rFonts w:ascii="Calibri" w:hAnsi="Calibri" w:cs="Calibri"/>
                <w:sz w:val="22"/>
                <w:szCs w:val="22"/>
              </w:rPr>
            </w:pPr>
            <w:r w:rsidRPr="00B407C6">
              <w:rPr>
                <w:rFonts w:ascii="Calibri" w:hAnsi="Calibri" w:eastAsia="Calibri" w:cs="Calibri"/>
                <w:b/>
                <w:bCs/>
                <w:color w:val="1F1F1F"/>
                <w:sz w:val="22"/>
                <w:szCs w:val="22"/>
              </w:rPr>
              <w:t>Semen Doses per Service</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3841B69" w14:textId="77777777">
            <w:pPr>
              <w:rPr>
                <w:rFonts w:ascii="Calibri" w:hAnsi="Calibri" w:cs="Calibri"/>
                <w:sz w:val="22"/>
                <w:szCs w:val="22"/>
              </w:rPr>
            </w:pPr>
            <w:r w:rsidRPr="00B407C6">
              <w:rPr>
                <w:rFonts w:ascii="Calibri" w:hAnsi="Calibri" w:eastAsia="Calibri" w:cs="Calibri"/>
                <w:color w:val="1F1F1F"/>
                <w:sz w:val="22"/>
                <w:szCs w:val="22"/>
              </w:rPr>
              <w:t>INSEMINATION</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E1C83B4" w14:textId="77777777">
            <w:pPr>
              <w:rPr>
                <w:rFonts w:ascii="Calibri" w:hAnsi="Calibri" w:cs="Calibri"/>
                <w:sz w:val="22"/>
                <w:szCs w:val="22"/>
              </w:rPr>
            </w:pPr>
            <w:r w:rsidRPr="00B407C6">
              <w:rPr>
                <w:rFonts w:ascii="Calibri" w:hAnsi="Calibri" w:eastAsia="Calibri" w:cs="Calibri"/>
                <w:color w:val="C0392B"/>
                <w:sz w:val="22"/>
                <w:szCs w:val="22"/>
              </w:rPr>
              <w:t>1</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6F57433" w14:textId="77777777">
            <w:pPr>
              <w:rPr>
                <w:rFonts w:ascii="Calibri" w:hAnsi="Calibri" w:cs="Calibri"/>
                <w:sz w:val="22"/>
                <w:szCs w:val="22"/>
              </w:rPr>
            </w:pPr>
            <w:r w:rsidRPr="00B407C6">
              <w:rPr>
                <w:rFonts w:ascii="Calibri" w:hAnsi="Calibri" w:eastAsia="Calibri" w:cs="Calibri"/>
                <w:b/>
                <w:bCs/>
                <w:color w:val="1A7F5A"/>
                <w:sz w:val="22"/>
                <w:szCs w:val="22"/>
              </w:rPr>
              <w:t>1.5</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17779E9" w14:textId="77777777">
            <w:pPr>
              <w:rPr>
                <w:rFonts w:ascii="Calibri" w:hAnsi="Calibri" w:cs="Calibri"/>
                <w:sz w:val="22"/>
                <w:szCs w:val="22"/>
              </w:rPr>
            </w:pPr>
            <w:r w:rsidRPr="00B407C6">
              <w:rPr>
                <w:rFonts w:ascii="Calibri" w:hAnsi="Calibri" w:eastAsia="Calibri" w:cs="Calibri"/>
                <w:color w:val="E67E22"/>
                <w:sz w:val="22"/>
                <w:szCs w:val="22"/>
              </w:rPr>
              <w:t>2</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F8C87A8" w14:textId="77777777">
            <w:pPr>
              <w:rPr>
                <w:rFonts w:ascii="Calibri" w:hAnsi="Calibri" w:cs="Calibri"/>
                <w:sz w:val="22"/>
                <w:szCs w:val="22"/>
              </w:rPr>
            </w:pPr>
            <w:r w:rsidRPr="00B407C6">
              <w:rPr>
                <w:rFonts w:ascii="Calibri" w:hAnsi="Calibri" w:eastAsia="Calibri" w:cs="Calibri"/>
                <w:color w:val="1F1F1F"/>
                <w:sz w:val="22"/>
                <w:szCs w:val="22"/>
              </w:rPr>
              <w:t>Doses (planning factor)</w:t>
            </w:r>
          </w:p>
        </w:tc>
      </w:tr>
      <w:tr w:rsidRPr="00B407C6" w:rsidR="00035A73" w:rsidTr="316E832A" w14:paraId="4F77F339"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ADDA9F1" w14:textId="77777777">
            <w:pPr>
              <w:rPr>
                <w:rFonts w:ascii="Calibri" w:hAnsi="Calibri" w:cs="Calibri"/>
                <w:sz w:val="22"/>
                <w:szCs w:val="22"/>
              </w:rPr>
            </w:pPr>
            <w:r w:rsidRPr="00B407C6">
              <w:rPr>
                <w:rFonts w:ascii="Calibri" w:hAnsi="Calibri" w:eastAsia="Calibri" w:cs="Calibri"/>
                <w:b/>
                <w:bCs/>
                <w:color w:val="1F1F1F"/>
                <w:sz w:val="22"/>
                <w:szCs w:val="22"/>
              </w:rPr>
              <w:t>4-Week Wean Weight</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4CD642E"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6892C9F" w14:textId="77777777">
            <w:pPr>
              <w:rPr>
                <w:rFonts w:ascii="Calibri" w:hAnsi="Calibri" w:cs="Calibri"/>
                <w:sz w:val="22"/>
                <w:szCs w:val="22"/>
              </w:rPr>
            </w:pPr>
            <w:r w:rsidRPr="00B407C6">
              <w:rPr>
                <w:rFonts w:ascii="Calibri" w:hAnsi="Calibri" w:eastAsia="Calibri" w:cs="Calibri"/>
                <w:color w:val="C0392B"/>
                <w:sz w:val="22"/>
                <w:szCs w:val="22"/>
              </w:rPr>
              <w:t>6.8</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781CFE4" w14:textId="77777777">
            <w:pPr>
              <w:rPr>
                <w:rFonts w:ascii="Calibri" w:hAnsi="Calibri" w:cs="Calibri"/>
                <w:sz w:val="22"/>
                <w:szCs w:val="22"/>
              </w:rPr>
            </w:pPr>
            <w:r w:rsidRPr="00B407C6">
              <w:rPr>
                <w:rFonts w:ascii="Calibri" w:hAnsi="Calibri" w:eastAsia="Calibri" w:cs="Calibri"/>
                <w:b/>
                <w:bCs/>
                <w:color w:val="1A7F5A"/>
                <w:sz w:val="22"/>
                <w:szCs w:val="22"/>
              </w:rPr>
              <w:t>7.2</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A112889" w14:textId="77777777">
            <w:pPr>
              <w:rPr>
                <w:rFonts w:ascii="Calibri" w:hAnsi="Calibri" w:cs="Calibri"/>
                <w:sz w:val="22"/>
                <w:szCs w:val="22"/>
              </w:rPr>
            </w:pPr>
            <w:r w:rsidRPr="00B407C6">
              <w:rPr>
                <w:rFonts w:ascii="Calibri" w:hAnsi="Calibri" w:eastAsia="Calibri" w:cs="Calibri"/>
                <w:color w:val="E67E22"/>
                <w:sz w:val="22"/>
                <w:szCs w:val="22"/>
              </w:rPr>
              <w:t>7.3</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F4CC6EB" w14:textId="77777777">
            <w:pPr>
              <w:rPr>
                <w:rFonts w:ascii="Calibri" w:hAnsi="Calibri" w:cs="Calibri"/>
                <w:sz w:val="22"/>
                <w:szCs w:val="22"/>
              </w:rPr>
            </w:pPr>
            <w:r w:rsidRPr="00B407C6">
              <w:rPr>
                <w:rFonts w:ascii="Calibri" w:hAnsi="Calibri" w:eastAsia="Calibri" w:cs="Calibri"/>
                <w:color w:val="1F1F1F"/>
                <w:sz w:val="22"/>
                <w:szCs w:val="22"/>
              </w:rPr>
              <w:t>KG</w:t>
            </w:r>
          </w:p>
        </w:tc>
      </w:tr>
      <w:tr w:rsidRPr="00B407C6" w:rsidR="00035A73" w:rsidTr="316E832A" w14:paraId="2C041D2E"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7BAA0FB" w14:textId="77777777">
            <w:pPr>
              <w:rPr>
                <w:rFonts w:ascii="Calibri" w:hAnsi="Calibri" w:cs="Calibri"/>
                <w:sz w:val="22"/>
                <w:szCs w:val="22"/>
              </w:rPr>
            </w:pPr>
            <w:r w:rsidRPr="00B407C6">
              <w:rPr>
                <w:rFonts w:ascii="Calibri" w:hAnsi="Calibri" w:eastAsia="Calibri" w:cs="Calibri"/>
                <w:b/>
                <w:bCs/>
                <w:color w:val="1F1F1F"/>
                <w:sz w:val="22"/>
                <w:szCs w:val="22"/>
              </w:rPr>
              <w:t>10-Week Weight</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DBE9DC4"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4B74736" w14:textId="77777777">
            <w:pPr>
              <w:rPr>
                <w:rFonts w:ascii="Calibri" w:hAnsi="Calibri" w:cs="Calibri"/>
                <w:sz w:val="22"/>
                <w:szCs w:val="22"/>
              </w:rPr>
            </w:pPr>
            <w:r w:rsidRPr="00B407C6">
              <w:rPr>
                <w:rFonts w:ascii="Calibri" w:hAnsi="Calibri" w:eastAsia="Calibri" w:cs="Calibri"/>
                <w:color w:val="C0392B"/>
                <w:sz w:val="22"/>
                <w:szCs w:val="22"/>
              </w:rPr>
              <w:t>27</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633C8BF" w14:textId="77777777">
            <w:pPr>
              <w:rPr>
                <w:rFonts w:ascii="Calibri" w:hAnsi="Calibri" w:cs="Calibri"/>
                <w:sz w:val="22"/>
                <w:szCs w:val="22"/>
              </w:rPr>
            </w:pPr>
            <w:r w:rsidRPr="00B407C6">
              <w:rPr>
                <w:rFonts w:ascii="Calibri" w:hAnsi="Calibri" w:eastAsia="Calibri" w:cs="Calibri"/>
                <w:b/>
                <w:bCs/>
                <w:color w:val="1A7F5A"/>
                <w:sz w:val="22"/>
                <w:szCs w:val="22"/>
              </w:rPr>
              <w:t>28</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BA9110A" w14:textId="77777777">
            <w:pPr>
              <w:rPr>
                <w:rFonts w:ascii="Calibri" w:hAnsi="Calibri" w:cs="Calibri"/>
                <w:sz w:val="22"/>
                <w:szCs w:val="22"/>
              </w:rPr>
            </w:pPr>
            <w:r w:rsidRPr="00B407C6">
              <w:rPr>
                <w:rFonts w:ascii="Calibri" w:hAnsi="Calibri" w:eastAsia="Calibri" w:cs="Calibri"/>
                <w:color w:val="E67E22"/>
                <w:sz w:val="22"/>
                <w:szCs w:val="22"/>
              </w:rPr>
              <w:t>29</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FFF9BAE" w14:textId="77777777">
            <w:pPr>
              <w:rPr>
                <w:rFonts w:ascii="Calibri" w:hAnsi="Calibri" w:cs="Calibri"/>
                <w:sz w:val="22"/>
                <w:szCs w:val="22"/>
              </w:rPr>
            </w:pPr>
            <w:r w:rsidRPr="00B407C6">
              <w:rPr>
                <w:rFonts w:ascii="Calibri" w:hAnsi="Calibri" w:eastAsia="Calibri" w:cs="Calibri"/>
                <w:color w:val="1F1F1F"/>
                <w:sz w:val="22"/>
                <w:szCs w:val="22"/>
              </w:rPr>
              <w:t>KG</w:t>
            </w:r>
          </w:p>
        </w:tc>
      </w:tr>
      <w:tr w:rsidRPr="00B407C6" w:rsidR="00035A73" w:rsidTr="316E832A" w14:paraId="1316D128"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4E045AE" w14:textId="77777777">
            <w:pPr>
              <w:rPr>
                <w:rFonts w:ascii="Calibri" w:hAnsi="Calibri" w:cs="Calibri"/>
                <w:sz w:val="22"/>
                <w:szCs w:val="22"/>
              </w:rPr>
            </w:pPr>
            <w:r w:rsidRPr="00B407C6">
              <w:rPr>
                <w:rFonts w:ascii="Calibri" w:hAnsi="Calibri" w:eastAsia="Calibri" w:cs="Calibri"/>
                <w:b/>
                <w:bCs/>
                <w:color w:val="1F1F1F"/>
                <w:sz w:val="22"/>
                <w:szCs w:val="22"/>
              </w:rPr>
              <w:t>16-Week Weight</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ADDE121"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D127C50" w14:textId="77777777">
            <w:pPr>
              <w:rPr>
                <w:rFonts w:ascii="Calibri" w:hAnsi="Calibri" w:cs="Calibri"/>
                <w:sz w:val="22"/>
                <w:szCs w:val="22"/>
              </w:rPr>
            </w:pPr>
            <w:r w:rsidRPr="00B407C6">
              <w:rPr>
                <w:rFonts w:ascii="Calibri" w:hAnsi="Calibri" w:eastAsia="Calibri" w:cs="Calibri"/>
                <w:color w:val="C0392B"/>
                <w:sz w:val="22"/>
                <w:szCs w:val="22"/>
              </w:rPr>
              <w:t>57</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937F449" w14:textId="77777777">
            <w:pPr>
              <w:rPr>
                <w:rFonts w:ascii="Calibri" w:hAnsi="Calibri" w:cs="Calibri"/>
                <w:sz w:val="22"/>
                <w:szCs w:val="22"/>
              </w:rPr>
            </w:pPr>
            <w:r w:rsidRPr="00B407C6">
              <w:rPr>
                <w:rFonts w:ascii="Calibri" w:hAnsi="Calibri" w:eastAsia="Calibri" w:cs="Calibri"/>
                <w:b/>
                <w:bCs/>
                <w:color w:val="1A7F5A"/>
                <w:sz w:val="22"/>
                <w:szCs w:val="22"/>
              </w:rPr>
              <w:t>68</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2A36B96" w14:textId="77777777">
            <w:pPr>
              <w:rPr>
                <w:rFonts w:ascii="Calibri" w:hAnsi="Calibri" w:cs="Calibri"/>
                <w:sz w:val="22"/>
                <w:szCs w:val="22"/>
              </w:rPr>
            </w:pPr>
            <w:r w:rsidRPr="00B407C6">
              <w:rPr>
                <w:rFonts w:ascii="Calibri" w:hAnsi="Calibri" w:eastAsia="Calibri" w:cs="Calibri"/>
                <w:color w:val="E67E22"/>
                <w:sz w:val="22"/>
                <w:szCs w:val="22"/>
              </w:rPr>
              <w:t>72</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26335E1" w14:textId="77777777">
            <w:pPr>
              <w:rPr>
                <w:rFonts w:ascii="Calibri" w:hAnsi="Calibri" w:cs="Calibri"/>
                <w:sz w:val="22"/>
                <w:szCs w:val="22"/>
              </w:rPr>
            </w:pPr>
            <w:r w:rsidRPr="00B407C6">
              <w:rPr>
                <w:rFonts w:ascii="Calibri" w:hAnsi="Calibri" w:eastAsia="Calibri" w:cs="Calibri"/>
                <w:color w:val="1F1F1F"/>
                <w:sz w:val="22"/>
                <w:szCs w:val="22"/>
              </w:rPr>
              <w:t>KG</w:t>
            </w:r>
          </w:p>
        </w:tc>
      </w:tr>
      <w:tr w:rsidRPr="00B407C6" w:rsidR="00035A73" w:rsidTr="316E832A" w14:paraId="722F4905"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D62ABE4" w14:textId="77777777">
            <w:pPr>
              <w:rPr>
                <w:rFonts w:ascii="Calibri" w:hAnsi="Calibri" w:cs="Calibri"/>
                <w:sz w:val="22"/>
                <w:szCs w:val="22"/>
              </w:rPr>
            </w:pPr>
            <w:r w:rsidRPr="00B407C6">
              <w:rPr>
                <w:rFonts w:ascii="Calibri" w:hAnsi="Calibri" w:eastAsia="Calibri" w:cs="Calibri"/>
                <w:b/>
                <w:bCs/>
                <w:color w:val="1F1F1F"/>
                <w:sz w:val="22"/>
                <w:szCs w:val="22"/>
              </w:rPr>
              <w:t>25-Week Weight (Processing)</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D694B27"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B7504CA" w14:textId="77777777">
            <w:pPr>
              <w:rPr>
                <w:rFonts w:ascii="Calibri" w:hAnsi="Calibri" w:cs="Calibri"/>
                <w:sz w:val="22"/>
                <w:szCs w:val="22"/>
              </w:rPr>
            </w:pPr>
            <w:r w:rsidRPr="00B407C6">
              <w:rPr>
                <w:rFonts w:ascii="Calibri" w:hAnsi="Calibri" w:eastAsia="Calibri" w:cs="Calibri"/>
                <w:color w:val="C0392B"/>
                <w:sz w:val="22"/>
                <w:szCs w:val="22"/>
              </w:rPr>
              <w:t>111</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3458954" w14:textId="77777777">
            <w:pPr>
              <w:rPr>
                <w:rFonts w:ascii="Calibri" w:hAnsi="Calibri" w:cs="Calibri"/>
                <w:sz w:val="22"/>
                <w:szCs w:val="22"/>
              </w:rPr>
            </w:pPr>
            <w:r w:rsidRPr="00B407C6">
              <w:rPr>
                <w:rFonts w:ascii="Calibri" w:hAnsi="Calibri" w:eastAsia="Calibri" w:cs="Calibri"/>
                <w:b/>
                <w:bCs/>
                <w:color w:val="1A7F5A"/>
                <w:sz w:val="22"/>
                <w:szCs w:val="22"/>
              </w:rPr>
              <w:t>130</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DB25472" w14:textId="77777777">
            <w:pPr>
              <w:rPr>
                <w:rFonts w:ascii="Calibri" w:hAnsi="Calibri" w:cs="Calibri"/>
                <w:sz w:val="22"/>
                <w:szCs w:val="22"/>
              </w:rPr>
            </w:pPr>
            <w:r w:rsidRPr="00B407C6">
              <w:rPr>
                <w:rFonts w:ascii="Calibri" w:hAnsi="Calibri" w:eastAsia="Calibri" w:cs="Calibri"/>
                <w:color w:val="E67E22"/>
                <w:sz w:val="22"/>
                <w:szCs w:val="22"/>
              </w:rPr>
              <w:t>138</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D5EA010" w14:textId="77777777">
            <w:pPr>
              <w:rPr>
                <w:rFonts w:ascii="Calibri" w:hAnsi="Calibri" w:cs="Calibri"/>
                <w:sz w:val="22"/>
                <w:szCs w:val="22"/>
              </w:rPr>
            </w:pPr>
            <w:r w:rsidRPr="00B407C6">
              <w:rPr>
                <w:rFonts w:ascii="Calibri" w:hAnsi="Calibri" w:eastAsia="Calibri" w:cs="Calibri"/>
                <w:color w:val="1F1F1F"/>
                <w:sz w:val="22"/>
                <w:szCs w:val="22"/>
              </w:rPr>
              <w:t>KG</w:t>
            </w:r>
          </w:p>
        </w:tc>
      </w:tr>
      <w:tr w:rsidRPr="00B407C6" w:rsidR="00035A73" w:rsidTr="316E832A" w14:paraId="1128FB57"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B114266" w14:textId="77777777">
            <w:pPr>
              <w:rPr>
                <w:rFonts w:ascii="Calibri" w:hAnsi="Calibri" w:cs="Calibri"/>
                <w:sz w:val="22"/>
                <w:szCs w:val="22"/>
              </w:rPr>
            </w:pPr>
            <w:r w:rsidRPr="00B407C6">
              <w:rPr>
                <w:rFonts w:ascii="Calibri" w:hAnsi="Calibri" w:eastAsia="Calibri" w:cs="Calibri"/>
                <w:b/>
                <w:bCs/>
                <w:color w:val="1F1F1F"/>
                <w:sz w:val="22"/>
                <w:szCs w:val="22"/>
              </w:rPr>
              <w:t>28-Week Weight</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02D0705"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A72F4A0" w14:textId="77777777">
            <w:pPr>
              <w:rPr>
                <w:rFonts w:ascii="Calibri" w:hAnsi="Calibri" w:cs="Calibri"/>
                <w:sz w:val="22"/>
                <w:szCs w:val="22"/>
              </w:rPr>
            </w:pPr>
            <w:r w:rsidRPr="00B407C6">
              <w:rPr>
                <w:rFonts w:ascii="Calibri" w:hAnsi="Calibri" w:eastAsia="Calibri" w:cs="Calibri"/>
                <w:color w:val="C0392B"/>
                <w:sz w:val="22"/>
                <w:szCs w:val="22"/>
              </w:rPr>
              <w:t>127</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71F859B" w14:textId="77777777">
            <w:pPr>
              <w:rPr>
                <w:rFonts w:ascii="Calibri" w:hAnsi="Calibri" w:cs="Calibri"/>
                <w:sz w:val="22"/>
                <w:szCs w:val="22"/>
              </w:rPr>
            </w:pPr>
            <w:r w:rsidRPr="00B407C6">
              <w:rPr>
                <w:rFonts w:ascii="Calibri" w:hAnsi="Calibri" w:eastAsia="Calibri" w:cs="Calibri"/>
                <w:b/>
                <w:bCs/>
                <w:color w:val="1A7F5A"/>
                <w:sz w:val="22"/>
                <w:szCs w:val="22"/>
              </w:rPr>
              <w:t>150</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F554740" w14:textId="77777777">
            <w:pPr>
              <w:rPr>
                <w:rFonts w:ascii="Calibri" w:hAnsi="Calibri" w:cs="Calibri"/>
                <w:sz w:val="22"/>
                <w:szCs w:val="22"/>
              </w:rPr>
            </w:pPr>
            <w:r w:rsidRPr="00B407C6">
              <w:rPr>
                <w:rFonts w:ascii="Calibri" w:hAnsi="Calibri" w:eastAsia="Calibri" w:cs="Calibri"/>
                <w:color w:val="E67E22"/>
                <w:sz w:val="22"/>
                <w:szCs w:val="22"/>
              </w:rPr>
              <w:t>157</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59B4813" w14:textId="77777777">
            <w:pPr>
              <w:rPr>
                <w:rFonts w:ascii="Calibri" w:hAnsi="Calibri" w:cs="Calibri"/>
                <w:sz w:val="22"/>
                <w:szCs w:val="22"/>
              </w:rPr>
            </w:pPr>
            <w:r w:rsidRPr="00B407C6">
              <w:rPr>
                <w:rFonts w:ascii="Calibri" w:hAnsi="Calibri" w:eastAsia="Calibri" w:cs="Calibri"/>
                <w:color w:val="1F1F1F"/>
                <w:sz w:val="22"/>
                <w:szCs w:val="22"/>
              </w:rPr>
              <w:t>KG</w:t>
            </w:r>
          </w:p>
        </w:tc>
      </w:tr>
      <w:tr w:rsidRPr="00B407C6" w:rsidR="00035A73" w:rsidTr="316E832A" w14:paraId="366D968B"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C3EE470" w14:textId="77777777">
            <w:pPr>
              <w:rPr>
                <w:rFonts w:ascii="Calibri" w:hAnsi="Calibri" w:cs="Calibri"/>
                <w:sz w:val="22"/>
                <w:szCs w:val="22"/>
              </w:rPr>
            </w:pPr>
            <w:r w:rsidRPr="00B407C6">
              <w:rPr>
                <w:rFonts w:ascii="Calibri" w:hAnsi="Calibri" w:eastAsia="Calibri" w:cs="Calibri"/>
                <w:b/>
                <w:bCs/>
                <w:color w:val="1F1F1F"/>
                <w:sz w:val="22"/>
                <w:szCs w:val="22"/>
              </w:rPr>
              <w:t>Service Weight (Min)</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3CE807E" w14:textId="77777777">
            <w:pPr>
              <w:rPr>
                <w:rFonts w:ascii="Calibri" w:hAnsi="Calibri" w:cs="Calibri"/>
                <w:sz w:val="22"/>
                <w:szCs w:val="22"/>
              </w:rPr>
            </w:pPr>
            <w:r w:rsidRPr="00B407C6">
              <w:rPr>
                <w:rFonts w:ascii="Calibri" w:hAnsi="Calibri" w:eastAsia="Calibri" w:cs="Calibri"/>
                <w:color w:val="1F1F1F"/>
                <w:sz w:val="22"/>
                <w:szCs w:val="22"/>
              </w:rPr>
              <w:t>INSEMINATION</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4243983" w14:textId="77777777">
            <w:pPr>
              <w:rPr>
                <w:rFonts w:ascii="Calibri" w:hAnsi="Calibri" w:cs="Calibri"/>
                <w:sz w:val="22"/>
                <w:szCs w:val="22"/>
              </w:rPr>
            </w:pPr>
            <w:r w:rsidRPr="00B407C6">
              <w:rPr>
                <w:rFonts w:ascii="Calibri" w:hAnsi="Calibri" w:eastAsia="Calibri" w:cs="Calibri"/>
                <w:color w:val="C0392B"/>
                <w:sz w:val="22"/>
                <w:szCs w:val="22"/>
              </w:rPr>
              <w:t>157</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CBF4B54" w14:textId="77777777">
            <w:pPr>
              <w:rPr>
                <w:rFonts w:ascii="Calibri" w:hAnsi="Calibri" w:cs="Calibri"/>
                <w:sz w:val="22"/>
                <w:szCs w:val="22"/>
              </w:rPr>
            </w:pPr>
            <w:r w:rsidRPr="00B407C6">
              <w:rPr>
                <w:rFonts w:ascii="Calibri" w:hAnsi="Calibri" w:eastAsia="Calibri" w:cs="Calibri"/>
                <w:b/>
                <w:bCs/>
                <w:color w:val="1A7F5A"/>
                <w:sz w:val="22"/>
                <w:szCs w:val="22"/>
              </w:rPr>
              <w:t>175</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1B9AF35" w14:textId="77777777">
            <w:pPr>
              <w:rPr>
                <w:rFonts w:ascii="Calibri" w:hAnsi="Calibri" w:cs="Calibri"/>
                <w:sz w:val="22"/>
                <w:szCs w:val="22"/>
              </w:rPr>
            </w:pPr>
            <w:r w:rsidRPr="00B407C6">
              <w:rPr>
                <w:rFonts w:ascii="Calibri" w:hAnsi="Calibri" w:eastAsia="Calibri" w:cs="Calibri"/>
                <w:color w:val="E67E22"/>
                <w:sz w:val="22"/>
                <w:szCs w:val="22"/>
              </w:rPr>
              <w:t>187</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B8347FD" w14:textId="77777777">
            <w:pPr>
              <w:rPr>
                <w:rFonts w:ascii="Calibri" w:hAnsi="Calibri" w:cs="Calibri"/>
                <w:sz w:val="22"/>
                <w:szCs w:val="22"/>
              </w:rPr>
            </w:pPr>
            <w:r w:rsidRPr="00B407C6">
              <w:rPr>
                <w:rFonts w:ascii="Calibri" w:hAnsi="Calibri" w:eastAsia="Calibri" w:cs="Calibri"/>
                <w:color w:val="1F1F1F"/>
                <w:sz w:val="22"/>
                <w:szCs w:val="22"/>
              </w:rPr>
              <w:t>KG</w:t>
            </w:r>
          </w:p>
        </w:tc>
      </w:tr>
      <w:tr w:rsidRPr="00B407C6" w:rsidR="00035A73" w:rsidTr="316E832A" w14:paraId="7CC95F97"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5351FF9" w14:textId="77777777">
            <w:pPr>
              <w:rPr>
                <w:rFonts w:ascii="Calibri" w:hAnsi="Calibri" w:cs="Calibri"/>
                <w:sz w:val="22"/>
                <w:szCs w:val="22"/>
              </w:rPr>
            </w:pPr>
            <w:r w:rsidRPr="00B407C6">
              <w:rPr>
                <w:rFonts w:ascii="Calibri" w:hAnsi="Calibri" w:eastAsia="Calibri" w:cs="Calibri"/>
                <w:b/>
                <w:bCs/>
                <w:color w:val="1F1F1F"/>
                <w:sz w:val="22"/>
                <w:szCs w:val="22"/>
              </w:rPr>
              <w:t>Service Age</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2186642" w14:textId="77777777">
            <w:pPr>
              <w:rPr>
                <w:rFonts w:ascii="Calibri" w:hAnsi="Calibri" w:cs="Calibri"/>
                <w:sz w:val="22"/>
                <w:szCs w:val="22"/>
              </w:rPr>
            </w:pPr>
            <w:r w:rsidRPr="00B407C6">
              <w:rPr>
                <w:rFonts w:ascii="Calibri" w:hAnsi="Calibri" w:eastAsia="Calibri" w:cs="Calibri"/>
                <w:color w:val="1F1F1F"/>
                <w:sz w:val="22"/>
                <w:szCs w:val="22"/>
              </w:rPr>
              <w:t>INSEMINATION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D179A6F" w14:textId="77777777">
            <w:pPr>
              <w:rPr>
                <w:rFonts w:ascii="Calibri" w:hAnsi="Calibri" w:cs="Calibri"/>
                <w:sz w:val="22"/>
                <w:szCs w:val="22"/>
              </w:rPr>
            </w:pPr>
            <w:r w:rsidRPr="00B407C6">
              <w:rPr>
                <w:rFonts w:ascii="Calibri" w:hAnsi="Calibri" w:eastAsia="Calibri" w:cs="Calibri"/>
                <w:color w:val="C0392B"/>
                <w:sz w:val="22"/>
                <w:szCs w:val="22"/>
              </w:rPr>
              <w:t xml:space="preserve">31 </w:t>
            </w:r>
            <w:proofErr w:type="spellStart"/>
            <w:r w:rsidRPr="00B407C6">
              <w:rPr>
                <w:rFonts w:ascii="Calibri" w:hAnsi="Calibri" w:eastAsia="Calibri" w:cs="Calibri"/>
                <w:color w:val="C0392B"/>
                <w:sz w:val="22"/>
                <w:szCs w:val="22"/>
              </w:rPr>
              <w:t>wks</w:t>
            </w:r>
            <w:proofErr w:type="spellEnd"/>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D8C97D4" w14:textId="77777777">
            <w:pPr>
              <w:rPr>
                <w:rFonts w:ascii="Calibri" w:hAnsi="Calibri" w:cs="Calibri"/>
                <w:sz w:val="22"/>
                <w:szCs w:val="22"/>
              </w:rPr>
            </w:pPr>
            <w:r w:rsidRPr="00B407C6">
              <w:rPr>
                <w:rFonts w:ascii="Calibri" w:hAnsi="Calibri" w:eastAsia="Calibri" w:cs="Calibri"/>
                <w:b/>
                <w:bCs/>
                <w:color w:val="1A7F5A"/>
                <w:sz w:val="22"/>
                <w:szCs w:val="22"/>
              </w:rPr>
              <w:t xml:space="preserve">32 </w:t>
            </w:r>
            <w:proofErr w:type="spellStart"/>
            <w:r w:rsidRPr="00B407C6">
              <w:rPr>
                <w:rFonts w:ascii="Calibri" w:hAnsi="Calibri" w:eastAsia="Calibri" w:cs="Calibri"/>
                <w:b/>
                <w:bCs/>
                <w:color w:val="1A7F5A"/>
                <w:sz w:val="22"/>
                <w:szCs w:val="22"/>
              </w:rPr>
              <w:t>wks</w:t>
            </w:r>
            <w:proofErr w:type="spellEnd"/>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5A96207" w14:textId="77777777">
            <w:pPr>
              <w:rPr>
                <w:rFonts w:ascii="Calibri" w:hAnsi="Calibri" w:cs="Calibri"/>
                <w:sz w:val="22"/>
                <w:szCs w:val="22"/>
              </w:rPr>
            </w:pPr>
            <w:r w:rsidRPr="00B407C6">
              <w:rPr>
                <w:rFonts w:ascii="Calibri" w:hAnsi="Calibri" w:eastAsia="Calibri" w:cs="Calibri"/>
                <w:color w:val="E67E22"/>
                <w:sz w:val="22"/>
                <w:szCs w:val="22"/>
              </w:rPr>
              <w:t xml:space="preserve">33 </w:t>
            </w:r>
            <w:proofErr w:type="spellStart"/>
            <w:r w:rsidRPr="00B407C6">
              <w:rPr>
                <w:rFonts w:ascii="Calibri" w:hAnsi="Calibri" w:eastAsia="Calibri" w:cs="Calibri"/>
                <w:color w:val="E67E22"/>
                <w:sz w:val="22"/>
                <w:szCs w:val="22"/>
              </w:rPr>
              <w:t>wks</w:t>
            </w:r>
            <w:proofErr w:type="spellEnd"/>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E22815C" w14:textId="77777777">
            <w:pPr>
              <w:rPr>
                <w:rFonts w:ascii="Calibri" w:hAnsi="Calibri" w:cs="Calibri"/>
                <w:sz w:val="22"/>
                <w:szCs w:val="22"/>
              </w:rPr>
            </w:pPr>
            <w:r w:rsidRPr="00B407C6">
              <w:rPr>
                <w:rFonts w:ascii="Calibri" w:hAnsi="Calibri" w:eastAsia="Calibri" w:cs="Calibri"/>
                <w:color w:val="1F1F1F"/>
                <w:sz w:val="22"/>
                <w:szCs w:val="22"/>
              </w:rPr>
              <w:t>Weeks</w:t>
            </w:r>
          </w:p>
        </w:tc>
      </w:tr>
      <w:tr w:rsidRPr="00B407C6" w:rsidR="00035A73" w:rsidTr="316E832A" w14:paraId="49ECCD22"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4651466" w14:textId="77777777">
            <w:pPr>
              <w:rPr>
                <w:rFonts w:ascii="Calibri" w:hAnsi="Calibri" w:cs="Calibri"/>
                <w:sz w:val="22"/>
                <w:szCs w:val="22"/>
              </w:rPr>
            </w:pPr>
            <w:r w:rsidRPr="00B407C6">
              <w:rPr>
                <w:rFonts w:ascii="Calibri" w:hAnsi="Calibri" w:eastAsia="Calibri" w:cs="Calibri"/>
                <w:b/>
                <w:bCs/>
                <w:color w:val="1F1F1F"/>
                <w:sz w:val="22"/>
                <w:szCs w:val="22"/>
              </w:rPr>
              <w:t>ADG Week 4-10</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4CC604D"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F973C3E" w14:textId="77777777">
            <w:pPr>
              <w:rPr>
                <w:rFonts w:ascii="Calibri" w:hAnsi="Calibri" w:cs="Calibri"/>
                <w:sz w:val="22"/>
                <w:szCs w:val="22"/>
              </w:rPr>
            </w:pPr>
            <w:r w:rsidRPr="00B407C6">
              <w:rPr>
                <w:rFonts w:ascii="Calibri" w:hAnsi="Calibri" w:eastAsia="Calibri" w:cs="Calibri"/>
                <w:color w:val="C0392B"/>
                <w:sz w:val="22"/>
                <w:szCs w:val="22"/>
              </w:rPr>
              <w:t>0.45</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7EF014D" w14:textId="77777777">
            <w:pPr>
              <w:rPr>
                <w:rFonts w:ascii="Calibri" w:hAnsi="Calibri" w:cs="Calibri"/>
                <w:sz w:val="22"/>
                <w:szCs w:val="22"/>
              </w:rPr>
            </w:pPr>
            <w:r w:rsidRPr="00B407C6">
              <w:rPr>
                <w:rFonts w:ascii="Calibri" w:hAnsi="Calibri" w:eastAsia="Calibri" w:cs="Calibri"/>
                <w:b/>
                <w:bCs/>
                <w:color w:val="1A7F5A"/>
                <w:sz w:val="22"/>
                <w:szCs w:val="22"/>
              </w:rPr>
              <w:t>0.55</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711944E" w14:textId="77777777">
            <w:pPr>
              <w:rPr>
                <w:rFonts w:ascii="Calibri" w:hAnsi="Calibri" w:cs="Calibri"/>
                <w:sz w:val="22"/>
                <w:szCs w:val="22"/>
              </w:rPr>
            </w:pPr>
            <w:r w:rsidRPr="00B407C6">
              <w:rPr>
                <w:rFonts w:ascii="Calibri" w:hAnsi="Calibri" w:eastAsia="Calibri" w:cs="Calibri"/>
                <w:color w:val="E67E22"/>
                <w:sz w:val="22"/>
                <w:szCs w:val="22"/>
              </w:rPr>
              <w:t>0.65</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8734A0F" w14:textId="77777777">
            <w:pPr>
              <w:rPr>
                <w:rFonts w:ascii="Calibri" w:hAnsi="Calibri" w:cs="Calibri"/>
                <w:sz w:val="22"/>
                <w:szCs w:val="22"/>
              </w:rPr>
            </w:pPr>
            <w:r w:rsidRPr="00B407C6">
              <w:rPr>
                <w:rFonts w:ascii="Calibri" w:hAnsi="Calibri" w:eastAsia="Calibri" w:cs="Calibri"/>
                <w:color w:val="1F1F1F"/>
                <w:sz w:val="22"/>
                <w:szCs w:val="22"/>
              </w:rPr>
              <w:t>KG/day</w:t>
            </w:r>
          </w:p>
        </w:tc>
      </w:tr>
      <w:tr w:rsidRPr="00B407C6" w:rsidR="00035A73" w:rsidTr="316E832A" w14:paraId="6D3487D8"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C866739" w14:textId="77777777">
            <w:pPr>
              <w:rPr>
                <w:rFonts w:ascii="Calibri" w:hAnsi="Calibri" w:cs="Calibri"/>
                <w:sz w:val="22"/>
                <w:szCs w:val="22"/>
              </w:rPr>
            </w:pPr>
            <w:r w:rsidRPr="00B407C6">
              <w:rPr>
                <w:rFonts w:ascii="Calibri" w:hAnsi="Calibri" w:eastAsia="Calibri" w:cs="Calibri"/>
                <w:b/>
                <w:bCs/>
                <w:color w:val="1F1F1F"/>
                <w:sz w:val="22"/>
                <w:szCs w:val="22"/>
              </w:rPr>
              <w:t>ADG Week 10-16</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B32AF53"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27CF725" w14:textId="77777777">
            <w:pPr>
              <w:rPr>
                <w:rFonts w:ascii="Calibri" w:hAnsi="Calibri" w:cs="Calibri"/>
                <w:sz w:val="22"/>
                <w:szCs w:val="22"/>
              </w:rPr>
            </w:pPr>
            <w:r w:rsidRPr="00B407C6">
              <w:rPr>
                <w:rFonts w:ascii="Calibri" w:hAnsi="Calibri" w:eastAsia="Calibri" w:cs="Calibri"/>
                <w:color w:val="C0392B"/>
                <w:sz w:val="22"/>
                <w:szCs w:val="22"/>
              </w:rPr>
              <w:t>0.70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F2200CF" w14:textId="6954BCA2">
            <w:pPr>
              <w:rPr>
                <w:rFonts w:ascii="Calibri" w:hAnsi="Calibri" w:cs="Calibri"/>
                <w:sz w:val="22"/>
                <w:szCs w:val="22"/>
              </w:rPr>
            </w:pPr>
            <w:r w:rsidRPr="00B407C6">
              <w:rPr>
                <w:rFonts w:ascii="Calibri" w:hAnsi="Calibri" w:eastAsia="Calibri" w:cs="Calibri"/>
                <w:b/>
                <w:bCs/>
                <w:color w:val="1A7F5A"/>
                <w:sz w:val="22"/>
                <w:szCs w:val="22"/>
              </w:rPr>
              <w:t>0.89</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685F225" w14:textId="77777777">
            <w:pPr>
              <w:rPr>
                <w:rFonts w:ascii="Calibri" w:hAnsi="Calibri" w:cs="Calibri"/>
                <w:sz w:val="22"/>
                <w:szCs w:val="22"/>
              </w:rPr>
            </w:pPr>
            <w:r w:rsidRPr="00B407C6">
              <w:rPr>
                <w:rFonts w:ascii="Calibri" w:hAnsi="Calibri" w:eastAsia="Calibri" w:cs="Calibri"/>
                <w:color w:val="E67E22"/>
                <w:sz w:val="22"/>
                <w:szCs w:val="22"/>
              </w:rPr>
              <w:t>0.90</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BA75353" w14:textId="77777777">
            <w:pPr>
              <w:rPr>
                <w:rFonts w:ascii="Calibri" w:hAnsi="Calibri" w:cs="Calibri"/>
                <w:sz w:val="22"/>
                <w:szCs w:val="22"/>
              </w:rPr>
            </w:pPr>
            <w:r w:rsidRPr="00B407C6">
              <w:rPr>
                <w:rFonts w:ascii="Calibri" w:hAnsi="Calibri" w:eastAsia="Calibri" w:cs="Calibri"/>
                <w:color w:val="1F1F1F"/>
                <w:sz w:val="22"/>
                <w:szCs w:val="22"/>
              </w:rPr>
              <w:t>KG/day</w:t>
            </w:r>
          </w:p>
        </w:tc>
      </w:tr>
      <w:tr w:rsidRPr="00B407C6" w:rsidR="00035A73" w:rsidTr="316E832A" w14:paraId="67C7BD19"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34C4A81" w14:textId="77777777">
            <w:pPr>
              <w:rPr>
                <w:rFonts w:ascii="Calibri" w:hAnsi="Calibri" w:cs="Calibri"/>
                <w:sz w:val="22"/>
                <w:szCs w:val="22"/>
              </w:rPr>
            </w:pPr>
            <w:r w:rsidRPr="00B407C6">
              <w:rPr>
                <w:rFonts w:ascii="Calibri" w:hAnsi="Calibri" w:eastAsia="Calibri" w:cs="Calibri"/>
                <w:b/>
                <w:bCs/>
                <w:color w:val="1F1F1F"/>
                <w:sz w:val="22"/>
                <w:szCs w:val="22"/>
              </w:rPr>
              <w:t>ADG Week 16-25</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0D2F307"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7C24E46" w14:textId="77777777">
            <w:pPr>
              <w:rPr>
                <w:rFonts w:ascii="Calibri" w:hAnsi="Calibri" w:cs="Calibri"/>
                <w:sz w:val="22"/>
                <w:szCs w:val="22"/>
              </w:rPr>
            </w:pPr>
            <w:r w:rsidRPr="00B407C6">
              <w:rPr>
                <w:rFonts w:ascii="Calibri" w:hAnsi="Calibri" w:eastAsia="Calibri" w:cs="Calibri"/>
                <w:color w:val="C0392B"/>
                <w:sz w:val="22"/>
                <w:szCs w:val="22"/>
              </w:rPr>
              <w:t>0.80</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441C1A7" w14:textId="484D99AD">
            <w:pPr>
              <w:rPr>
                <w:rFonts w:ascii="Calibri" w:hAnsi="Calibri" w:cs="Calibri"/>
                <w:sz w:val="22"/>
                <w:szCs w:val="22"/>
              </w:rPr>
            </w:pPr>
            <w:r w:rsidRPr="00B407C6">
              <w:rPr>
                <w:rFonts w:ascii="Calibri" w:hAnsi="Calibri" w:eastAsia="Calibri" w:cs="Calibri"/>
                <w:b/>
                <w:bCs/>
                <w:color w:val="1A7F5A"/>
                <w:sz w:val="22"/>
                <w:szCs w:val="22"/>
              </w:rPr>
              <w:t>0.86</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9AEDE91" w14:textId="77777777">
            <w:pPr>
              <w:rPr>
                <w:rFonts w:ascii="Calibri" w:hAnsi="Calibri" w:cs="Calibri"/>
                <w:sz w:val="22"/>
                <w:szCs w:val="22"/>
              </w:rPr>
            </w:pPr>
            <w:r w:rsidRPr="00B407C6">
              <w:rPr>
                <w:rFonts w:ascii="Calibri" w:hAnsi="Calibri" w:eastAsia="Calibri" w:cs="Calibri"/>
                <w:color w:val="E67E22"/>
                <w:sz w:val="22"/>
                <w:szCs w:val="22"/>
              </w:rPr>
              <w:t>1.00</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49D0B50" w14:textId="77777777">
            <w:pPr>
              <w:rPr>
                <w:rFonts w:ascii="Calibri" w:hAnsi="Calibri" w:cs="Calibri"/>
                <w:sz w:val="22"/>
                <w:szCs w:val="22"/>
              </w:rPr>
            </w:pPr>
            <w:r w:rsidRPr="00B407C6">
              <w:rPr>
                <w:rFonts w:ascii="Calibri" w:hAnsi="Calibri" w:eastAsia="Calibri" w:cs="Calibri"/>
                <w:color w:val="1F1F1F"/>
                <w:sz w:val="22"/>
                <w:szCs w:val="22"/>
              </w:rPr>
              <w:t>KG/day</w:t>
            </w:r>
          </w:p>
        </w:tc>
      </w:tr>
      <w:tr w:rsidRPr="00B407C6" w:rsidR="00035A73" w:rsidTr="316E832A" w14:paraId="7AD41B8B"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4AE5B65" w14:textId="77777777">
            <w:pPr>
              <w:rPr>
                <w:rFonts w:ascii="Calibri" w:hAnsi="Calibri" w:cs="Calibri"/>
                <w:sz w:val="22"/>
                <w:szCs w:val="22"/>
              </w:rPr>
            </w:pPr>
            <w:r w:rsidRPr="00B407C6">
              <w:rPr>
                <w:rFonts w:ascii="Calibri" w:hAnsi="Calibri" w:eastAsia="Calibri" w:cs="Calibri"/>
                <w:b/>
                <w:bCs/>
                <w:color w:val="1F1F1F"/>
                <w:sz w:val="22"/>
                <w:szCs w:val="22"/>
              </w:rPr>
              <w:t>ADG Week 25-28</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FF5206F"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9EA2E25" w14:textId="77777777">
            <w:pPr>
              <w:rPr>
                <w:rFonts w:ascii="Calibri" w:hAnsi="Calibri" w:cs="Calibri"/>
                <w:sz w:val="22"/>
                <w:szCs w:val="22"/>
              </w:rPr>
            </w:pPr>
            <w:r w:rsidRPr="00B407C6">
              <w:rPr>
                <w:rFonts w:ascii="Calibri" w:hAnsi="Calibri" w:eastAsia="Calibri" w:cs="Calibri"/>
                <w:color w:val="C0392B"/>
                <w:sz w:val="22"/>
                <w:szCs w:val="22"/>
              </w:rPr>
              <w:t>0.65</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7F929E5" w14:textId="640D5BAF">
            <w:pPr>
              <w:rPr>
                <w:rFonts w:ascii="Calibri" w:hAnsi="Calibri" w:cs="Calibri"/>
                <w:sz w:val="22"/>
                <w:szCs w:val="22"/>
              </w:rPr>
            </w:pPr>
            <w:r w:rsidRPr="00B407C6">
              <w:rPr>
                <w:rFonts w:ascii="Calibri" w:hAnsi="Calibri" w:eastAsia="Calibri" w:cs="Calibri"/>
                <w:b/>
                <w:bCs/>
                <w:color w:val="1A7F5A"/>
                <w:sz w:val="22"/>
                <w:szCs w:val="22"/>
              </w:rPr>
              <w:t>0.76</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CC8F19B" w14:textId="77777777">
            <w:pPr>
              <w:rPr>
                <w:rFonts w:ascii="Calibri" w:hAnsi="Calibri" w:cs="Calibri"/>
                <w:sz w:val="22"/>
                <w:szCs w:val="22"/>
              </w:rPr>
            </w:pPr>
            <w:r w:rsidRPr="00B407C6">
              <w:rPr>
                <w:rFonts w:ascii="Calibri" w:hAnsi="Calibri" w:eastAsia="Calibri" w:cs="Calibri"/>
                <w:color w:val="E67E22"/>
                <w:sz w:val="22"/>
                <w:szCs w:val="22"/>
              </w:rPr>
              <w:t>0.85</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3E9C916" w14:textId="77777777">
            <w:pPr>
              <w:rPr>
                <w:rFonts w:ascii="Calibri" w:hAnsi="Calibri" w:cs="Calibri"/>
                <w:sz w:val="22"/>
                <w:szCs w:val="22"/>
              </w:rPr>
            </w:pPr>
            <w:r w:rsidRPr="00B407C6">
              <w:rPr>
                <w:rFonts w:ascii="Calibri" w:hAnsi="Calibri" w:eastAsia="Calibri" w:cs="Calibri"/>
                <w:color w:val="1F1F1F"/>
                <w:sz w:val="22"/>
                <w:szCs w:val="22"/>
              </w:rPr>
              <w:t>KG/day</w:t>
            </w:r>
          </w:p>
        </w:tc>
      </w:tr>
      <w:tr w:rsidRPr="00B407C6" w:rsidR="00035A73" w:rsidTr="316E832A" w14:paraId="2E5E2561"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631996F" w14:textId="77777777">
            <w:pPr>
              <w:rPr>
                <w:rFonts w:ascii="Calibri" w:hAnsi="Calibri" w:cs="Calibri"/>
                <w:sz w:val="22"/>
                <w:szCs w:val="22"/>
              </w:rPr>
            </w:pPr>
            <w:r w:rsidRPr="00B407C6">
              <w:rPr>
                <w:rFonts w:ascii="Calibri" w:hAnsi="Calibri" w:eastAsia="Calibri" w:cs="Calibri"/>
                <w:b/>
                <w:bCs/>
                <w:color w:val="1F1F1F"/>
                <w:sz w:val="22"/>
                <w:szCs w:val="22"/>
              </w:rPr>
              <w:t>Weaner ADG</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7D80D92" w14:textId="77777777">
            <w:pPr>
              <w:rPr>
                <w:rFonts w:ascii="Calibri" w:hAnsi="Calibri" w:cs="Calibri"/>
                <w:sz w:val="22"/>
                <w:szCs w:val="22"/>
              </w:rPr>
            </w:pPr>
            <w:r w:rsidRPr="00B407C6">
              <w:rPr>
                <w:rFonts w:ascii="Calibri" w:hAnsi="Calibri" w:eastAsia="Calibri" w:cs="Calibri"/>
                <w:color w:val="1F1F1F"/>
                <w:sz w:val="22"/>
                <w:szCs w:val="22"/>
              </w:rPr>
              <w:t>WEANER</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68D5024" w14:textId="77777777">
            <w:pPr>
              <w:rPr>
                <w:rFonts w:ascii="Calibri" w:hAnsi="Calibri" w:cs="Calibri"/>
                <w:sz w:val="22"/>
                <w:szCs w:val="22"/>
              </w:rPr>
            </w:pPr>
            <w:r w:rsidRPr="00B407C6">
              <w:rPr>
                <w:rFonts w:ascii="Calibri" w:hAnsi="Calibri" w:eastAsia="Calibri" w:cs="Calibri"/>
                <w:color w:val="C0392B"/>
                <w:sz w:val="22"/>
                <w:szCs w:val="22"/>
              </w:rPr>
              <w:t>490</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6482E1A" w14:textId="77777777">
            <w:pPr>
              <w:rPr>
                <w:rFonts w:ascii="Calibri" w:hAnsi="Calibri" w:cs="Calibri"/>
                <w:sz w:val="22"/>
                <w:szCs w:val="22"/>
              </w:rPr>
            </w:pPr>
            <w:r w:rsidRPr="00B407C6">
              <w:rPr>
                <w:rFonts w:ascii="Calibri" w:hAnsi="Calibri" w:eastAsia="Calibri" w:cs="Calibri"/>
                <w:b/>
                <w:bCs/>
                <w:color w:val="1A7F5A"/>
                <w:sz w:val="22"/>
                <w:szCs w:val="22"/>
              </w:rPr>
              <w:t>550</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A1D57AF" w14:textId="77777777">
            <w:pPr>
              <w:rPr>
                <w:rFonts w:ascii="Calibri" w:hAnsi="Calibri" w:cs="Calibri"/>
                <w:sz w:val="22"/>
                <w:szCs w:val="22"/>
              </w:rPr>
            </w:pPr>
            <w:r w:rsidRPr="00B407C6">
              <w:rPr>
                <w:rFonts w:ascii="Calibri" w:hAnsi="Calibri" w:eastAsia="Calibri" w:cs="Calibri"/>
                <w:color w:val="E67E22"/>
                <w:sz w:val="22"/>
                <w:szCs w:val="22"/>
              </w:rPr>
              <w:t>620</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2B9D647" w14:textId="77777777">
            <w:pPr>
              <w:rPr>
                <w:rFonts w:ascii="Calibri" w:hAnsi="Calibri" w:cs="Calibri"/>
                <w:sz w:val="22"/>
                <w:szCs w:val="22"/>
              </w:rPr>
            </w:pPr>
            <w:r w:rsidRPr="00B407C6">
              <w:rPr>
                <w:rFonts w:ascii="Calibri" w:hAnsi="Calibri" w:eastAsia="Calibri" w:cs="Calibri"/>
                <w:color w:val="1F1F1F"/>
                <w:sz w:val="22"/>
                <w:szCs w:val="22"/>
              </w:rPr>
              <w:t>g/day</w:t>
            </w:r>
          </w:p>
        </w:tc>
      </w:tr>
      <w:tr w:rsidRPr="00B407C6" w:rsidR="00035A73" w:rsidTr="316E832A" w14:paraId="4325852E"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CCCCDEF" w14:textId="77777777">
            <w:pPr>
              <w:rPr>
                <w:rFonts w:ascii="Calibri" w:hAnsi="Calibri" w:cs="Calibri"/>
                <w:sz w:val="22"/>
                <w:szCs w:val="22"/>
              </w:rPr>
            </w:pPr>
            <w:r w:rsidRPr="00B407C6">
              <w:rPr>
                <w:rFonts w:ascii="Calibri" w:hAnsi="Calibri" w:eastAsia="Calibri" w:cs="Calibri"/>
                <w:b/>
                <w:bCs/>
                <w:color w:val="1F1F1F"/>
                <w:sz w:val="22"/>
                <w:szCs w:val="22"/>
              </w:rPr>
              <w:t>Weaner FCR</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805368D" w14:textId="77777777">
            <w:pPr>
              <w:rPr>
                <w:rFonts w:ascii="Calibri" w:hAnsi="Calibri" w:cs="Calibri"/>
                <w:sz w:val="22"/>
                <w:szCs w:val="22"/>
              </w:rPr>
            </w:pPr>
            <w:r w:rsidRPr="00B407C6">
              <w:rPr>
                <w:rFonts w:ascii="Calibri" w:hAnsi="Calibri" w:eastAsia="Calibri" w:cs="Calibri"/>
                <w:color w:val="1F1F1F"/>
                <w:sz w:val="22"/>
                <w:szCs w:val="22"/>
              </w:rPr>
              <w:t>WEANER</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B0A61EA" w14:textId="77777777">
            <w:pPr>
              <w:rPr>
                <w:rFonts w:ascii="Calibri" w:hAnsi="Calibri" w:cs="Calibri"/>
                <w:sz w:val="22"/>
                <w:szCs w:val="22"/>
              </w:rPr>
            </w:pPr>
            <w:r w:rsidRPr="00B407C6">
              <w:rPr>
                <w:rFonts w:ascii="Calibri" w:hAnsi="Calibri" w:eastAsia="Calibri" w:cs="Calibri"/>
                <w:color w:val="C0392B"/>
                <w:sz w:val="22"/>
                <w:szCs w:val="22"/>
              </w:rPr>
              <w:t>1.4</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85B2BAB" w14:textId="77777777">
            <w:pPr>
              <w:rPr>
                <w:rFonts w:ascii="Calibri" w:hAnsi="Calibri" w:cs="Calibri"/>
                <w:sz w:val="22"/>
                <w:szCs w:val="22"/>
              </w:rPr>
            </w:pPr>
            <w:r w:rsidRPr="00B407C6">
              <w:rPr>
                <w:rFonts w:ascii="Calibri" w:hAnsi="Calibri" w:eastAsia="Calibri" w:cs="Calibri"/>
                <w:b/>
                <w:bCs/>
                <w:color w:val="1A7F5A"/>
                <w:sz w:val="22"/>
                <w:szCs w:val="22"/>
              </w:rPr>
              <w:t>1.55</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CA71AE9" w14:textId="77777777">
            <w:pPr>
              <w:rPr>
                <w:rFonts w:ascii="Calibri" w:hAnsi="Calibri" w:cs="Calibri"/>
                <w:sz w:val="22"/>
                <w:szCs w:val="22"/>
              </w:rPr>
            </w:pPr>
            <w:r w:rsidRPr="00B407C6">
              <w:rPr>
                <w:rFonts w:ascii="Calibri" w:hAnsi="Calibri" w:eastAsia="Calibri" w:cs="Calibri"/>
                <w:color w:val="E67E22"/>
                <w:sz w:val="22"/>
                <w:szCs w:val="22"/>
              </w:rPr>
              <w:t>1.8</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1C023AE" w14:textId="77777777">
            <w:pPr>
              <w:rPr>
                <w:rFonts w:ascii="Calibri" w:hAnsi="Calibri" w:cs="Calibri"/>
                <w:sz w:val="22"/>
                <w:szCs w:val="22"/>
              </w:rPr>
            </w:pPr>
            <w:r w:rsidRPr="00B407C6">
              <w:rPr>
                <w:rFonts w:ascii="Calibri" w:hAnsi="Calibri" w:eastAsia="Calibri" w:cs="Calibri"/>
                <w:color w:val="1F1F1F"/>
                <w:sz w:val="22"/>
                <w:szCs w:val="22"/>
              </w:rPr>
              <w:t>Ratio</w:t>
            </w:r>
          </w:p>
        </w:tc>
      </w:tr>
      <w:tr w:rsidRPr="00B407C6" w:rsidR="00035A73" w:rsidTr="316E832A" w14:paraId="1A91754E"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1730DAF" w14:textId="77777777">
            <w:pPr>
              <w:rPr>
                <w:rFonts w:ascii="Calibri" w:hAnsi="Calibri" w:cs="Calibri"/>
                <w:sz w:val="22"/>
                <w:szCs w:val="22"/>
              </w:rPr>
            </w:pPr>
            <w:r w:rsidRPr="00B407C6">
              <w:rPr>
                <w:rFonts w:ascii="Calibri" w:hAnsi="Calibri" w:eastAsia="Calibri" w:cs="Calibri"/>
                <w:b/>
                <w:bCs/>
                <w:color w:val="1F1F1F"/>
                <w:sz w:val="22"/>
                <w:szCs w:val="22"/>
              </w:rPr>
              <w:t>Grower ADG</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5E0A022" w14:textId="77777777">
            <w:pPr>
              <w:rPr>
                <w:rFonts w:ascii="Calibri" w:hAnsi="Calibri" w:cs="Calibri"/>
                <w:sz w:val="22"/>
                <w:szCs w:val="22"/>
              </w:rPr>
            </w:pPr>
            <w:r w:rsidRPr="00B407C6">
              <w:rPr>
                <w:rFonts w:ascii="Calibri" w:hAnsi="Calibri" w:eastAsia="Calibri" w:cs="Calibri"/>
                <w:color w:val="1F1F1F"/>
                <w:sz w:val="22"/>
                <w:szCs w:val="22"/>
              </w:rPr>
              <w:t>GROWER</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56BFC9D" w14:textId="77777777">
            <w:pPr>
              <w:rPr>
                <w:rFonts w:ascii="Calibri" w:hAnsi="Calibri" w:cs="Calibri"/>
                <w:sz w:val="22"/>
                <w:szCs w:val="22"/>
              </w:rPr>
            </w:pPr>
            <w:r w:rsidRPr="00B407C6">
              <w:rPr>
                <w:rFonts w:ascii="Calibri" w:hAnsi="Calibri" w:eastAsia="Calibri" w:cs="Calibri"/>
                <w:color w:val="C0392B"/>
                <w:sz w:val="22"/>
                <w:szCs w:val="22"/>
              </w:rPr>
              <w:t>900</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AC6D8B7" w14:textId="77777777">
            <w:pPr>
              <w:rPr>
                <w:rFonts w:ascii="Calibri" w:hAnsi="Calibri" w:cs="Calibri"/>
                <w:sz w:val="22"/>
                <w:szCs w:val="22"/>
              </w:rPr>
            </w:pPr>
            <w:r w:rsidRPr="00B407C6">
              <w:rPr>
                <w:rFonts w:ascii="Calibri" w:hAnsi="Calibri" w:eastAsia="Calibri" w:cs="Calibri"/>
                <w:b/>
                <w:bCs/>
                <w:color w:val="1A7F5A"/>
                <w:sz w:val="22"/>
                <w:szCs w:val="22"/>
              </w:rPr>
              <w:t>1050</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974E1D5" w14:textId="77777777">
            <w:pPr>
              <w:rPr>
                <w:rFonts w:ascii="Calibri" w:hAnsi="Calibri" w:cs="Calibri"/>
                <w:sz w:val="22"/>
                <w:szCs w:val="22"/>
              </w:rPr>
            </w:pPr>
            <w:r w:rsidRPr="00B407C6">
              <w:rPr>
                <w:rFonts w:ascii="Calibri" w:hAnsi="Calibri" w:eastAsia="Calibri" w:cs="Calibri"/>
                <w:color w:val="E67E22"/>
                <w:sz w:val="22"/>
                <w:szCs w:val="22"/>
              </w:rPr>
              <w:t>1150</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408A43C" w14:textId="77777777">
            <w:pPr>
              <w:rPr>
                <w:rFonts w:ascii="Calibri" w:hAnsi="Calibri" w:cs="Calibri"/>
                <w:sz w:val="22"/>
                <w:szCs w:val="22"/>
              </w:rPr>
            </w:pPr>
            <w:r w:rsidRPr="00B407C6">
              <w:rPr>
                <w:rFonts w:ascii="Calibri" w:hAnsi="Calibri" w:eastAsia="Calibri" w:cs="Calibri"/>
                <w:color w:val="1F1F1F"/>
                <w:sz w:val="22"/>
                <w:szCs w:val="22"/>
              </w:rPr>
              <w:t>g/day</w:t>
            </w:r>
          </w:p>
        </w:tc>
      </w:tr>
      <w:tr w:rsidRPr="00B407C6" w:rsidR="00035A73" w:rsidTr="316E832A" w14:paraId="277B71DC"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94DED34" w14:textId="77777777">
            <w:pPr>
              <w:rPr>
                <w:rFonts w:ascii="Calibri" w:hAnsi="Calibri" w:cs="Calibri"/>
                <w:sz w:val="22"/>
                <w:szCs w:val="22"/>
              </w:rPr>
            </w:pPr>
            <w:r w:rsidRPr="00B407C6">
              <w:rPr>
                <w:rFonts w:ascii="Calibri" w:hAnsi="Calibri" w:eastAsia="Calibri" w:cs="Calibri"/>
                <w:b/>
                <w:bCs/>
                <w:color w:val="1F1F1F"/>
                <w:sz w:val="22"/>
                <w:szCs w:val="22"/>
              </w:rPr>
              <w:t>Grower FCR</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D91C2C1" w14:textId="77777777">
            <w:pPr>
              <w:rPr>
                <w:rFonts w:ascii="Calibri" w:hAnsi="Calibri" w:cs="Calibri"/>
                <w:sz w:val="22"/>
                <w:szCs w:val="22"/>
              </w:rPr>
            </w:pPr>
            <w:r w:rsidRPr="00B407C6">
              <w:rPr>
                <w:rFonts w:ascii="Calibri" w:hAnsi="Calibri" w:eastAsia="Calibri" w:cs="Calibri"/>
                <w:color w:val="1F1F1F"/>
                <w:sz w:val="22"/>
                <w:szCs w:val="22"/>
              </w:rPr>
              <w:t>GROWER</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BE917F0" w14:textId="77777777">
            <w:pPr>
              <w:rPr>
                <w:rFonts w:ascii="Calibri" w:hAnsi="Calibri" w:cs="Calibri"/>
                <w:sz w:val="22"/>
                <w:szCs w:val="22"/>
              </w:rPr>
            </w:pPr>
            <w:r w:rsidRPr="00B407C6">
              <w:rPr>
                <w:rFonts w:ascii="Calibri" w:hAnsi="Calibri" w:eastAsia="Calibri" w:cs="Calibri"/>
                <w:color w:val="C0392B"/>
                <w:sz w:val="22"/>
                <w:szCs w:val="22"/>
              </w:rPr>
              <w:t>2.3</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8484A60" w14:textId="77777777">
            <w:pPr>
              <w:rPr>
                <w:rFonts w:ascii="Calibri" w:hAnsi="Calibri" w:cs="Calibri"/>
                <w:sz w:val="22"/>
                <w:szCs w:val="22"/>
              </w:rPr>
            </w:pPr>
            <w:r w:rsidRPr="00B407C6">
              <w:rPr>
                <w:rFonts w:ascii="Calibri" w:hAnsi="Calibri" w:eastAsia="Calibri" w:cs="Calibri"/>
                <w:b/>
                <w:bCs/>
                <w:color w:val="1A7F5A"/>
                <w:sz w:val="22"/>
                <w:szCs w:val="22"/>
              </w:rPr>
              <w:t>2.6</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85A05D6" w14:textId="77777777">
            <w:pPr>
              <w:rPr>
                <w:rFonts w:ascii="Calibri" w:hAnsi="Calibri" w:cs="Calibri"/>
                <w:sz w:val="22"/>
                <w:szCs w:val="22"/>
              </w:rPr>
            </w:pPr>
            <w:r w:rsidRPr="00B407C6">
              <w:rPr>
                <w:rFonts w:ascii="Calibri" w:hAnsi="Calibri" w:eastAsia="Calibri" w:cs="Calibri"/>
                <w:color w:val="E67E22"/>
                <w:sz w:val="22"/>
                <w:szCs w:val="22"/>
              </w:rPr>
              <w:t>2.9</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09ECF17" w14:textId="77777777">
            <w:pPr>
              <w:rPr>
                <w:rFonts w:ascii="Calibri" w:hAnsi="Calibri" w:cs="Calibri"/>
                <w:sz w:val="22"/>
                <w:szCs w:val="22"/>
              </w:rPr>
            </w:pPr>
            <w:r w:rsidRPr="00B407C6">
              <w:rPr>
                <w:rFonts w:ascii="Calibri" w:hAnsi="Calibri" w:eastAsia="Calibri" w:cs="Calibri"/>
                <w:color w:val="1F1F1F"/>
                <w:sz w:val="22"/>
                <w:szCs w:val="22"/>
              </w:rPr>
              <w:t>Ratio</w:t>
            </w:r>
          </w:p>
        </w:tc>
      </w:tr>
      <w:tr w:rsidRPr="00B407C6" w:rsidR="00035A73" w:rsidTr="316E832A" w14:paraId="0BB23817"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5CBC9DB" w14:textId="77777777">
            <w:pPr>
              <w:rPr>
                <w:rFonts w:ascii="Calibri" w:hAnsi="Calibri" w:cs="Calibri"/>
                <w:sz w:val="22"/>
                <w:szCs w:val="22"/>
              </w:rPr>
            </w:pPr>
            <w:r w:rsidRPr="00B407C6">
              <w:rPr>
                <w:rFonts w:ascii="Calibri" w:hAnsi="Calibri" w:eastAsia="Calibri" w:cs="Calibri"/>
                <w:b/>
                <w:bCs/>
                <w:color w:val="1F1F1F"/>
                <w:sz w:val="22"/>
                <w:szCs w:val="22"/>
              </w:rPr>
              <w:t>Slaughter Percent</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60BB498" w14:textId="77777777">
            <w:pPr>
              <w:rPr>
                <w:rFonts w:ascii="Calibri" w:hAnsi="Calibri" w:cs="Calibri"/>
                <w:sz w:val="22"/>
                <w:szCs w:val="22"/>
              </w:rPr>
            </w:pPr>
            <w:r w:rsidRPr="00B407C6">
              <w:rPr>
                <w:rFonts w:ascii="Calibri" w:hAnsi="Calibri" w:eastAsia="Calibri" w:cs="Calibri"/>
                <w:color w:val="1F1F1F"/>
                <w:sz w:val="22"/>
                <w:szCs w:val="22"/>
              </w:rPr>
              <w:t>TRANSFER</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A1C037B" w14:textId="77777777">
            <w:pPr>
              <w:rPr>
                <w:rFonts w:ascii="Calibri" w:hAnsi="Calibri" w:cs="Calibri"/>
                <w:sz w:val="22"/>
                <w:szCs w:val="22"/>
              </w:rPr>
            </w:pPr>
            <w:r w:rsidRPr="00B407C6">
              <w:rPr>
                <w:rFonts w:ascii="Calibri" w:hAnsi="Calibri" w:eastAsia="Calibri" w:cs="Calibri"/>
                <w:color w:val="C0392B"/>
                <w:sz w:val="22"/>
                <w:szCs w:val="22"/>
              </w:rPr>
              <w:t>76</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FBE84D7" w14:textId="77777777">
            <w:pPr>
              <w:rPr>
                <w:rFonts w:ascii="Calibri" w:hAnsi="Calibri" w:cs="Calibri"/>
                <w:sz w:val="22"/>
                <w:szCs w:val="22"/>
              </w:rPr>
            </w:pPr>
            <w:r w:rsidRPr="00B407C6">
              <w:rPr>
                <w:rFonts w:ascii="Calibri" w:hAnsi="Calibri" w:eastAsia="Calibri" w:cs="Calibri"/>
                <w:b/>
                <w:bCs/>
                <w:color w:val="1A7F5A"/>
                <w:sz w:val="22"/>
                <w:szCs w:val="22"/>
              </w:rPr>
              <w:t>78</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AFAE905" w14:textId="77777777">
            <w:pPr>
              <w:rPr>
                <w:rFonts w:ascii="Calibri" w:hAnsi="Calibri" w:cs="Calibri"/>
                <w:sz w:val="22"/>
                <w:szCs w:val="22"/>
              </w:rPr>
            </w:pPr>
            <w:r w:rsidRPr="00B407C6">
              <w:rPr>
                <w:rFonts w:ascii="Calibri" w:hAnsi="Calibri" w:eastAsia="Calibri" w:cs="Calibri"/>
                <w:color w:val="E67E22"/>
                <w:sz w:val="22"/>
                <w:szCs w:val="22"/>
              </w:rPr>
              <w:t>80</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6CA5882" w14:textId="77777777">
            <w:pPr>
              <w:rPr>
                <w:rFonts w:ascii="Calibri" w:hAnsi="Calibri" w:cs="Calibri"/>
                <w:sz w:val="22"/>
                <w:szCs w:val="22"/>
              </w:rPr>
            </w:pPr>
            <w:r w:rsidRPr="00B407C6">
              <w:rPr>
                <w:rFonts w:ascii="Calibri" w:hAnsi="Calibri" w:eastAsia="Calibri" w:cs="Calibri"/>
                <w:color w:val="1F1F1F"/>
                <w:sz w:val="22"/>
                <w:szCs w:val="22"/>
              </w:rPr>
              <w:t>Percent</w:t>
            </w:r>
          </w:p>
        </w:tc>
      </w:tr>
      <w:tr w:rsidRPr="00B407C6" w:rsidR="00035A73" w:rsidTr="316E832A" w14:paraId="7DB95C12"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F1E7B0F" w14:textId="77777777">
            <w:pPr>
              <w:rPr>
                <w:rFonts w:ascii="Calibri" w:hAnsi="Calibri" w:cs="Calibri"/>
                <w:sz w:val="22"/>
                <w:szCs w:val="22"/>
              </w:rPr>
            </w:pPr>
            <w:r w:rsidRPr="00B407C6">
              <w:rPr>
                <w:rFonts w:ascii="Calibri" w:hAnsi="Calibri" w:eastAsia="Calibri" w:cs="Calibri"/>
                <w:b/>
                <w:bCs/>
                <w:color w:val="1F1F1F"/>
                <w:sz w:val="22"/>
                <w:szCs w:val="22"/>
              </w:rPr>
              <w:t>Gilt Supply to Farm (weekly)</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F63CAD6" w14:textId="77777777">
            <w:pPr>
              <w:rPr>
                <w:rFonts w:ascii="Calibri" w:hAnsi="Calibri" w:cs="Calibri"/>
                <w:sz w:val="22"/>
                <w:szCs w:val="22"/>
              </w:rPr>
            </w:pPr>
            <w:r w:rsidRPr="00B407C6">
              <w:rPr>
                <w:rFonts w:ascii="Calibri" w:hAnsi="Calibri" w:eastAsia="Calibri" w:cs="Calibri"/>
                <w:color w:val="1F1F1F"/>
                <w:sz w:val="22"/>
                <w:szCs w:val="22"/>
              </w:rPr>
              <w:t>GILT_REARING</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2694C29" w14:textId="77777777">
            <w:pPr>
              <w:rPr>
                <w:rFonts w:ascii="Calibri" w:hAnsi="Calibri" w:cs="Calibri"/>
                <w:sz w:val="22"/>
                <w:szCs w:val="22"/>
              </w:rPr>
            </w:pPr>
            <w:r w:rsidRPr="00B407C6">
              <w:rPr>
                <w:rFonts w:ascii="Calibri" w:hAnsi="Calibri" w:eastAsia="Calibri" w:cs="Calibri"/>
                <w:color w:val="C0392B"/>
                <w:sz w:val="22"/>
                <w:szCs w:val="22"/>
              </w:rPr>
              <w:t>65</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C9B8141" w14:textId="77777777">
            <w:pPr>
              <w:rPr>
                <w:rFonts w:ascii="Calibri" w:hAnsi="Calibri" w:cs="Calibri"/>
                <w:sz w:val="22"/>
                <w:szCs w:val="22"/>
              </w:rPr>
            </w:pPr>
            <w:r w:rsidRPr="00B407C6">
              <w:rPr>
                <w:rFonts w:ascii="Calibri" w:hAnsi="Calibri" w:eastAsia="Calibri" w:cs="Calibri"/>
                <w:b/>
                <w:bCs/>
                <w:color w:val="1A7F5A"/>
                <w:sz w:val="22"/>
                <w:szCs w:val="22"/>
              </w:rPr>
              <w:t>70</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4BA9BF1" w14:textId="77777777">
            <w:pPr>
              <w:rPr>
                <w:rFonts w:ascii="Calibri" w:hAnsi="Calibri" w:cs="Calibri"/>
                <w:sz w:val="22"/>
                <w:szCs w:val="22"/>
              </w:rPr>
            </w:pPr>
            <w:r w:rsidRPr="00B407C6">
              <w:rPr>
                <w:rFonts w:ascii="Calibri" w:hAnsi="Calibri" w:eastAsia="Calibri" w:cs="Calibri"/>
                <w:color w:val="E67E22"/>
                <w:sz w:val="22"/>
                <w:szCs w:val="22"/>
              </w:rPr>
              <w:t>75</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5FD33CF" w14:textId="77777777">
            <w:pPr>
              <w:rPr>
                <w:rFonts w:ascii="Calibri" w:hAnsi="Calibri" w:cs="Calibri"/>
                <w:sz w:val="22"/>
                <w:szCs w:val="22"/>
              </w:rPr>
            </w:pPr>
            <w:r w:rsidRPr="00B407C6">
              <w:rPr>
                <w:rFonts w:ascii="Calibri" w:hAnsi="Calibri" w:eastAsia="Calibri" w:cs="Calibri"/>
                <w:color w:val="1F1F1F"/>
                <w:sz w:val="22"/>
                <w:szCs w:val="22"/>
              </w:rPr>
              <w:t>Head/week</w:t>
            </w:r>
          </w:p>
        </w:tc>
      </w:tr>
      <w:tr w:rsidRPr="00B407C6" w:rsidR="00035A73" w:rsidTr="316E832A" w14:paraId="372A7840" w14:textId="77777777">
        <w:tc>
          <w:tcPr>
            <w:tcW w:w="254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P="316E832A" w:rsidRDefault="00000000" w14:paraId="4B0E1081" w14:textId="3BFBB5C4">
            <w:pPr>
              <w:rPr>
                <w:rFonts w:ascii="Calibri" w:hAnsi="Calibri" w:eastAsia="Calibri" w:cs="Calibri"/>
                <w:b w:val="1"/>
                <w:bCs w:val="1"/>
                <w:color w:val="1F1F1F"/>
                <w:sz w:val="22"/>
                <w:szCs w:val="22"/>
              </w:rPr>
            </w:pPr>
            <w:r w:rsidRPr="316E832A" w:rsidR="2C61B549">
              <w:rPr>
                <w:rFonts w:ascii="Calibri" w:hAnsi="Calibri" w:eastAsia="Calibri" w:cs="Calibri"/>
                <w:b w:val="1"/>
                <w:bCs w:val="1"/>
                <w:color w:val="1F1F1F"/>
                <w:sz w:val="22"/>
                <w:szCs w:val="22"/>
              </w:rPr>
              <w:t>Parity 2 Retention</w:t>
            </w:r>
          </w:p>
        </w:tc>
        <w:tc>
          <w:tcPr>
            <w:tcW w:w="16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59C0957" w14:textId="77777777">
            <w:pPr>
              <w:rPr>
                <w:rFonts w:ascii="Calibri" w:hAnsi="Calibri" w:cs="Calibri"/>
                <w:sz w:val="22"/>
                <w:szCs w:val="22"/>
              </w:rPr>
            </w:pPr>
            <w:r w:rsidRPr="00B407C6">
              <w:rPr>
                <w:rFonts w:ascii="Calibri" w:hAnsi="Calibri" w:eastAsia="Calibri" w:cs="Calibri"/>
                <w:color w:val="1F1F1F"/>
                <w:sz w:val="22"/>
                <w:szCs w:val="22"/>
              </w:rPr>
              <w:t>HERD</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E1F3EB2" w14:textId="77777777">
            <w:pPr>
              <w:rPr>
                <w:rFonts w:ascii="Calibri" w:hAnsi="Calibri" w:cs="Calibri"/>
                <w:sz w:val="22"/>
                <w:szCs w:val="22"/>
              </w:rPr>
            </w:pPr>
            <w:r w:rsidRPr="00B407C6">
              <w:rPr>
                <w:rFonts w:ascii="Calibri" w:hAnsi="Calibri" w:eastAsia="Calibri" w:cs="Calibri"/>
                <w:color w:val="C0392B"/>
                <w:sz w:val="22"/>
                <w:szCs w:val="22"/>
              </w:rPr>
              <w:t>15</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FB528AE" w14:textId="77777777">
            <w:pPr>
              <w:rPr>
                <w:rFonts w:ascii="Calibri" w:hAnsi="Calibri" w:cs="Calibri"/>
                <w:sz w:val="22"/>
                <w:szCs w:val="22"/>
              </w:rPr>
            </w:pPr>
            <w:r w:rsidRPr="00B407C6">
              <w:rPr>
                <w:rFonts w:ascii="Calibri" w:hAnsi="Calibri" w:eastAsia="Calibri" w:cs="Calibri"/>
                <w:b/>
                <w:bCs/>
                <w:color w:val="1A7F5A"/>
                <w:sz w:val="22"/>
                <w:szCs w:val="22"/>
              </w:rPr>
              <w:t>19</w:t>
            </w:r>
          </w:p>
        </w:tc>
        <w:tc>
          <w:tcPr>
            <w:tcW w:w="1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3E651FC" w14:textId="77777777">
            <w:pPr>
              <w:rPr>
                <w:rFonts w:ascii="Calibri" w:hAnsi="Calibri" w:cs="Calibri"/>
                <w:sz w:val="22"/>
                <w:szCs w:val="22"/>
              </w:rPr>
            </w:pPr>
            <w:r w:rsidRPr="00B407C6">
              <w:rPr>
                <w:rFonts w:ascii="Calibri" w:hAnsi="Calibri" w:eastAsia="Calibri" w:cs="Calibri"/>
                <w:color w:val="E67E22"/>
                <w:sz w:val="22"/>
                <w:szCs w:val="22"/>
              </w:rPr>
              <w:t>23</w:t>
            </w:r>
          </w:p>
        </w:tc>
        <w:tc>
          <w:tcPr>
            <w:tcW w:w="16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5E401EC" w14:textId="77777777">
            <w:pPr>
              <w:rPr>
                <w:rFonts w:ascii="Calibri" w:hAnsi="Calibri" w:cs="Calibri"/>
                <w:sz w:val="22"/>
                <w:szCs w:val="22"/>
              </w:rPr>
            </w:pPr>
            <w:r w:rsidRPr="00B407C6">
              <w:rPr>
                <w:rFonts w:ascii="Calibri" w:hAnsi="Calibri" w:eastAsia="Calibri" w:cs="Calibri"/>
                <w:color w:val="1F1F1F"/>
                <w:sz w:val="22"/>
                <w:szCs w:val="22"/>
              </w:rPr>
              <w:t>Percent of herd</w:t>
            </w:r>
          </w:p>
        </w:tc>
      </w:tr>
      <w:tr w:rsidRPr="00B407C6" w:rsidR="00035A73" w:rsidTr="316E832A" w14:paraId="0D8F8D1B"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3540DF5" w14:textId="77777777">
            <w:pPr>
              <w:rPr>
                <w:rFonts w:ascii="Calibri" w:hAnsi="Calibri" w:cs="Calibri"/>
                <w:sz w:val="22"/>
                <w:szCs w:val="22"/>
              </w:rPr>
            </w:pPr>
            <w:r w:rsidRPr="00B407C6">
              <w:rPr>
                <w:rFonts w:ascii="Calibri" w:hAnsi="Calibri" w:eastAsia="Calibri" w:cs="Calibri"/>
                <w:b/>
                <w:bCs/>
                <w:color w:val="1F1F1F"/>
                <w:sz w:val="22"/>
                <w:szCs w:val="22"/>
              </w:rPr>
              <w:t>Gilt % in Herd</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AA8609E" w14:textId="77777777">
            <w:pPr>
              <w:rPr>
                <w:rFonts w:ascii="Calibri" w:hAnsi="Calibri" w:cs="Calibri"/>
                <w:sz w:val="22"/>
                <w:szCs w:val="22"/>
              </w:rPr>
            </w:pPr>
            <w:r w:rsidRPr="00B407C6">
              <w:rPr>
                <w:rFonts w:ascii="Calibri" w:hAnsi="Calibri" w:eastAsia="Calibri" w:cs="Calibri"/>
                <w:color w:val="1F1F1F"/>
                <w:sz w:val="22"/>
                <w:szCs w:val="22"/>
              </w:rPr>
              <w:t>HERD</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88F8DE7" w14:textId="77777777">
            <w:pPr>
              <w:rPr>
                <w:rFonts w:ascii="Calibri" w:hAnsi="Calibri" w:cs="Calibri"/>
                <w:sz w:val="22"/>
                <w:szCs w:val="22"/>
              </w:rPr>
            </w:pPr>
            <w:r w:rsidRPr="00B407C6">
              <w:rPr>
                <w:rFonts w:ascii="Calibri" w:hAnsi="Calibri" w:eastAsia="Calibri" w:cs="Calibri"/>
                <w:color w:val="C0392B"/>
                <w:sz w:val="22"/>
                <w:szCs w:val="22"/>
              </w:rPr>
              <w:t>18</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6439E2D" w14:textId="77777777">
            <w:pPr>
              <w:rPr>
                <w:rFonts w:ascii="Calibri" w:hAnsi="Calibri" w:cs="Calibri"/>
                <w:sz w:val="22"/>
                <w:szCs w:val="22"/>
              </w:rPr>
            </w:pPr>
            <w:r w:rsidRPr="00B407C6">
              <w:rPr>
                <w:rFonts w:ascii="Calibri" w:hAnsi="Calibri" w:eastAsia="Calibri" w:cs="Calibri"/>
                <w:b/>
                <w:bCs/>
                <w:color w:val="1A7F5A"/>
                <w:sz w:val="22"/>
                <w:szCs w:val="22"/>
              </w:rPr>
              <w:t>22</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B17F43A" w14:textId="77777777">
            <w:pPr>
              <w:rPr>
                <w:rFonts w:ascii="Calibri" w:hAnsi="Calibri" w:cs="Calibri"/>
                <w:sz w:val="22"/>
                <w:szCs w:val="22"/>
              </w:rPr>
            </w:pPr>
            <w:r w:rsidRPr="00B407C6">
              <w:rPr>
                <w:rFonts w:ascii="Calibri" w:hAnsi="Calibri" w:eastAsia="Calibri" w:cs="Calibri"/>
                <w:color w:val="E67E22"/>
                <w:sz w:val="22"/>
                <w:szCs w:val="22"/>
              </w:rPr>
              <w:t>26</w:t>
            </w: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100FA50" w14:textId="77777777">
            <w:pPr>
              <w:rPr>
                <w:rFonts w:ascii="Calibri" w:hAnsi="Calibri" w:cs="Calibri"/>
                <w:sz w:val="22"/>
                <w:szCs w:val="22"/>
              </w:rPr>
            </w:pPr>
            <w:r w:rsidRPr="00B407C6">
              <w:rPr>
                <w:rFonts w:ascii="Calibri" w:hAnsi="Calibri" w:eastAsia="Calibri" w:cs="Calibri"/>
                <w:color w:val="1F1F1F"/>
                <w:sz w:val="22"/>
                <w:szCs w:val="22"/>
              </w:rPr>
              <w:t>Percent of herd</w:t>
            </w:r>
          </w:p>
        </w:tc>
      </w:tr>
      <w:tr w:rsidRPr="00B407C6" w:rsidR="00E90DEF" w:rsidTr="316E832A" w14:paraId="012BD612" w14:textId="77777777">
        <w:tc>
          <w:tcPr>
            <w:tcW w:w="254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E90DEF" w:rsidR="00E90DEF" w:rsidRDefault="00E90DEF" w14:paraId="5B7309F3" w14:textId="215A03C2">
            <w:pPr>
              <w:rPr>
                <w:ins w:author="Johan Odendaal" w:date="2026-08-28T14:00:32.35Z" w16du:dateUtc="2026-08-28T14:00:32.35Z" w:id="1413081261"/>
              </w:rPr>
            </w:pPr>
            <w:r w:rsidRPr="316E832A" w:rsidR="6439CD56">
              <w:rPr>
                <w:rFonts w:ascii="Calibri" w:hAnsi="Calibri" w:eastAsia="Calibri" w:cs="Calibri"/>
                <w:b w:val="1"/>
                <w:bCs w:val="1"/>
                <w:color w:val="C00000"/>
                <w:sz w:val="22"/>
                <w:szCs w:val="22"/>
              </w:rPr>
              <w:t xml:space="preserve">This is the example of the breed </w:t>
            </w:r>
            <w:r w:rsidRPr="316E832A" w:rsidR="02254B89">
              <w:rPr>
                <w:rFonts w:ascii="Calibri" w:hAnsi="Calibri" w:eastAsia="Calibri" w:cs="Calibri"/>
                <w:b w:val="1"/>
                <w:bCs w:val="1"/>
                <w:color w:val="C00000"/>
                <w:sz w:val="22"/>
                <w:szCs w:val="22"/>
              </w:rPr>
              <w:t>lifecycle</w:t>
            </w:r>
            <w:r w:rsidRPr="316E832A" w:rsidR="6439CD56">
              <w:rPr>
                <w:rFonts w:ascii="Calibri" w:hAnsi="Calibri" w:eastAsia="Calibri" w:cs="Calibri"/>
                <w:b w:val="1"/>
                <w:bCs w:val="1"/>
                <w:color w:val="C00000"/>
                <w:sz w:val="22"/>
                <w:szCs w:val="22"/>
              </w:rPr>
              <w:t xml:space="preserve"> (Stage wise, season wise, weigh wise, breed type </w:t>
            </w:r>
            <w:r w:rsidRPr="316E832A" w:rsidR="77D65800">
              <w:rPr>
                <w:rFonts w:ascii="Calibri" w:hAnsi="Calibri" w:eastAsia="Calibri" w:cs="Calibri"/>
                <w:b w:val="1"/>
                <w:bCs w:val="1"/>
                <w:color w:val="C00000"/>
                <w:sz w:val="22"/>
                <w:szCs w:val="22"/>
              </w:rPr>
              <w:t>wise) KPI</w:t>
            </w:r>
            <w:r w:rsidRPr="316E832A" w:rsidR="6439CD56">
              <w:rPr>
                <w:rFonts w:ascii="Calibri" w:hAnsi="Calibri" w:eastAsia="Calibri" w:cs="Calibri"/>
                <w:b w:val="1"/>
                <w:bCs w:val="1"/>
                <w:color w:val="C00000"/>
                <w:sz w:val="22"/>
                <w:szCs w:val="22"/>
              </w:rPr>
              <w:t xml:space="preserve"> master will be </w:t>
            </w:r>
            <w:r w:rsidRPr="316E832A" w:rsidR="6439CD56">
              <w:rPr>
                <w:rFonts w:ascii="Calibri" w:hAnsi="Calibri" w:eastAsia="Calibri" w:cs="Calibri"/>
                <w:b w:val="1"/>
                <w:bCs w:val="1"/>
                <w:color w:val="C00000"/>
                <w:sz w:val="22"/>
                <w:szCs w:val="22"/>
              </w:rPr>
              <w:t>required</w:t>
            </w:r>
            <w:r w:rsidRPr="316E832A" w:rsidR="6439CD56">
              <w:rPr>
                <w:rFonts w:ascii="Calibri" w:hAnsi="Calibri" w:eastAsia="Calibri" w:cs="Calibri"/>
                <w:b w:val="1"/>
                <w:bCs w:val="1"/>
                <w:color w:val="C00000"/>
                <w:sz w:val="22"/>
                <w:szCs w:val="22"/>
              </w:rPr>
              <w:t>)</w:t>
            </w:r>
          </w:p>
          <w:p w:rsidRPr="00E90DEF" w:rsidR="00E90DEF" w:rsidRDefault="00E90DEF" w14:paraId="06074E4D" w14:textId="1752397C">
            <w:pPr>
              <w:rPr>
                <w:rFonts w:ascii="Calibri" w:hAnsi="Calibri" w:eastAsia="Calibri" w:cs="Calibri"/>
                <w:b w:val="1"/>
                <w:bCs w:val="1"/>
                <w:color w:val="C00000"/>
                <w:sz w:val="22"/>
                <w:szCs w:val="22"/>
              </w:rPr>
            </w:pPr>
            <w:r w:rsidRPr="316E832A" w:rsidR="01BABE32">
              <w:rPr>
                <w:rFonts w:ascii="Calibri" w:hAnsi="Calibri" w:eastAsia="Calibri" w:cs="Calibri"/>
                <w:b w:val="1"/>
                <w:bCs w:val="1"/>
                <w:color w:val="C00000"/>
                <w:sz w:val="22"/>
                <w:szCs w:val="22"/>
              </w:rPr>
              <w:t>NB; certain KPI’s missing from here such as weaner and grower mortality</w:t>
            </w:r>
            <w:r w:rsidRPr="316E832A" w:rsidR="38FEB49C">
              <w:rPr>
                <w:rFonts w:ascii="Calibri" w:hAnsi="Calibri" w:eastAsia="Calibri" w:cs="Calibri"/>
                <w:b w:val="1"/>
                <w:bCs w:val="1"/>
                <w:color w:val="C00000"/>
                <w:sz w:val="22"/>
                <w:szCs w:val="22"/>
              </w:rPr>
              <w:t xml:space="preserve">, </w:t>
            </w:r>
            <w:r w:rsidRPr="316E832A" w:rsidR="38FEB49C">
              <w:rPr>
                <w:rFonts w:ascii="Calibri" w:hAnsi="Calibri" w:eastAsia="Calibri" w:cs="Calibri"/>
                <w:b w:val="1"/>
                <w:bCs w:val="1"/>
                <w:color w:val="C00000"/>
                <w:sz w:val="22"/>
                <w:szCs w:val="22"/>
              </w:rPr>
              <w:t>Avg</w:t>
            </w:r>
            <w:r w:rsidRPr="316E832A" w:rsidR="38FEB49C">
              <w:rPr>
                <w:rFonts w:ascii="Calibri" w:hAnsi="Calibri" w:eastAsia="Calibri" w:cs="Calibri"/>
                <w:b w:val="1"/>
                <w:bCs w:val="1"/>
                <w:color w:val="C00000"/>
                <w:sz w:val="22"/>
                <w:szCs w:val="22"/>
              </w:rPr>
              <w:t xml:space="preserve"> CDM against budgeted etc</w:t>
            </w:r>
          </w:p>
        </w:tc>
        <w:tc>
          <w:tcPr>
            <w:tcW w:w="16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E90DEF" w:rsidRDefault="00E90DEF" w14:paraId="61539492" w14:textId="77777777">
            <w:pPr>
              <w:rPr>
                <w:rFonts w:ascii="Calibri" w:hAnsi="Calibri" w:eastAsia="Calibri" w:cs="Calibri"/>
                <w:color w:val="1F1F1F"/>
                <w:sz w:val="22"/>
                <w:szCs w:val="22"/>
              </w:rPr>
            </w:pP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E90DEF" w:rsidRDefault="00E90DEF" w14:paraId="5E779282" w14:textId="77777777">
            <w:pPr>
              <w:rPr>
                <w:rFonts w:ascii="Calibri" w:hAnsi="Calibri" w:eastAsia="Calibri" w:cs="Calibri"/>
                <w:color w:val="C0392B"/>
                <w:sz w:val="22"/>
                <w:szCs w:val="22"/>
              </w:rPr>
            </w:pP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E90DEF" w:rsidRDefault="00E90DEF" w14:paraId="2C3C6D87" w14:textId="77777777">
            <w:pPr>
              <w:rPr>
                <w:rFonts w:ascii="Calibri" w:hAnsi="Calibri" w:eastAsia="Calibri" w:cs="Calibri"/>
                <w:b/>
                <w:bCs/>
                <w:color w:val="1A7F5A"/>
                <w:sz w:val="22"/>
                <w:szCs w:val="22"/>
              </w:rPr>
            </w:pPr>
          </w:p>
        </w:tc>
        <w:tc>
          <w:tcPr>
            <w:tcW w:w="1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E90DEF" w:rsidRDefault="00E90DEF" w14:paraId="2542A7E4" w14:textId="77777777">
            <w:pPr>
              <w:rPr>
                <w:rFonts w:ascii="Calibri" w:hAnsi="Calibri" w:eastAsia="Calibri" w:cs="Calibri"/>
                <w:color w:val="E67E22"/>
                <w:sz w:val="22"/>
                <w:szCs w:val="22"/>
              </w:rPr>
            </w:pPr>
          </w:p>
        </w:tc>
        <w:tc>
          <w:tcPr>
            <w:tcW w:w="16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E90DEF" w:rsidRDefault="00E90DEF" w14:paraId="092F9320" w14:textId="77777777">
            <w:pPr>
              <w:rPr>
                <w:rFonts w:ascii="Calibri" w:hAnsi="Calibri" w:eastAsia="Calibri" w:cs="Calibri"/>
                <w:color w:val="1F1F1F"/>
                <w:sz w:val="22"/>
                <w:szCs w:val="22"/>
              </w:rPr>
            </w:pPr>
          </w:p>
        </w:tc>
      </w:tr>
    </w:tbl>
    <w:p w:rsidRPr="00B407C6" w:rsidR="00035A73" w:rsidRDefault="00035A73" w14:paraId="57250792"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1CDA0665"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42A03FCF" w14:textId="77777777">
            <w:pPr>
              <w:rPr>
                <w:rFonts w:ascii="Calibri" w:hAnsi="Calibri" w:cs="Calibri"/>
                <w:sz w:val="22"/>
                <w:szCs w:val="22"/>
              </w:rPr>
            </w:pPr>
            <w:r w:rsidRPr="00B407C6">
              <w:rPr>
                <w:rFonts w:ascii="Calibri" w:hAnsi="Calibri" w:eastAsia="Calibri" w:cs="Calibri"/>
                <w:b/>
                <w:bCs/>
                <w:color w:val="FFFFFF"/>
                <w:sz w:val="22"/>
                <w:szCs w:val="22"/>
              </w:rPr>
              <w:t>1.5</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18BCC4E3" w14:textId="77777777">
            <w:pPr>
              <w:rPr>
                <w:rFonts w:ascii="Calibri" w:hAnsi="Calibri" w:cs="Calibri"/>
                <w:sz w:val="22"/>
                <w:szCs w:val="22"/>
              </w:rPr>
            </w:pPr>
            <w:r w:rsidRPr="00B407C6">
              <w:rPr>
                <w:rFonts w:ascii="Calibri" w:hAnsi="Calibri" w:eastAsia="Calibri" w:cs="Calibri"/>
                <w:b/>
                <w:bCs/>
                <w:color w:val="FFFFFF"/>
                <w:sz w:val="22"/>
                <w:szCs w:val="22"/>
              </w:rPr>
              <w:t>Item Master Sync from D365BC (Boolean Sync Field)</w:t>
            </w:r>
          </w:p>
        </w:tc>
      </w:tr>
      <w:tr w:rsidRPr="00B407C6" w:rsidR="00035A73" w14:paraId="76A0B70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3340091"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2D06BD81" w14:textId="63F35BCB">
            <w:pPr>
              <w:spacing w:before="40" w:after="50"/>
              <w:rPr>
                <w:rFonts w:ascii="Calibri" w:hAnsi="Calibri" w:cs="Calibri"/>
                <w:sz w:val="22"/>
                <w:szCs w:val="22"/>
              </w:rPr>
            </w:pPr>
            <w:r w:rsidRPr="00B407C6">
              <w:rPr>
                <w:rFonts w:ascii="Calibri" w:hAnsi="Calibri" w:eastAsia="Calibri" w:cs="Calibri"/>
                <w:color w:val="1F1F1F"/>
                <w:sz w:val="22"/>
                <w:szCs w:val="22"/>
              </w:rPr>
              <w:t xml:space="preserve">Items (feed, medicine, vaccine, semen dose, overhead supplies) are CREATED IN D365BC only. NAVFarm cannot create items independently. In the D365BC Item card </w:t>
            </w:r>
            <w:r w:rsidRPr="00B407C6">
              <w:rPr>
                <w:rFonts w:ascii="Calibri" w:hAnsi="Calibri" w:eastAsia="Calibri" w:cs="Calibri"/>
                <w:color w:val="1F1F1F"/>
                <w:sz w:val="22"/>
                <w:szCs w:val="22"/>
              </w:rPr>
              <w:t xml:space="preserve">a custom extension Boolean field "Sync to NAVFarm Farm Item" is added. When ticked YES by the D365BC user, a </w:t>
            </w:r>
            <w:r w:rsidRPr="00B407C6" w:rsidR="00A83268">
              <w:rPr>
                <w:rFonts w:ascii="Calibri" w:hAnsi="Calibri" w:eastAsia="Calibri" w:cs="Calibri"/>
                <w:color w:val="1F1F1F"/>
                <w:sz w:val="22"/>
                <w:szCs w:val="22"/>
              </w:rPr>
              <w:t>webhook fire</w:t>
            </w:r>
            <w:r w:rsidRPr="00B407C6">
              <w:rPr>
                <w:rFonts w:ascii="Calibri" w:hAnsi="Calibri" w:eastAsia="Calibri" w:cs="Calibri"/>
                <w:color w:val="1F1F1F"/>
                <w:sz w:val="22"/>
                <w:szCs w:val="22"/>
              </w:rPr>
              <w:t xml:space="preserve"> and the item auto-syncs to NAVFarm </w:t>
            </w:r>
            <w:r w:rsidRPr="00B407C6" w:rsidR="00A83268">
              <w:rPr>
                <w:rFonts w:ascii="Calibri" w:hAnsi="Calibri" w:eastAsia="Calibri" w:cs="Calibri"/>
                <w:color w:val="1F1F1F"/>
                <w:sz w:val="22"/>
                <w:szCs w:val="22"/>
              </w:rPr>
              <w:t>item master</w:t>
            </w:r>
            <w:r w:rsidRPr="00B407C6">
              <w:rPr>
                <w:rFonts w:ascii="Calibri" w:hAnsi="Calibri" w:eastAsia="Calibri" w:cs="Calibri"/>
                <w:color w:val="1F1F1F"/>
                <w:sz w:val="22"/>
                <w:szCs w:val="22"/>
              </w:rPr>
              <w:t>. Posting Group GL accounts (Inventory GL, Consumption GL) are also synced.</w:t>
            </w:r>
          </w:p>
        </w:tc>
      </w:tr>
      <w:tr w:rsidRPr="00B407C6" w:rsidR="00035A73" w14:paraId="2532E7F3"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E9A9E74"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5CBD7505"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Item Master Sync</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77283E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B3F3973"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A44E30" w14:paraId="738BDB8C" w14:textId="0A13F432">
                  <w:pPr>
                    <w:rPr>
                      <w:rFonts w:ascii="Calibri" w:hAnsi="Calibri" w:cs="Calibri"/>
                      <w:sz w:val="22"/>
                      <w:szCs w:val="22"/>
                    </w:rPr>
                  </w:pPr>
                  <w:r>
                    <w:rPr>
                      <w:rFonts w:ascii="Calibri" w:hAnsi="Calibri" w:eastAsia="Calibri" w:cs="Calibri"/>
                      <w:color w:val="1F1F1F"/>
                      <w:sz w:val="22"/>
                      <w:szCs w:val="22"/>
                    </w:rPr>
                    <w:t>U</w:t>
                  </w:r>
                  <w:r w:rsidRPr="00B407C6">
                    <w:rPr>
                      <w:rFonts w:ascii="Calibri" w:hAnsi="Calibri" w:eastAsia="Calibri" w:cs="Calibri"/>
                      <w:color w:val="1F1F1F"/>
                      <w:sz w:val="22"/>
                      <w:szCs w:val="22"/>
                    </w:rPr>
                    <w:t>ser</w:t>
                  </w:r>
                  <w:r w:rsidRPr="00B407C6" w:rsidR="00A83268">
                    <w:rPr>
                      <w:rFonts w:ascii="Calibri" w:hAnsi="Calibri" w:eastAsia="Calibri" w:cs="Calibri"/>
                      <w:color w:val="1F1F1F"/>
                      <w:sz w:val="22"/>
                      <w:szCs w:val="22"/>
                    </w:rPr>
                    <w:t xml:space="preserve"> (Respective User)</w:t>
                  </w:r>
                  <w:r w:rsidRPr="00B407C6">
                    <w:rPr>
                      <w:rFonts w:ascii="Calibri" w:hAnsi="Calibri" w:eastAsia="Calibri" w:cs="Calibri"/>
                      <w:color w:val="1F1F1F"/>
                      <w:sz w:val="22"/>
                      <w:szCs w:val="22"/>
                    </w:rPr>
                    <w:t xml:space="preserve"> creates Item in D365BC: Item Code, Name, Base UOM, Item Type, Lot Tracking (Yes/No), Withdrawal Days (for medicine), Inventory Posting Group, Gen Product Posting Group.</w:t>
                  </w:r>
                </w:p>
              </w:tc>
            </w:tr>
          </w:tbl>
          <w:p w:rsidRPr="00B407C6" w:rsidR="00035A73" w:rsidRDefault="00000000" w14:paraId="5F3BA42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82AC9B5"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E15B847"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A83268" w14:paraId="724B272C" w14:textId="068D6F3C">
                  <w:pPr>
                    <w:rPr>
                      <w:rFonts w:ascii="Calibri" w:hAnsi="Calibri" w:cs="Calibri"/>
                      <w:sz w:val="22"/>
                      <w:szCs w:val="22"/>
                    </w:rPr>
                  </w:pPr>
                  <w:r w:rsidRPr="00B407C6">
                    <w:rPr>
                      <w:rFonts w:ascii="Calibri" w:hAnsi="Calibri" w:eastAsia="Calibri" w:cs="Calibri"/>
                      <w:color w:val="1F1F1F"/>
                      <w:sz w:val="22"/>
                      <w:szCs w:val="22"/>
                    </w:rPr>
                    <w:t>User ticks "Sync to NAVFarm Farm Item" = TRUE on the Item card in D365BC.</w:t>
                  </w:r>
                </w:p>
              </w:tc>
            </w:tr>
          </w:tbl>
          <w:p w:rsidRPr="00B407C6" w:rsidR="00035A73" w:rsidRDefault="00000000" w14:paraId="2C88EF0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507CA66"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C45F9CB"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38CA0F6" w14:textId="77777777">
                  <w:pPr>
                    <w:rPr>
                      <w:rFonts w:ascii="Calibri" w:hAnsi="Calibri" w:cs="Calibri"/>
                      <w:sz w:val="22"/>
                      <w:szCs w:val="22"/>
                    </w:rPr>
                  </w:pPr>
                  <w:r w:rsidRPr="00B407C6">
                    <w:rPr>
                      <w:rFonts w:ascii="Calibri" w:hAnsi="Calibri" w:eastAsia="Calibri" w:cs="Calibri"/>
                      <w:color w:val="1F1F1F"/>
                      <w:sz w:val="22"/>
                      <w:szCs w:val="22"/>
                    </w:rPr>
                    <w:t>D365BC extension fires webhook: PUT /items with sync_to_navfarm = true. NAVFarm API receives the item payload.</w:t>
                  </w:r>
                </w:p>
              </w:tc>
            </w:tr>
          </w:tbl>
          <w:p w:rsidRPr="00B407C6" w:rsidR="00035A73" w:rsidRDefault="00000000" w14:paraId="16EC540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F0177DE"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360EB30"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82B44F7" w14:textId="0DBBE665">
                  <w:pPr>
                    <w:rPr>
                      <w:rFonts w:ascii="Calibri" w:hAnsi="Calibri" w:cs="Calibri"/>
                      <w:sz w:val="22"/>
                      <w:szCs w:val="22"/>
                    </w:rPr>
                  </w:pPr>
                  <w:r w:rsidRPr="00B407C6">
                    <w:rPr>
                      <w:rFonts w:ascii="Calibri" w:hAnsi="Calibri" w:eastAsia="Calibri" w:cs="Calibri"/>
                      <w:color w:val="1F1F1F"/>
                      <w:sz w:val="22"/>
                      <w:szCs w:val="22"/>
                    </w:rPr>
                    <w:t xml:space="preserve">NAVFarm upserts </w:t>
                  </w:r>
                  <w:r w:rsidRPr="00B407C6" w:rsidR="00A83268">
                    <w:rPr>
                      <w:rFonts w:ascii="Calibri" w:hAnsi="Calibri" w:eastAsia="Calibri" w:cs="Calibri"/>
                      <w:color w:val="1F1F1F"/>
                      <w:sz w:val="22"/>
                      <w:szCs w:val="22"/>
                    </w:rPr>
                    <w:t>item master</w:t>
                  </w:r>
                  <w:r w:rsidRPr="00B407C6">
                    <w:rPr>
                      <w:rFonts w:ascii="Calibri" w:hAnsi="Calibri" w:eastAsia="Calibri" w:cs="Calibri"/>
                      <w:color w:val="1F1F1F"/>
                      <w:sz w:val="22"/>
                      <w:szCs w:val="22"/>
                    </w:rPr>
                    <w:t>: Item Code, Name, UOM, Item Type, Lot Tracking, Withdrawal Days, Inventory GL (from Inventory Posting Group), Consumption GL (from Gen Product Posting Group).</w:t>
                  </w:r>
                </w:p>
              </w:tc>
            </w:tr>
          </w:tbl>
          <w:p w:rsidRPr="00B407C6" w:rsidR="00035A73" w:rsidRDefault="00000000" w14:paraId="26606C1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A33BF39"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5C1EC215"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3088DC7" w14:textId="77777777">
                  <w:pPr>
                    <w:rPr>
                      <w:rFonts w:ascii="Calibri" w:hAnsi="Calibri" w:cs="Calibri"/>
                      <w:sz w:val="22"/>
                      <w:szCs w:val="22"/>
                    </w:rPr>
                  </w:pPr>
                  <w:r w:rsidRPr="00B407C6">
                    <w:rPr>
                      <w:rFonts w:ascii="Calibri" w:hAnsi="Calibri" w:eastAsia="Calibri" w:cs="Calibri"/>
                      <w:color w:val="1F1F1F"/>
                      <w:sz w:val="22"/>
                      <w:szCs w:val="22"/>
                    </w:rPr>
                    <w:t>Item now visible in all NAVFarm dropdowns: GRN, Daily Data Entry Block 1 (Feed), Block 2 (Medicine), Requisition, Silo setup.</w:t>
                  </w:r>
                </w:p>
              </w:tc>
            </w:tr>
          </w:tbl>
          <w:p w:rsidRPr="00B407C6" w:rsidR="00035A73" w:rsidRDefault="00000000" w14:paraId="4E3B9C7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31395CBF"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5FEE41E4"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5262BEAA" w14:textId="77777777">
                  <w:pPr>
                    <w:rPr>
                      <w:rFonts w:ascii="Calibri" w:hAnsi="Calibri" w:cs="Calibri"/>
                      <w:sz w:val="22"/>
                      <w:szCs w:val="22"/>
                    </w:rPr>
                  </w:pPr>
                  <w:r w:rsidRPr="00B407C6">
                    <w:rPr>
                      <w:rFonts w:ascii="Calibri" w:hAnsi="Calibri" w:eastAsia="Calibri" w:cs="Calibri"/>
                      <w:b/>
                      <w:bCs/>
                      <w:color w:val="1F4E79"/>
                      <w:sz w:val="22"/>
                      <w:szCs w:val="22"/>
                    </w:rPr>
                    <w:t>Was any item field updated in D365BC later?</w:t>
                  </w:r>
                </w:p>
              </w:tc>
            </w:tr>
            <w:tr w:rsidRPr="00B407C6" w:rsidR="00035A73" w14:paraId="51366492"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00A7CED4" w14:textId="32188DFC">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Webhook fires again → NAVFarm </w:t>
                  </w:r>
                  <w:r w:rsidRPr="00B407C6" w:rsidR="00A83268">
                    <w:rPr>
                      <w:rFonts w:ascii="Calibri" w:hAnsi="Calibri" w:eastAsia="Calibri" w:cs="Calibri"/>
                      <w:color w:val="1A7F5A"/>
                      <w:sz w:val="22"/>
                      <w:szCs w:val="22"/>
                    </w:rPr>
                    <w:t>item master</w:t>
                  </w:r>
                  <w:r w:rsidRPr="00B407C6">
                    <w:rPr>
                      <w:rFonts w:ascii="Calibri" w:hAnsi="Calibri" w:eastAsia="Calibri" w:cs="Calibri"/>
                      <w:color w:val="1A7F5A"/>
                      <w:sz w:val="22"/>
                      <w:szCs w:val="22"/>
                    </w:rPr>
                    <w:t xml:space="preserve"> updated automatically.</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40B63A69"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29EBAC1C"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No action needed.</w:t>
                  </w:r>
                </w:p>
              </w:tc>
            </w:tr>
          </w:tbl>
          <w:p w:rsidRPr="00B407C6" w:rsidR="00035A73" w:rsidRDefault="00035A73" w14:paraId="2EBD09EF" w14:textId="77777777">
            <w:pPr>
              <w:rPr>
                <w:rFonts w:ascii="Calibri" w:hAnsi="Calibri" w:cs="Calibri"/>
                <w:sz w:val="22"/>
                <w:szCs w:val="22"/>
              </w:rPr>
            </w:pPr>
          </w:p>
        </w:tc>
      </w:tr>
      <w:tr w:rsidRPr="00B407C6" w:rsidR="00035A73" w14:paraId="08D2750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CF90BC0"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6944A09C" w14:textId="355C3E3F">
            <w:pPr>
              <w:spacing w:before="40" w:after="50"/>
              <w:rPr>
                <w:rFonts w:ascii="Calibri" w:hAnsi="Calibri" w:cs="Calibri"/>
                <w:sz w:val="22"/>
                <w:szCs w:val="22"/>
              </w:rPr>
            </w:pPr>
            <w:r w:rsidRPr="00B407C6">
              <w:rPr>
                <w:rFonts w:ascii="Calibri" w:hAnsi="Calibri" w:eastAsia="Calibri" w:cs="Calibri"/>
                <w:b/>
                <w:bCs/>
                <w:color w:val="1F4E79"/>
                <w:sz w:val="22"/>
                <w:szCs w:val="22"/>
              </w:rPr>
              <w:t>D365BC:</w:t>
            </w:r>
            <w:r w:rsidRPr="00B407C6">
              <w:rPr>
                <w:rFonts w:ascii="Calibri" w:hAnsi="Calibri" w:eastAsia="Calibri" w:cs="Calibri"/>
                <w:color w:val="1F1F1F"/>
                <w:sz w:val="22"/>
                <w:szCs w:val="22"/>
              </w:rPr>
              <w:t xml:space="preserve"> Webhook endpoint on D365BC extension: PUT /items (with sync_to_navfarm = true) → fires HTTP POST to NAVFarm /</w:t>
            </w:r>
            <w:r w:rsidRPr="00B407C6" w:rsidR="00A83268">
              <w:rPr>
                <w:rFonts w:ascii="Calibri" w:hAnsi="Calibri" w:eastAsia="Calibri" w:cs="Calibri"/>
                <w:color w:val="1F1F1F"/>
                <w:sz w:val="22"/>
                <w:szCs w:val="22"/>
              </w:rPr>
              <w:t>Api</w:t>
            </w:r>
            <w:r w:rsidRPr="00B407C6">
              <w:rPr>
                <w:rFonts w:ascii="Calibri" w:hAnsi="Calibri" w:eastAsia="Calibri" w:cs="Calibri"/>
                <w:color w:val="1F1F1F"/>
                <w:sz w:val="22"/>
                <w:szCs w:val="22"/>
              </w:rPr>
              <w:t xml:space="preserve">/v1/items with full item payload. Fields synced: </w:t>
            </w:r>
            <w:r w:rsidRPr="00B407C6" w:rsidR="00A83268">
              <w:rPr>
                <w:rFonts w:ascii="Calibri" w:hAnsi="Calibri" w:eastAsia="Calibri" w:cs="Calibri"/>
                <w:color w:val="1F1F1F"/>
                <w:sz w:val="22"/>
                <w:szCs w:val="22"/>
              </w:rPr>
              <w:t>Item No.</w:t>
            </w:r>
            <w:r w:rsidRPr="00B407C6">
              <w:rPr>
                <w:rFonts w:ascii="Calibri" w:hAnsi="Calibri" w:eastAsia="Calibri" w:cs="Calibri"/>
                <w:color w:val="1F1F1F"/>
                <w:sz w:val="22"/>
                <w:szCs w:val="22"/>
              </w:rPr>
              <w:t xml:space="preserve">, Description, Base_Unit_of_Measure, Item_Type, Lot_Nos, </w:t>
            </w:r>
            <w:r w:rsidRPr="00B407C6" w:rsidR="00A83268">
              <w:rPr>
                <w:rFonts w:ascii="Calibri" w:hAnsi="Calibri" w:eastAsia="Calibri" w:cs="Calibri"/>
                <w:color w:val="1F1F1F"/>
                <w:sz w:val="22"/>
                <w:szCs w:val="22"/>
              </w:rPr>
              <w:t>Withdrawal Days</w:t>
            </w:r>
            <w:r w:rsidRPr="00B407C6">
              <w:rPr>
                <w:rFonts w:ascii="Calibri" w:hAnsi="Calibri" w:eastAsia="Calibri" w:cs="Calibri"/>
                <w:color w:val="1F1F1F"/>
                <w:sz w:val="22"/>
                <w:szCs w:val="22"/>
              </w:rPr>
              <w:t>, Inventory_Posting_Group, Gen_Prod_Posting_Group, Inventory_GL, Consumption_GL.</w:t>
            </w:r>
          </w:p>
        </w:tc>
      </w:tr>
      <w:tr w:rsidRPr="00B407C6" w:rsidR="00035A73" w14:paraId="7AC4B94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CE0B77C"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A83268" w14:paraId="23EBC207" w14:textId="1BED4E16">
            <w:pPr>
              <w:spacing w:after="2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Webhook sync fails for a specific item → CRITICAL alert to System Admin with Item Code and error.</w:t>
            </w:r>
          </w:p>
          <w:p w:rsidRPr="00B407C6" w:rsidR="00035A73" w:rsidRDefault="00A83268" w14:paraId="267F3FF1" w14:textId="231927A3">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Item used in today's data entry has no Inventory GL or Consumption GL → WARNING. Posting will fail.</w:t>
            </w:r>
          </w:p>
        </w:tc>
      </w:tr>
      <w:tr w:rsidRPr="00B407C6" w:rsidR="00035A73" w14:paraId="69640EE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8047929"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0EA905B8" w14:textId="77777777">
            <w:pPr>
              <w:spacing w:after="20"/>
              <w:rPr>
                <w:rFonts w:ascii="Calibri" w:hAnsi="Calibri" w:cs="Calibri"/>
                <w:sz w:val="22"/>
                <w:szCs w:val="22"/>
              </w:rPr>
            </w:pPr>
            <w:r w:rsidRPr="00B407C6">
              <w:rPr>
                <w:rFonts w:ascii="Calibri" w:hAnsi="Calibri" w:eastAsia="Calibri" w:cs="Calibri"/>
                <w:color w:val="1F1F1F"/>
                <w:sz w:val="22"/>
                <w:szCs w:val="22"/>
              </w:rPr>
              <w:t>• NAVFarm users cannot create, edit, or delete items. Item creation is exclusively in D365BC.</w:t>
            </w:r>
          </w:p>
          <w:p w:rsidRPr="00B407C6" w:rsidR="00035A73" w:rsidRDefault="00000000" w14:paraId="054D25EF" w14:textId="7E31B220">
            <w:pPr>
              <w:spacing w:before="40" w:after="50"/>
              <w:rPr>
                <w:rFonts w:ascii="Calibri" w:hAnsi="Calibri" w:cs="Calibri"/>
                <w:sz w:val="22"/>
                <w:szCs w:val="22"/>
              </w:rPr>
            </w:pPr>
            <w:r w:rsidRPr="00B407C6">
              <w:rPr>
                <w:rFonts w:ascii="Calibri" w:hAnsi="Calibri" w:eastAsia="Calibri" w:cs="Calibri"/>
                <w:color w:val="1F1F1F"/>
                <w:sz w:val="22"/>
                <w:szCs w:val="22"/>
              </w:rPr>
              <w:t xml:space="preserve">• An item must exist in NAVFarm </w:t>
            </w:r>
            <w:r w:rsidRPr="00B407C6" w:rsidR="00A83268">
              <w:rPr>
                <w:rFonts w:ascii="Calibri" w:hAnsi="Calibri" w:eastAsia="Calibri" w:cs="Calibri"/>
                <w:color w:val="1F1F1F"/>
                <w:sz w:val="22"/>
                <w:szCs w:val="22"/>
              </w:rPr>
              <w:t>item master</w:t>
            </w:r>
            <w:r w:rsidRPr="00B407C6">
              <w:rPr>
                <w:rFonts w:ascii="Calibri" w:hAnsi="Calibri" w:eastAsia="Calibri" w:cs="Calibri"/>
                <w:color w:val="1F1F1F"/>
                <w:sz w:val="22"/>
                <w:szCs w:val="22"/>
              </w:rPr>
              <w:t xml:space="preserve"> (synced from D365BC) before it can be used on any GRN, data entry, or requisition.</w:t>
            </w:r>
          </w:p>
          <w:p w:rsidRPr="00B407C6" w:rsidR="00035A73" w:rsidRDefault="00000000" w14:paraId="7BB4FD3D" w14:textId="77777777">
            <w:pPr>
              <w:spacing w:before="40" w:after="50"/>
              <w:rPr>
                <w:rFonts w:ascii="Calibri" w:hAnsi="Calibri" w:cs="Calibri"/>
                <w:sz w:val="22"/>
                <w:szCs w:val="22"/>
              </w:rPr>
            </w:pPr>
            <w:r w:rsidRPr="00B407C6">
              <w:rPr>
                <w:rFonts w:ascii="Calibri" w:hAnsi="Calibri" w:eastAsia="Calibri" w:cs="Calibri"/>
                <w:color w:val="1F1F1F"/>
                <w:sz w:val="22"/>
                <w:szCs w:val="22"/>
              </w:rPr>
              <w:t>• Withdrawal Days on medicine items: NAVFarm reads this and enforces withdrawal check on Transfer Order creation.</w:t>
            </w:r>
          </w:p>
        </w:tc>
      </w:tr>
    </w:tbl>
    <w:p w:rsidRPr="00B407C6" w:rsidR="00035A73" w:rsidRDefault="00035A73" w14:paraId="3E9DD7BE" w14:textId="77777777">
      <w:pPr>
        <w:spacing w:before="20" w:after="20"/>
        <w:rPr>
          <w:rFonts w:ascii="Calibri" w:hAnsi="Calibri" w:cs="Calibri"/>
          <w:sz w:val="22"/>
          <w:szCs w:val="22"/>
        </w:rPr>
      </w:pPr>
    </w:p>
    <w:p w:rsidRPr="00B407C6" w:rsidR="00A83268" w:rsidRDefault="00A83268" w14:paraId="25DE32AA" w14:textId="77777777">
      <w:pPr>
        <w:spacing w:before="20" w:after="20"/>
        <w:rPr>
          <w:rFonts w:ascii="Calibri" w:hAnsi="Calibri" w:cs="Calibri"/>
          <w:sz w:val="22"/>
          <w:szCs w:val="22"/>
        </w:rPr>
      </w:pPr>
    </w:p>
    <w:p w:rsidRPr="00B407C6" w:rsidR="00A83268" w:rsidRDefault="00A83268" w14:paraId="39F56875"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09B54D60"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486A6399" w14:textId="77777777">
            <w:pPr>
              <w:rPr>
                <w:rFonts w:ascii="Calibri" w:hAnsi="Calibri" w:cs="Calibri"/>
                <w:sz w:val="22"/>
                <w:szCs w:val="22"/>
              </w:rPr>
            </w:pPr>
            <w:r w:rsidRPr="00B407C6">
              <w:rPr>
                <w:rFonts w:ascii="Calibri" w:hAnsi="Calibri" w:eastAsia="Calibri" w:cs="Calibri"/>
                <w:b/>
                <w:bCs/>
                <w:color w:val="FFFFFF"/>
                <w:sz w:val="22"/>
                <w:szCs w:val="22"/>
              </w:rPr>
              <w:t>1.6</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347BBAAD" w14:textId="2FA1EFDD">
            <w:pPr>
              <w:rPr>
                <w:rFonts w:ascii="Calibri" w:hAnsi="Calibri" w:cs="Calibri"/>
                <w:sz w:val="22"/>
                <w:szCs w:val="22"/>
              </w:rPr>
            </w:pPr>
            <w:r w:rsidRPr="00B407C6">
              <w:rPr>
                <w:rFonts w:ascii="Calibri" w:hAnsi="Calibri" w:eastAsia="Calibri" w:cs="Calibri"/>
                <w:b/>
                <w:bCs/>
                <w:color w:val="FFFFFF"/>
                <w:sz w:val="22"/>
                <w:szCs w:val="22"/>
              </w:rPr>
              <w:t xml:space="preserve">Chart of Accounts (COA)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Synced from D365BC (NAVFarm has no own COA)</w:t>
            </w:r>
          </w:p>
        </w:tc>
      </w:tr>
      <w:tr w:rsidRPr="00B407C6" w:rsidR="00035A73" w14:paraId="1B0E286C"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B661D24"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6778A992" w14:textId="600F801A">
            <w:pPr>
              <w:spacing w:before="40" w:after="50"/>
              <w:rPr>
                <w:rFonts w:ascii="Calibri" w:hAnsi="Calibri" w:cs="Calibri"/>
                <w:sz w:val="22"/>
                <w:szCs w:val="22"/>
              </w:rPr>
            </w:pPr>
            <w:r w:rsidRPr="00B407C6">
              <w:rPr>
                <w:rFonts w:ascii="Calibri" w:hAnsi="Calibri" w:eastAsia="Calibri" w:cs="Calibri"/>
                <w:color w:val="1F1F1F"/>
                <w:sz w:val="22"/>
                <w:szCs w:val="22"/>
              </w:rPr>
              <w:t xml:space="preserve">NAVFarm does NOT maintain its own Chart of Accounts. COA lives entirely in D365BC. A scheduled nightly sync (or </w:t>
            </w:r>
            <w:r w:rsidRPr="00B407C6" w:rsidR="00A83268">
              <w:rPr>
                <w:rFonts w:ascii="Calibri" w:hAnsi="Calibri" w:eastAsia="Calibri" w:cs="Calibri"/>
                <w:color w:val="1F1F1F"/>
                <w:sz w:val="22"/>
                <w:szCs w:val="22"/>
              </w:rPr>
              <w:t>on demand</w:t>
            </w:r>
            <w:r w:rsidRPr="00B407C6">
              <w:rPr>
                <w:rFonts w:ascii="Calibri" w:hAnsi="Calibri" w:eastAsia="Calibri" w:cs="Calibri"/>
                <w:color w:val="1F1F1F"/>
                <w:sz w:val="22"/>
                <w:szCs w:val="22"/>
              </w:rPr>
              <w:t xml:space="preserve"> by Finance user) pulls all active GL accounts from D365BC into the NAVFarm coa_master table. Farm users select GL accounts from this synced list when creating Expense Vouchers (GL Account field), setting up Item Posting Groups, and creating Service Requisitions (Service GL Account field). This ensures 100% alignment between NAVFarm GL selections and D365BC.</w:t>
            </w:r>
          </w:p>
        </w:tc>
      </w:tr>
      <w:tr w:rsidRPr="00B407C6" w:rsidR="00035A73" w14:paraId="65D1BE4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9317DAC"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4AAED912"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COA Sync Process</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2507FA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0CA5A1C"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DEFC474" w14:textId="4D999E01">
                  <w:pPr>
                    <w:rPr>
                      <w:rFonts w:ascii="Calibri" w:hAnsi="Calibri" w:cs="Calibri"/>
                      <w:sz w:val="22"/>
                      <w:szCs w:val="22"/>
                    </w:rPr>
                  </w:pPr>
                  <w:r w:rsidRPr="00B407C6">
                    <w:rPr>
                      <w:rFonts w:ascii="Calibri" w:hAnsi="Calibri" w:eastAsia="Calibri" w:cs="Calibri"/>
                      <w:color w:val="1F1F1F"/>
                      <w:sz w:val="22"/>
                      <w:szCs w:val="22"/>
                    </w:rPr>
                    <w:t xml:space="preserve">Scheduled: nightly at 01:00 UTC, or </w:t>
                  </w:r>
                  <w:r w:rsidRPr="00B407C6" w:rsidR="00A83268">
                    <w:rPr>
                      <w:rFonts w:ascii="Calibri" w:hAnsi="Calibri" w:eastAsia="Calibri" w:cs="Calibri"/>
                      <w:color w:val="1F1F1F"/>
                      <w:sz w:val="22"/>
                      <w:szCs w:val="22"/>
                    </w:rPr>
                    <w:t>on demand</w:t>
                  </w:r>
                  <w:r w:rsidRPr="00B407C6">
                    <w:rPr>
                      <w:rFonts w:ascii="Calibri" w:hAnsi="Calibri" w:eastAsia="Calibri" w:cs="Calibri"/>
                      <w:color w:val="1F1F1F"/>
                      <w:sz w:val="22"/>
                      <w:szCs w:val="22"/>
                    </w:rPr>
                    <w:t xml:space="preserve"> by Finance user via "Sync COA" button in NAVFarm settings.</w:t>
                  </w:r>
                </w:p>
              </w:tc>
            </w:tr>
          </w:tbl>
          <w:p w:rsidRPr="00B407C6" w:rsidR="00035A73" w:rsidRDefault="00000000" w14:paraId="753D86D3"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F434B7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46A3B19"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A69FE09" w14:textId="42E2031A">
                  <w:pPr>
                    <w:rPr>
                      <w:rFonts w:ascii="Calibri" w:hAnsi="Calibri" w:cs="Calibri"/>
                      <w:sz w:val="22"/>
                      <w:szCs w:val="22"/>
                    </w:rPr>
                  </w:pPr>
                  <w:r w:rsidRPr="00B407C6">
                    <w:rPr>
                      <w:rFonts w:ascii="Calibri" w:hAnsi="Calibri" w:eastAsia="Calibri" w:cs="Calibri"/>
                      <w:color w:val="1F1F1F"/>
                      <w:sz w:val="22"/>
                      <w:szCs w:val="22"/>
                    </w:rPr>
                    <w:t>NAVFarm fires D365BC REST API: GET /</w:t>
                  </w:r>
                  <w:r w:rsidRPr="00B407C6" w:rsidR="00A83268">
                    <w:rPr>
                      <w:rFonts w:ascii="Calibri" w:hAnsi="Calibri" w:eastAsia="Calibri" w:cs="Calibri"/>
                      <w:color w:val="1F1F1F"/>
                      <w:sz w:val="22"/>
                      <w:szCs w:val="22"/>
                    </w:rPr>
                    <w:t>accounts? $</w:t>
                  </w:r>
                  <w:r w:rsidRPr="00B407C6">
                    <w:rPr>
                      <w:rFonts w:ascii="Calibri" w:hAnsi="Calibri" w:eastAsia="Calibri" w:cs="Calibri"/>
                      <w:color w:val="1F1F1F"/>
                      <w:sz w:val="22"/>
                      <w:szCs w:val="22"/>
                    </w:rPr>
                    <w:t xml:space="preserve">filter=blocked </w:t>
                  </w:r>
                  <w:r w:rsidRPr="00B407C6" w:rsidR="00A83268">
                    <w:rPr>
                      <w:rFonts w:ascii="Calibri" w:hAnsi="Calibri" w:eastAsia="Calibri" w:cs="Calibri"/>
                      <w:color w:val="1F1F1F"/>
                      <w:sz w:val="22"/>
                      <w:szCs w:val="22"/>
                    </w:rPr>
                    <w:t>example</w:t>
                  </w:r>
                  <w:r w:rsidRPr="00B407C6">
                    <w:rPr>
                      <w:rFonts w:ascii="Calibri" w:hAnsi="Calibri" w:eastAsia="Calibri" w:cs="Calibri"/>
                      <w:color w:val="1F1F1F"/>
                      <w:sz w:val="22"/>
                      <w:szCs w:val="22"/>
                    </w:rPr>
                    <w:t xml:space="preserve"> false. Returns all active GL accounts with: Account No, Name, Account Type (Income/Expense/Balance), Direct Posting flag.</w:t>
                  </w:r>
                </w:p>
              </w:tc>
            </w:tr>
          </w:tbl>
          <w:p w:rsidRPr="00B407C6" w:rsidR="00035A73" w:rsidRDefault="00000000" w14:paraId="73B3679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9041AD6"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49A6872"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2A5ADA9" w14:textId="5DDF2613">
                  <w:pPr>
                    <w:rPr>
                      <w:rFonts w:ascii="Calibri" w:hAnsi="Calibri" w:cs="Calibri"/>
                      <w:sz w:val="22"/>
                      <w:szCs w:val="22"/>
                    </w:rPr>
                  </w:pPr>
                  <w:r w:rsidRPr="00B407C6">
                    <w:rPr>
                      <w:rFonts w:ascii="Calibri" w:hAnsi="Calibri" w:eastAsia="Calibri" w:cs="Calibri"/>
                      <w:color w:val="1F1F1F"/>
                      <w:sz w:val="22"/>
                      <w:szCs w:val="22"/>
                    </w:rPr>
                    <w:t xml:space="preserve">NAVFarm upserts coa_master: </w:t>
                  </w:r>
                  <w:r w:rsidRPr="00B407C6" w:rsidR="00A83268">
                    <w:rPr>
                      <w:rFonts w:ascii="Calibri" w:hAnsi="Calibri" w:eastAsia="Calibri" w:cs="Calibri"/>
                      <w:color w:val="1F1F1F"/>
                      <w:sz w:val="22"/>
                      <w:szCs w:val="22"/>
                    </w:rPr>
                    <w:t>account no.</w:t>
                  </w:r>
                  <w:r w:rsidRPr="00B407C6">
                    <w:rPr>
                      <w:rFonts w:ascii="Calibri" w:hAnsi="Calibri" w:eastAsia="Calibri" w:cs="Calibri"/>
                      <w:color w:val="1F1F1F"/>
                      <w:sz w:val="22"/>
                      <w:szCs w:val="22"/>
                    </w:rPr>
                    <w:t xml:space="preserve">, name, </w:t>
                  </w:r>
                  <w:r w:rsidRPr="00B407C6" w:rsidR="00A83268">
                    <w:rPr>
                      <w:rFonts w:ascii="Calibri" w:hAnsi="Calibri" w:eastAsia="Calibri" w:cs="Calibri"/>
                      <w:color w:val="1F1F1F"/>
                      <w:sz w:val="22"/>
                      <w:szCs w:val="22"/>
                    </w:rPr>
                    <w:t>account type</w:t>
                  </w:r>
                  <w:r w:rsidRPr="00B407C6">
                    <w:rPr>
                      <w:rFonts w:ascii="Calibri" w:hAnsi="Calibri" w:eastAsia="Calibri" w:cs="Calibri"/>
                      <w:color w:val="1F1F1F"/>
                      <w:sz w:val="22"/>
                      <w:szCs w:val="22"/>
                    </w:rPr>
                    <w:t xml:space="preserve">, </w:t>
                  </w:r>
                  <w:r w:rsidRPr="00B407C6" w:rsidR="00A83268">
                    <w:rPr>
                      <w:rFonts w:ascii="Calibri" w:hAnsi="Calibri" w:eastAsia="Calibri" w:cs="Calibri"/>
                      <w:color w:val="1F1F1F"/>
                      <w:sz w:val="22"/>
                      <w:szCs w:val="22"/>
                    </w:rPr>
                    <w:t>direct posting</w:t>
                  </w:r>
                  <w:r w:rsidRPr="00B407C6">
                    <w:rPr>
                      <w:rFonts w:ascii="Calibri" w:hAnsi="Calibri" w:eastAsia="Calibri" w:cs="Calibri"/>
                      <w:color w:val="1F1F1F"/>
                      <w:sz w:val="22"/>
                      <w:szCs w:val="22"/>
                    </w:rPr>
                    <w:t xml:space="preserve">. Soft-deletes any account no longer returned (marked Inactive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not deleted from NAVFarm to preserve audit trail on historical Expense Vouchers).</w:t>
                  </w:r>
                </w:p>
              </w:tc>
            </w:tr>
          </w:tbl>
          <w:p w:rsidRPr="00B407C6" w:rsidR="00035A73" w:rsidRDefault="00000000" w14:paraId="0D867A0F"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5FF84A4"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7B053DA7"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A83268" w14:paraId="131B3651" w14:textId="452F908A">
                  <w:pPr>
                    <w:rPr>
                      <w:rFonts w:ascii="Calibri" w:hAnsi="Calibri" w:cs="Calibri"/>
                      <w:sz w:val="22"/>
                      <w:szCs w:val="22"/>
                    </w:rPr>
                  </w:pPr>
                  <w:r w:rsidRPr="00B407C6">
                    <w:rPr>
                      <w:rFonts w:ascii="Calibri" w:hAnsi="Calibri" w:eastAsia="Calibri" w:cs="Calibri"/>
                      <w:color w:val="1F1F1F"/>
                      <w:sz w:val="22"/>
                      <w:szCs w:val="22"/>
                    </w:rPr>
                    <w:t>User creating Expense Voucher or Service Requisition: GL Account dropdown shows only Direct Posting = Yes accounts from synced COA.</w:t>
                  </w:r>
                </w:p>
              </w:tc>
            </w:tr>
          </w:tbl>
          <w:p w:rsidRPr="00B407C6" w:rsidR="00035A73" w:rsidRDefault="00035A73" w14:paraId="0690386F" w14:textId="77777777">
            <w:pPr>
              <w:rPr>
                <w:rFonts w:ascii="Calibri" w:hAnsi="Calibri" w:cs="Calibri"/>
                <w:sz w:val="22"/>
                <w:szCs w:val="22"/>
              </w:rPr>
            </w:pPr>
          </w:p>
        </w:tc>
      </w:tr>
      <w:tr w:rsidRPr="00B407C6" w:rsidR="00035A73" w14:paraId="5499B53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A7DC6B2"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063C5BC8" w14:textId="77777777">
            <w:pPr>
              <w:spacing w:before="40" w:after="50"/>
              <w:rPr>
                <w:rFonts w:ascii="Calibri" w:hAnsi="Calibri" w:cs="Calibri"/>
                <w:sz w:val="22"/>
                <w:szCs w:val="22"/>
              </w:rPr>
            </w:pPr>
            <w:r w:rsidRPr="00B407C6">
              <w:rPr>
                <w:rFonts w:ascii="Calibri" w:hAnsi="Calibri" w:eastAsia="Calibri" w:cs="Calibri"/>
                <w:b/>
                <w:bCs/>
                <w:color w:val="1F4E79"/>
                <w:sz w:val="22"/>
                <w:szCs w:val="22"/>
              </w:rPr>
              <w:t>D365BC REST API:</w:t>
            </w:r>
            <w:r w:rsidRPr="00B407C6">
              <w:rPr>
                <w:rFonts w:ascii="Calibri" w:hAnsi="Calibri" w:eastAsia="Calibri" w:cs="Calibri"/>
                <w:color w:val="1F1F1F"/>
                <w:sz w:val="22"/>
                <w:szCs w:val="22"/>
              </w:rPr>
              <w:t xml:space="preserve"> GET /accounts (nightly sync). NAVFarm → coa_master table. Triggered manually or by scheduler. Only accounts with Direct Posting = true and Blocked = false are available for selection.</w:t>
            </w:r>
          </w:p>
        </w:tc>
      </w:tr>
      <w:tr w:rsidRPr="00B407C6" w:rsidR="00035A73" w14:paraId="67D9B33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7C9C33E"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A83268" w14:paraId="0253E736" w14:textId="6ACBF6B8">
            <w:pPr>
              <w:spacing w:after="2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COA sync fails or last sync &gt; 24 hours ago → CRITICAL alert to Finance and System Admin.</w:t>
            </w:r>
          </w:p>
        </w:tc>
      </w:tr>
      <w:tr w:rsidRPr="00B407C6" w:rsidR="00035A73" w14:paraId="2F971AA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5BE4D4F"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10A89CE1" w14:textId="77777777">
            <w:pPr>
              <w:spacing w:before="40" w:after="50"/>
              <w:rPr>
                <w:rFonts w:ascii="Calibri" w:hAnsi="Calibri" w:cs="Calibri"/>
                <w:sz w:val="22"/>
                <w:szCs w:val="22"/>
              </w:rPr>
            </w:pPr>
            <w:r w:rsidRPr="00B407C6">
              <w:rPr>
                <w:rFonts w:ascii="Calibri" w:hAnsi="Calibri" w:eastAsia="Calibri" w:cs="Calibri"/>
                <w:color w:val="1F1F1F"/>
                <w:sz w:val="22"/>
                <w:szCs w:val="22"/>
              </w:rPr>
              <w:t>• GL posting on Expense Vouchers and Service Requisitions is blocked if selected GL account is no longer in synced COA (now marked Inactive).</w:t>
            </w:r>
          </w:p>
        </w:tc>
      </w:tr>
    </w:tbl>
    <w:p w:rsidRPr="00B407C6" w:rsidR="00035A73" w:rsidRDefault="00035A73" w14:paraId="52E6A4B4"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204C16BA"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75496906" w14:textId="77777777">
            <w:pPr>
              <w:rPr>
                <w:rFonts w:ascii="Calibri" w:hAnsi="Calibri" w:cs="Calibri"/>
                <w:sz w:val="22"/>
                <w:szCs w:val="22"/>
              </w:rPr>
            </w:pPr>
            <w:r w:rsidRPr="00B407C6">
              <w:rPr>
                <w:rFonts w:ascii="Calibri" w:hAnsi="Calibri" w:eastAsia="Calibri" w:cs="Calibri"/>
                <w:b/>
                <w:bCs/>
                <w:color w:val="FFFFFF"/>
                <w:sz w:val="22"/>
                <w:szCs w:val="22"/>
              </w:rPr>
              <w:t>1.7</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1C4F1101" w14:textId="77777777">
            <w:pPr>
              <w:rPr>
                <w:rFonts w:ascii="Calibri" w:hAnsi="Calibri" w:cs="Calibri"/>
                <w:sz w:val="22"/>
                <w:szCs w:val="22"/>
              </w:rPr>
            </w:pPr>
            <w:r w:rsidRPr="00B407C6">
              <w:rPr>
                <w:rFonts w:ascii="Calibri" w:hAnsi="Calibri" w:eastAsia="Calibri" w:cs="Calibri"/>
                <w:b/>
                <w:bCs/>
                <w:color w:val="FFFFFF"/>
                <w:sz w:val="22"/>
                <w:szCs w:val="22"/>
              </w:rPr>
              <w:t>Breed/Line Master, Animal Category (10), Stage Master (8 stages), Breed Lifecycle Stage Config</w:t>
            </w:r>
          </w:p>
        </w:tc>
      </w:tr>
      <w:tr w:rsidRPr="00B407C6" w:rsidR="00035A73" w:rsidTr="316E832A" w14:paraId="79C4553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2109C5D"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40650D" w14:paraId="724B5780" w14:textId="35F0E1BA">
            <w:pPr>
              <w:spacing w:after="50"/>
              <w:rPr>
                <w:rFonts w:ascii="Calibri" w:hAnsi="Calibri" w:cs="Calibri"/>
                <w:sz w:val="22"/>
                <w:szCs w:val="22"/>
              </w:rPr>
            </w:pPr>
            <w:r w:rsidRPr="316E832A" w:rsidR="5182FC86">
              <w:rPr>
                <w:rFonts w:ascii="Calibri" w:hAnsi="Calibri" w:eastAsia="Calibri" w:cs="Calibri"/>
                <w:color w:val="1F1F1F"/>
                <w:sz w:val="22"/>
                <w:szCs w:val="22"/>
              </w:rPr>
              <w:t xml:space="preserve">These four </w:t>
            </w:r>
            <w:r w:rsidRPr="316E832A" w:rsidR="074ABA4F">
              <w:rPr>
                <w:rFonts w:ascii="Calibri" w:hAnsi="Calibri" w:eastAsia="Calibri" w:cs="Calibri"/>
                <w:color w:val="1F1F1F"/>
                <w:sz w:val="22"/>
                <w:szCs w:val="22"/>
              </w:rPr>
              <w:t>masters</w:t>
            </w:r>
            <w:r w:rsidRPr="316E832A" w:rsidR="5182FC86">
              <w:rPr>
                <w:rFonts w:ascii="Calibri" w:hAnsi="Calibri" w:eastAsia="Calibri" w:cs="Calibri"/>
                <w:color w:val="1F1F1F"/>
                <w:sz w:val="22"/>
                <w:szCs w:val="22"/>
              </w:rPr>
              <w:t xml:space="preserve"> together define every behavioural, nutritional, and financial rule for each animal in NAVFarm. They are set up once during implementation and adjusted as Triple C protocols evolve.</w:t>
            </w:r>
          </w:p>
          <w:p w:rsidRPr="00B407C6" w:rsidR="00035A73" w:rsidRDefault="00000000" w14:paraId="4F68C0C9" w14:textId="77777777">
            <w:pPr>
              <w:spacing w:after="30"/>
              <w:rPr>
                <w:rFonts w:ascii="Calibri" w:hAnsi="Calibri" w:cs="Calibri"/>
                <w:sz w:val="22"/>
                <w:szCs w:val="22"/>
              </w:rPr>
            </w:pPr>
            <w:r w:rsidRPr="00B407C6">
              <w:rPr>
                <w:rFonts w:ascii="Calibri" w:hAnsi="Calibri" w:eastAsia="Calibri" w:cs="Calibri"/>
                <w:b/>
                <w:bCs/>
                <w:color w:val="1F4E79"/>
                <w:sz w:val="22"/>
                <w:szCs w:val="22"/>
              </w:rPr>
              <w:t>Breed/Line Master:</w:t>
            </w:r>
            <w:r w:rsidRPr="00B407C6">
              <w:rPr>
                <w:rFonts w:ascii="Calibri" w:hAnsi="Calibri" w:eastAsia="Calibri" w:cs="Calibri"/>
                <w:color w:val="1F1F1F"/>
                <w:sz w:val="22"/>
                <w:szCs w:val="22"/>
              </w:rPr>
              <w:t xml:space="preserve"> L-LINE, Z-LINE, TN70, TEMPO. Each line has gestation days (116), lactation days (28), productive life (46 months from first service per MOM 24 Aug), expected parities, quarantine required flag, and vaccination protocol JSON.</w:t>
            </w:r>
          </w:p>
          <w:p w:rsidRPr="00B407C6" w:rsidR="00035A73" w:rsidRDefault="00000000" w14:paraId="00B8BF75" w14:textId="14A79A4E">
            <w:pPr>
              <w:spacing w:after="30"/>
              <w:rPr>
                <w:rFonts w:ascii="Calibri" w:hAnsi="Calibri" w:cs="Calibri"/>
                <w:sz w:val="22"/>
                <w:szCs w:val="22"/>
              </w:rPr>
            </w:pPr>
            <w:r w:rsidRPr="00B407C6">
              <w:rPr>
                <w:rFonts w:ascii="Calibri" w:hAnsi="Calibri" w:eastAsia="Calibri" w:cs="Calibri"/>
                <w:b/>
                <w:bCs/>
                <w:color w:val="1F4E79"/>
                <w:sz w:val="22"/>
                <w:szCs w:val="22"/>
              </w:rPr>
              <w:t>Animal Category (10):</w:t>
            </w:r>
            <w:r w:rsidRPr="00B407C6">
              <w:rPr>
                <w:rFonts w:ascii="Calibri" w:hAnsi="Calibri" w:eastAsia="Calibri" w:cs="Calibri"/>
                <w:color w:val="1F1F1F"/>
                <w:sz w:val="22"/>
                <w:szCs w:val="22"/>
              </w:rPr>
              <w:t xml:space="preserve"> GGP-Imp-F, GGP-Imp-M, GP-Imp-F, GP-Imp-M, P-Imp-F, P-Imp-M (all AMORTIZATION per BBP-2), GP-Loc-F, GP-Loc-M, P-Loc-F, P-Loc-M (all FAIR VALUE per BBP-2). Drives D365BC FA treatment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covered in BBP-2.</w:t>
            </w:r>
          </w:p>
          <w:p w:rsidRPr="00B407C6" w:rsidR="00035A73" w:rsidRDefault="00000000" w14:paraId="4A959636" w14:textId="3BDE1D71">
            <w:pPr>
              <w:spacing w:after="30"/>
              <w:rPr>
                <w:rFonts w:ascii="Calibri" w:hAnsi="Calibri" w:cs="Calibri"/>
                <w:sz w:val="22"/>
                <w:szCs w:val="22"/>
              </w:rPr>
            </w:pPr>
            <w:r w:rsidRPr="316E832A" w:rsidR="2C61B549">
              <w:rPr>
                <w:rFonts w:ascii="Calibri" w:hAnsi="Calibri" w:eastAsia="Calibri" w:cs="Calibri"/>
                <w:b w:val="1"/>
                <w:bCs w:val="1"/>
                <w:color w:val="1F4E79"/>
                <w:sz w:val="22"/>
                <w:szCs w:val="22"/>
              </w:rPr>
              <w:t>Stage Master (8):</w:t>
            </w:r>
            <w:r w:rsidRPr="316E832A" w:rsidR="2C61B549">
              <w:rPr>
                <w:rFonts w:ascii="Calibri" w:hAnsi="Calibri" w:eastAsia="Calibri" w:cs="Calibri"/>
                <w:color w:val="1F1F1F"/>
                <w:sz w:val="22"/>
                <w:szCs w:val="22"/>
              </w:rPr>
              <w:t xml:space="preserve"> GILT_REARING (Wk4-34), DRY_PERIOD (4-7d), FLUSH (3-5d), INSEMINATION (2d), GESTATION (116d), FARROWING (2-4d), LACTATION (28d), QUARANTINE (Wk1-4). Each stage has transition trigger, data entry form type (GROUP or INDIVIDUAL), and mandatory events.</w:t>
            </w:r>
            <w:r w:rsidRPr="316E832A" w:rsidR="70C29311">
              <w:rPr>
                <w:rFonts w:ascii="Calibri" w:hAnsi="Calibri" w:eastAsia="Calibri" w:cs="Calibri"/>
                <w:color w:val="1F1F1F"/>
                <w:sz w:val="22"/>
                <w:szCs w:val="22"/>
              </w:rPr>
              <w:t xml:space="preserve"> Stages will be attached on a schedular, for a single batch and multiple </w:t>
            </w:r>
            <w:r w:rsidRPr="316E832A" w:rsidR="2417CC23">
              <w:rPr>
                <w:rFonts w:ascii="Calibri" w:hAnsi="Calibri" w:eastAsia="Calibri" w:cs="Calibri"/>
                <w:color w:val="1F1F1F"/>
                <w:sz w:val="22"/>
                <w:szCs w:val="22"/>
              </w:rPr>
              <w:t>schedulers</w:t>
            </w:r>
            <w:r w:rsidRPr="316E832A" w:rsidR="70C29311">
              <w:rPr>
                <w:rFonts w:ascii="Calibri" w:hAnsi="Calibri" w:eastAsia="Calibri" w:cs="Calibri"/>
                <w:color w:val="1F1F1F"/>
                <w:sz w:val="22"/>
                <w:szCs w:val="22"/>
              </w:rPr>
              <w:t xml:space="preserve"> will be defined based on the stages and respected </w:t>
            </w:r>
            <w:r w:rsidRPr="316E832A" w:rsidR="70C29311">
              <w:rPr>
                <w:rFonts w:ascii="Calibri" w:hAnsi="Calibri" w:eastAsia="Calibri" w:cs="Calibri"/>
                <w:color w:val="1F1F1F"/>
                <w:sz w:val="22"/>
                <w:szCs w:val="22"/>
              </w:rPr>
              <w:t>scheduler</w:t>
            </w:r>
            <w:r w:rsidRPr="316E832A" w:rsidR="70C29311">
              <w:rPr>
                <w:rFonts w:ascii="Calibri" w:hAnsi="Calibri" w:eastAsia="Calibri" w:cs="Calibri"/>
                <w:color w:val="1F1F1F"/>
                <w:sz w:val="22"/>
                <w:szCs w:val="22"/>
              </w:rPr>
              <w:t xml:space="preserve"> will be automatically updated on the scheduler. </w:t>
            </w:r>
          </w:p>
          <w:p w:rsidRPr="00B407C6" w:rsidR="00035A73" w:rsidRDefault="00000000" w14:paraId="67B083FC" w14:textId="77777777">
            <w:pPr>
              <w:spacing w:before="40" w:after="50"/>
              <w:rPr>
                <w:rFonts w:ascii="Calibri" w:hAnsi="Calibri" w:cs="Calibri"/>
                <w:sz w:val="22"/>
                <w:szCs w:val="22"/>
              </w:rPr>
            </w:pPr>
            <w:r w:rsidRPr="00B407C6">
              <w:rPr>
                <w:rFonts w:ascii="Calibri" w:hAnsi="Calibri" w:eastAsia="Calibri" w:cs="Calibri"/>
                <w:b/>
                <w:bCs/>
                <w:color w:val="1F4E79"/>
                <w:sz w:val="22"/>
                <w:szCs w:val="22"/>
              </w:rPr>
              <w:t>Breed Lifecycle Stage Config (MOST IMPORTANT MASTER):</w:t>
            </w:r>
            <w:r w:rsidRPr="00B407C6">
              <w:rPr>
                <w:rFonts w:ascii="Calibri" w:hAnsi="Calibri" w:eastAsia="Calibri" w:cs="Calibri"/>
                <w:color w:val="1F1F1F"/>
                <w:sz w:val="22"/>
                <w:szCs w:val="22"/>
              </w:rPr>
              <w:t xml:space="preserve"> Defines for each Line × Stage × Day range: Feed Item, Feed KG/Head/Day, ADG target, FCR target, target weight, lower/upper weight limits, vaccination protocol. When a batch enters a stage, NAVFarm reads this config and auto-creates the COMPLETE scheduler for that batch. No manual scheduler entry by farm staff.</w:t>
            </w:r>
          </w:p>
        </w:tc>
      </w:tr>
      <w:tr w:rsidRPr="00B407C6" w:rsidR="00035A73" w:rsidTr="316E832A" w14:paraId="131FE93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C0592FD"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7CE4F1B6" w14:textId="6EC6FE6B">
            <w:pPr>
              <w:spacing w:after="60"/>
              <w:rPr>
                <w:rFonts w:ascii="Calibri" w:hAnsi="Calibri" w:cs="Calibri"/>
                <w:sz w:val="22"/>
                <w:szCs w:val="22"/>
              </w:rPr>
            </w:pPr>
            <w:r w:rsidRPr="00B407C6">
              <w:rPr>
                <w:rFonts w:ascii="Calibri" w:hAnsi="Calibri" w:eastAsia="Calibri" w:cs="Calibri"/>
                <w:b/>
                <w:bCs/>
                <w:color w:val="1F4E79"/>
                <w:sz w:val="22"/>
                <w:szCs w:val="22"/>
              </w:rPr>
              <w:t xml:space="preserve">Flow Chart: Batch Enters Stage </w:t>
            </w:r>
            <w:r w:rsidRPr="00B407C6" w:rsidR="00947466">
              <w:rPr>
                <w:rFonts w:ascii="Calibri" w:hAnsi="Calibri" w:eastAsia="Calibri" w:cs="Calibri"/>
                <w:b/>
                <w:bCs/>
                <w:color w:val="1F4E79"/>
                <w:sz w:val="22"/>
                <w:szCs w:val="22"/>
              </w:rPr>
              <w:t>-</w:t>
            </w:r>
            <w:r w:rsidRPr="00B407C6">
              <w:rPr>
                <w:rFonts w:ascii="Calibri" w:hAnsi="Calibri" w:eastAsia="Calibri" w:cs="Calibri"/>
                <w:b/>
                <w:bCs/>
                <w:color w:val="1F4E79"/>
                <w:sz w:val="22"/>
                <w:szCs w:val="22"/>
              </w:rPr>
              <w:t xml:space="preserve"> Auto Scheduler Creation</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A02EB8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619D26B"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7AA4416" w14:textId="77777777">
                  <w:pPr>
                    <w:rPr>
                      <w:rFonts w:ascii="Calibri" w:hAnsi="Calibri" w:cs="Calibri"/>
                      <w:sz w:val="22"/>
                      <w:szCs w:val="22"/>
                    </w:rPr>
                  </w:pPr>
                  <w:r w:rsidRPr="00B407C6">
                    <w:rPr>
                      <w:rFonts w:ascii="Calibri" w:hAnsi="Calibri" w:eastAsia="Calibri" w:cs="Calibri"/>
                      <w:color w:val="1F1F1F"/>
                      <w:sz w:val="22"/>
                      <w:szCs w:val="22"/>
                    </w:rPr>
                    <w:t>Event triggers stage transition: e.g. weaning POST completed → batch status transitions LACTATION → DRY_PERIOD.</w:t>
                  </w:r>
                </w:p>
              </w:tc>
            </w:tr>
          </w:tbl>
          <w:p w:rsidRPr="00B407C6" w:rsidR="00035A73" w:rsidRDefault="00000000" w14:paraId="1D11F38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BB363AD"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4B8744F"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352D49D" w14:textId="77777777">
                  <w:pPr>
                    <w:rPr>
                      <w:rFonts w:ascii="Calibri" w:hAnsi="Calibri" w:cs="Calibri"/>
                      <w:sz w:val="22"/>
                      <w:szCs w:val="22"/>
                    </w:rPr>
                  </w:pPr>
                  <w:r w:rsidRPr="00B407C6">
                    <w:rPr>
                      <w:rFonts w:ascii="Calibri" w:hAnsi="Calibri" w:eastAsia="Calibri" w:cs="Calibri"/>
                      <w:color w:val="1F1F1F"/>
                      <w:sz w:val="22"/>
                      <w:szCs w:val="22"/>
                    </w:rPr>
                    <w:t>System reads Breed Lifecycle Stage Config: filter by Line Code + Stage Code. Returns all rows covering this stage.</w:t>
                  </w:r>
                </w:p>
              </w:tc>
            </w:tr>
          </w:tbl>
          <w:p w:rsidRPr="00B407C6" w:rsidR="00035A73" w:rsidRDefault="00000000" w14:paraId="0C03B91F"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D5253A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5E18281"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75830BB" w14:textId="6AF74A7E">
                  <w:pPr>
                    <w:rPr>
                      <w:rFonts w:ascii="Calibri" w:hAnsi="Calibri" w:cs="Calibri"/>
                      <w:sz w:val="22"/>
                      <w:szCs w:val="22"/>
                    </w:rPr>
                  </w:pPr>
                  <w:r w:rsidRPr="00B407C6">
                    <w:rPr>
                      <w:rFonts w:ascii="Calibri" w:hAnsi="Calibri" w:eastAsia="Calibri" w:cs="Calibri"/>
                      <w:color w:val="1F1F1F"/>
                      <w:sz w:val="22"/>
                      <w:szCs w:val="22"/>
                    </w:rPr>
                    <w:t xml:space="preserve">System auto-creates scheduler lines for this batch: one DAILY line per feed item per day range. One ONCE line per vaccination event with due date = batch_start_date + </w:t>
                  </w:r>
                  <w:r w:rsidRPr="00B407C6" w:rsidR="0040650D">
                    <w:rPr>
                      <w:rFonts w:ascii="Calibri" w:hAnsi="Calibri" w:eastAsia="Calibri" w:cs="Calibri"/>
                      <w:color w:val="1F1F1F"/>
                      <w:sz w:val="22"/>
                      <w:szCs w:val="22"/>
                    </w:rPr>
                    <w:t>day offset</w:t>
                  </w:r>
                  <w:r w:rsidRPr="00B407C6">
                    <w:rPr>
                      <w:rFonts w:ascii="Calibri" w:hAnsi="Calibri" w:eastAsia="Calibri" w:cs="Calibri"/>
                      <w:color w:val="1F1F1F"/>
                      <w:sz w:val="22"/>
                      <w:szCs w:val="22"/>
                    </w:rPr>
                    <w:t>.</w:t>
                  </w:r>
                </w:p>
              </w:tc>
            </w:tr>
          </w:tbl>
          <w:p w:rsidRPr="00B407C6" w:rsidR="00035A73" w:rsidRDefault="00000000" w14:paraId="6A60A9E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30BD889"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1961DFA7"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ACDC503" w14:textId="77777777">
                  <w:pPr>
                    <w:rPr>
                      <w:rFonts w:ascii="Calibri" w:hAnsi="Calibri" w:cs="Calibri"/>
                      <w:sz w:val="22"/>
                      <w:szCs w:val="22"/>
                    </w:rPr>
                  </w:pPr>
                  <w:r w:rsidRPr="00B407C6">
                    <w:rPr>
                      <w:rFonts w:ascii="Calibri" w:hAnsi="Calibri" w:eastAsia="Calibri" w:cs="Calibri"/>
                      <w:color w:val="1F1F1F"/>
                      <w:sz w:val="22"/>
                      <w:szCs w:val="22"/>
                    </w:rPr>
                    <w:t>Data entry screen for batch now shows pre-populated Block 1 (Feed) with standard quantity = Head Count × Feed KG/Head/Day. Farm operator just enters ACTUAL qty.</w:t>
                  </w:r>
                </w:p>
              </w:tc>
            </w:tr>
          </w:tbl>
          <w:p w:rsidRPr="00B407C6" w:rsidR="00035A73" w:rsidRDefault="00000000" w14:paraId="187ECE7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AD2AD70"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53C2BA9D"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07DF2A6" w14:textId="77777777">
                  <w:pPr>
                    <w:rPr>
                      <w:rFonts w:ascii="Calibri" w:hAnsi="Calibri" w:cs="Calibri"/>
                      <w:sz w:val="22"/>
                      <w:szCs w:val="22"/>
                    </w:rPr>
                  </w:pPr>
                  <w:r w:rsidRPr="00B407C6">
                    <w:rPr>
                      <w:rFonts w:ascii="Calibri" w:hAnsi="Calibri" w:eastAsia="Calibri" w:cs="Calibri"/>
                      <w:color w:val="1F1F1F"/>
                      <w:sz w:val="22"/>
                      <w:szCs w:val="22"/>
                    </w:rPr>
                    <w:t>KPI dashboard reads target weight and ADG from same config for RAG colouring on weight check entries.</w:t>
                  </w:r>
                </w:p>
              </w:tc>
            </w:tr>
          </w:tbl>
          <w:p w:rsidRPr="00B407C6" w:rsidR="00035A73" w:rsidRDefault="00035A73" w14:paraId="6F546126" w14:textId="77777777">
            <w:pPr>
              <w:rPr>
                <w:rFonts w:ascii="Calibri" w:hAnsi="Calibri" w:cs="Calibri"/>
                <w:sz w:val="22"/>
                <w:szCs w:val="22"/>
              </w:rPr>
            </w:pPr>
          </w:p>
        </w:tc>
      </w:tr>
      <w:tr w:rsidRPr="00B407C6" w:rsidR="00035A73" w:rsidTr="316E832A" w14:paraId="1DC52AC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A439B82"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1EB1959B" w14:textId="005BD026">
            <w:pPr>
              <w:spacing w:before="40" w:after="50"/>
              <w:rPr>
                <w:rFonts w:ascii="Calibri" w:hAnsi="Calibri" w:cs="Calibri"/>
                <w:sz w:val="22"/>
                <w:szCs w:val="22"/>
              </w:rPr>
            </w:pPr>
            <w:r w:rsidRPr="00B407C6">
              <w:rPr>
                <w:rFonts w:ascii="Calibri" w:hAnsi="Calibri" w:eastAsia="Calibri" w:cs="Calibri"/>
                <w:color w:val="1F1F1F"/>
                <w:sz w:val="22"/>
                <w:szCs w:val="22"/>
              </w:rPr>
              <w:t xml:space="preserve">No direct ERP integration for these masters. </w:t>
            </w:r>
          </w:p>
        </w:tc>
      </w:tr>
      <w:tr w:rsidRPr="00B407C6" w:rsidR="00035A73" w:rsidTr="316E832A" w14:paraId="4BBBB95C"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0081653"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40650D" w14:paraId="414D40CC" w14:textId="1D990E42">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No Breed Lifecycle Stage Config row found for a batch's Line + Stage → WARNING. Scheduler will be empty. Data entry possible but no pre-fill.</w:t>
            </w:r>
          </w:p>
        </w:tc>
      </w:tr>
      <w:tr w:rsidRPr="00B407C6" w:rsidR="00035A73" w:rsidTr="316E832A" w14:paraId="5AD283A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BC2E3CC"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00035A73" w:rsidRDefault="00000000" w14:paraId="7163C2A7" w14:textId="7673E781">
            <w:pPr>
              <w:spacing w:before="40" w:after="50"/>
              <w:rPr>
                <w:rFonts w:ascii="Calibri" w:hAnsi="Calibri" w:eastAsia="Calibri" w:cs="Calibri"/>
                <w:color w:val="1F1F1F"/>
                <w:sz w:val="22"/>
                <w:szCs w:val="22"/>
              </w:rPr>
            </w:pPr>
            <w:r w:rsidRPr="00B407C6">
              <w:rPr>
                <w:rFonts w:ascii="Calibri" w:hAnsi="Calibri" w:eastAsia="Calibri" w:cs="Calibri"/>
                <w:color w:val="1F1F1F"/>
                <w:sz w:val="22"/>
                <w:szCs w:val="22"/>
              </w:rPr>
              <w:t>• Breed Lifecycle Stage Config editable by System Admin or Farm Manager only. Version-controlled with effective date.</w:t>
            </w:r>
            <w:r w:rsidR="00A80BA1">
              <w:rPr>
                <w:rFonts w:ascii="Calibri" w:hAnsi="Calibri" w:eastAsia="Calibri" w:cs="Calibri"/>
                <w:color w:val="1F1F1F"/>
                <w:sz w:val="22"/>
                <w:szCs w:val="22"/>
              </w:rPr>
              <w:t xml:space="preserve"> Excel import and export function will be provided on breed master. </w:t>
            </w:r>
          </w:p>
          <w:p w:rsidRPr="00B407C6" w:rsidR="0065333E" w:rsidRDefault="0065333E" w14:paraId="7EAA0018" w14:textId="5D91DDD8">
            <w:pPr>
              <w:spacing w:before="40" w:after="50"/>
              <w:rPr>
                <w:rFonts w:ascii="Calibri" w:hAnsi="Calibri" w:cs="Calibri"/>
                <w:sz w:val="22"/>
                <w:szCs w:val="22"/>
              </w:rPr>
            </w:pPr>
          </w:p>
        </w:tc>
      </w:tr>
    </w:tbl>
    <w:p w:rsidRPr="00B407C6" w:rsidR="00035A73" w:rsidRDefault="00035A73" w14:paraId="59110C35"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5E277EDA"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7E0E4117" w14:textId="77777777">
            <w:pPr>
              <w:rPr>
                <w:rFonts w:ascii="Calibri" w:hAnsi="Calibri" w:cs="Calibri"/>
                <w:sz w:val="22"/>
                <w:szCs w:val="22"/>
              </w:rPr>
            </w:pPr>
            <w:r w:rsidRPr="00B407C6">
              <w:rPr>
                <w:rFonts w:ascii="Calibri" w:hAnsi="Calibri" w:eastAsia="Calibri" w:cs="Calibri"/>
                <w:b/>
                <w:bCs/>
                <w:color w:val="FFFFFF"/>
                <w:sz w:val="22"/>
                <w:szCs w:val="22"/>
              </w:rPr>
              <w:t>1.8</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03E40885" w14:textId="77777777">
            <w:pPr>
              <w:rPr>
                <w:rFonts w:ascii="Calibri" w:hAnsi="Calibri" w:cs="Calibri"/>
                <w:sz w:val="22"/>
                <w:szCs w:val="22"/>
              </w:rPr>
            </w:pPr>
            <w:r w:rsidRPr="00B407C6">
              <w:rPr>
                <w:rFonts w:ascii="Calibri" w:hAnsi="Calibri" w:eastAsia="Calibri" w:cs="Calibri"/>
                <w:b/>
                <w:bCs/>
                <w:color w:val="FFFFFF"/>
                <w:sz w:val="22"/>
                <w:szCs w:val="22"/>
              </w:rPr>
              <w:t>Dimensions &amp; Department / Cost Centre Setup</w:t>
            </w:r>
          </w:p>
        </w:tc>
      </w:tr>
      <w:tr w:rsidRPr="00B407C6" w:rsidR="00035A73" w14:paraId="4564C6F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C3A554D"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54E73839" w14:textId="704394C3">
            <w:pPr>
              <w:spacing w:before="40" w:after="50"/>
              <w:rPr>
                <w:rFonts w:ascii="Calibri" w:hAnsi="Calibri" w:cs="Calibri"/>
                <w:sz w:val="22"/>
                <w:szCs w:val="22"/>
              </w:rPr>
            </w:pPr>
            <w:r w:rsidRPr="00B407C6">
              <w:rPr>
                <w:rFonts w:ascii="Calibri" w:hAnsi="Calibri" w:eastAsia="Calibri" w:cs="Calibri"/>
                <w:color w:val="1F1F1F"/>
                <w:sz w:val="22"/>
                <w:szCs w:val="22"/>
              </w:rPr>
              <w:t xml:space="preserve">Every GL entry posted from NAVFarm to D365BC carries the correct set of dimensions. The primary mandatory dimension is Cost Centre = Farm Code. Optional dimensions: Batch Number, Production Stage, Animal Category, LOB = LVS_PIGGERY. </w:t>
            </w:r>
            <w:r w:rsidRPr="00B407C6">
              <w:rPr>
                <w:rFonts w:ascii="Calibri" w:hAnsi="Calibri" w:eastAsia="Calibri" w:cs="Calibri"/>
                <w:color w:val="1F1F1F"/>
                <w:sz w:val="22"/>
                <w:szCs w:val="22"/>
              </w:rPr>
              <w:t xml:space="preserve">Dimensions are configured in D365BC and mirrored in NAVFarm </w:t>
            </w:r>
            <w:r w:rsidRPr="00B407C6" w:rsidR="00B407C6">
              <w:rPr>
                <w:rFonts w:ascii="Calibri" w:hAnsi="Calibri" w:eastAsia="Calibri" w:cs="Calibri"/>
                <w:color w:val="1F1F1F"/>
                <w:sz w:val="22"/>
                <w:szCs w:val="22"/>
              </w:rPr>
              <w:t>dimension master</w:t>
            </w:r>
            <w:r w:rsidRPr="00B407C6">
              <w:rPr>
                <w:rFonts w:ascii="Calibri" w:hAnsi="Calibri" w:eastAsia="Calibri" w:cs="Calibri"/>
                <w:color w:val="1F1F1F"/>
                <w:sz w:val="22"/>
                <w:szCs w:val="22"/>
              </w:rPr>
              <w:t xml:space="preserve"> via API sync.</w:t>
            </w:r>
            <w:r w:rsidR="00707F1C">
              <w:rPr>
                <w:rFonts w:ascii="Calibri" w:hAnsi="Calibri" w:eastAsia="Calibri" w:cs="Calibri"/>
                <w:color w:val="1F1F1F"/>
                <w:sz w:val="22"/>
                <w:szCs w:val="22"/>
              </w:rPr>
              <w:t xml:space="preserve"> The dimensions (cost centre) will be created in NAVFarm same as in BC365. </w:t>
            </w:r>
          </w:p>
        </w:tc>
      </w:tr>
      <w:tr w:rsidRPr="00B407C6" w:rsidR="00035A73" w14:paraId="4A5CCE3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631A68E" w14:textId="6D2BBC1D">
            <w:pPr>
              <w:rPr>
                <w:rFonts w:ascii="Calibri" w:hAnsi="Calibri" w:cs="Calibri"/>
                <w:sz w:val="22"/>
                <w:szCs w:val="22"/>
              </w:rPr>
            </w:pPr>
            <w:r w:rsidRPr="00B407C6">
              <w:rPr>
                <w:rFonts w:ascii="Calibri" w:hAnsi="Calibri" w:eastAsia="Calibri" w:cs="Calibri"/>
                <w:b/>
                <w:bCs/>
                <w:color w:val="1F1F1F"/>
                <w:sz w:val="22"/>
                <w:szCs w:val="22"/>
              </w:rPr>
              <w:t>Process Flow</w:t>
            </w:r>
            <w:r w:rsidR="00707F1C">
              <w:rPr>
                <w:rFonts w:ascii="Calibri" w:hAnsi="Calibri" w:eastAsia="Calibri" w:cs="Calibri"/>
                <w:b/>
                <w:bCs/>
                <w:color w:val="1F1F1F"/>
                <w:sz w:val="22"/>
                <w:szCs w:val="22"/>
              </w:rPr>
              <w:t xml:space="preserve"> </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79CF7198" w14:textId="31B0F820">
            <w:pPr>
              <w:spacing w:after="60"/>
              <w:rPr>
                <w:rFonts w:ascii="Calibri" w:hAnsi="Calibri" w:cs="Calibri"/>
                <w:sz w:val="22"/>
                <w:szCs w:val="22"/>
              </w:rPr>
            </w:pPr>
            <w:r w:rsidRPr="00B407C6">
              <w:rPr>
                <w:rFonts w:ascii="Calibri" w:hAnsi="Calibri" w:eastAsia="Calibri" w:cs="Calibri"/>
                <w:b/>
                <w:bCs/>
                <w:color w:val="1F4E79"/>
                <w:sz w:val="22"/>
                <w:szCs w:val="22"/>
              </w:rPr>
              <w:t>Flow Chart: Dimension Auto-Application on GL Entry</w:t>
            </w:r>
            <w:r w:rsidR="00707F1C">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8C6867C"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645D685"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043815C" w14:textId="77777777">
                  <w:pPr>
                    <w:rPr>
                      <w:rFonts w:ascii="Calibri" w:hAnsi="Calibri" w:cs="Calibri"/>
                      <w:sz w:val="22"/>
                      <w:szCs w:val="22"/>
                    </w:rPr>
                  </w:pPr>
                  <w:r w:rsidRPr="00B407C6">
                    <w:rPr>
                      <w:rFonts w:ascii="Calibri" w:hAnsi="Calibri" w:eastAsia="Calibri" w:cs="Calibri"/>
                      <w:color w:val="1F1F1F"/>
                      <w:sz w:val="22"/>
                      <w:szCs w:val="22"/>
                    </w:rPr>
                    <w:t>Any NAVFarm event that creates a GL entry (POST Day, GRN, EV, TO, DOA) carries the source batch or farm record.</w:t>
                  </w:r>
                </w:p>
              </w:tc>
            </w:tr>
          </w:tbl>
          <w:p w:rsidRPr="00B407C6" w:rsidR="00035A73" w:rsidRDefault="00000000" w14:paraId="1321F14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003CE06"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8320D68"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33915BD" w14:textId="77777777">
                  <w:pPr>
                    <w:rPr>
                      <w:rFonts w:ascii="Calibri" w:hAnsi="Calibri" w:cs="Calibri"/>
                      <w:sz w:val="22"/>
                      <w:szCs w:val="22"/>
                    </w:rPr>
                  </w:pPr>
                  <w:r w:rsidRPr="00B407C6">
                    <w:rPr>
                      <w:rFonts w:ascii="Calibri" w:hAnsi="Calibri" w:eastAsia="Calibri" w:cs="Calibri"/>
                      <w:color w:val="1F1F1F"/>
                      <w:sz w:val="22"/>
                      <w:szCs w:val="22"/>
                    </w:rPr>
                    <w:t>System reads Farm Code from source batch → looks up D365BC Dimension Value for Cost Centre.</w:t>
                  </w:r>
                </w:p>
              </w:tc>
            </w:tr>
          </w:tbl>
          <w:p w:rsidRPr="00B407C6" w:rsidR="00035A73" w:rsidRDefault="00000000" w14:paraId="3D03984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98377C9"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DF54B9C"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6627085" w14:textId="77777777">
                  <w:pPr>
                    <w:rPr>
                      <w:rFonts w:ascii="Calibri" w:hAnsi="Calibri" w:cs="Calibri"/>
                      <w:sz w:val="22"/>
                      <w:szCs w:val="22"/>
                    </w:rPr>
                  </w:pPr>
                  <w:r w:rsidRPr="00B407C6">
                    <w:rPr>
                      <w:rFonts w:ascii="Calibri" w:hAnsi="Calibri" w:eastAsia="Calibri" w:cs="Calibri"/>
                      <w:color w:val="1F1F1F"/>
                      <w:sz w:val="22"/>
                      <w:szCs w:val="22"/>
                    </w:rPr>
                    <w:t>System builds Dimension Set for D365BC API call: [{dimension: COST_CENTRE, value: GRS}, {dimension: LOB, value: LVS_PIGGERY}, {dimension: BATCH, value: 1-26-22} (optional)].</w:t>
                  </w:r>
                </w:p>
              </w:tc>
            </w:tr>
          </w:tbl>
          <w:p w:rsidRPr="00B407C6" w:rsidR="00035A73" w:rsidRDefault="00000000" w14:paraId="639708D9"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1DD4A83"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343B5AD4"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418435E" w14:textId="77777777">
                  <w:pPr>
                    <w:rPr>
                      <w:rFonts w:ascii="Calibri" w:hAnsi="Calibri" w:cs="Calibri"/>
                      <w:sz w:val="22"/>
                      <w:szCs w:val="22"/>
                    </w:rPr>
                  </w:pPr>
                  <w:r w:rsidRPr="00B407C6">
                    <w:rPr>
                      <w:rFonts w:ascii="Calibri" w:hAnsi="Calibri" w:eastAsia="Calibri" w:cs="Calibri"/>
                      <w:color w:val="1F1F1F"/>
                      <w:sz w:val="22"/>
                      <w:szCs w:val="22"/>
                    </w:rPr>
                    <w:t>API POST to D365BC includes dimensionSetId (pre-registered dimension combination) or inline dimensions.</w:t>
                  </w:r>
                </w:p>
              </w:tc>
            </w:tr>
          </w:tbl>
          <w:p w:rsidRPr="00B407C6" w:rsidR="00035A73" w:rsidRDefault="00000000" w14:paraId="7180438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B329898"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60AA8361"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87F0013" w14:textId="77777777">
                  <w:pPr>
                    <w:rPr>
                      <w:rFonts w:ascii="Calibri" w:hAnsi="Calibri" w:cs="Calibri"/>
                      <w:sz w:val="22"/>
                      <w:szCs w:val="22"/>
                    </w:rPr>
                  </w:pPr>
                  <w:r w:rsidRPr="00B407C6">
                    <w:rPr>
                      <w:rFonts w:ascii="Calibri" w:hAnsi="Calibri" w:eastAsia="Calibri" w:cs="Calibri"/>
                      <w:color w:val="1F1F1F"/>
                      <w:sz w:val="22"/>
                      <w:szCs w:val="22"/>
                    </w:rPr>
                    <w:t>Finance can run D365BC dimension reports by Farm (Cost Centre), Stage, LOB, or Batch for granular cost analysis.</w:t>
                  </w:r>
                </w:p>
              </w:tc>
            </w:tr>
          </w:tbl>
          <w:p w:rsidRPr="00B407C6" w:rsidR="00035A73" w:rsidRDefault="00035A73" w14:paraId="2F14C1D5" w14:textId="77777777">
            <w:pPr>
              <w:rPr>
                <w:rFonts w:ascii="Calibri" w:hAnsi="Calibri" w:cs="Calibri"/>
                <w:sz w:val="22"/>
                <w:szCs w:val="22"/>
              </w:rPr>
            </w:pPr>
          </w:p>
        </w:tc>
      </w:tr>
      <w:tr w:rsidRPr="00B407C6" w:rsidR="00035A73" w14:paraId="1B9B7F5B"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55FD28B" w14:textId="4921C435">
            <w:pPr>
              <w:rPr>
                <w:rFonts w:ascii="Calibri" w:hAnsi="Calibri" w:cs="Calibri"/>
                <w:sz w:val="22"/>
                <w:szCs w:val="22"/>
              </w:rPr>
            </w:pPr>
            <w:r w:rsidRPr="00B407C6">
              <w:rPr>
                <w:rFonts w:ascii="Calibri" w:hAnsi="Calibri" w:eastAsia="Calibri" w:cs="Calibri"/>
                <w:b/>
                <w:bCs/>
                <w:color w:val="1F1F1F"/>
                <w:sz w:val="22"/>
                <w:szCs w:val="22"/>
              </w:rPr>
              <w:t xml:space="preserve">Integration </w:t>
            </w:r>
            <w:r w:rsidR="00A479BF">
              <w:rPr>
                <w:rFonts w:ascii="Calibri" w:hAnsi="Calibri" w:eastAsia="Calibri" w:cs="Calibri"/>
                <w:b/>
                <w:bCs/>
                <w:color w:val="1F1F1F"/>
                <w:sz w:val="22"/>
                <w:szCs w:val="22"/>
              </w:rPr>
              <w:t>with NAVFarm (not applicable)</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A479BF" w14:paraId="0E9F981E" w14:textId="62034038">
            <w:pPr>
              <w:rPr>
                <w:rFonts w:ascii="Calibri" w:hAnsi="Calibri" w:cs="Calibri"/>
                <w:sz w:val="22"/>
                <w:szCs w:val="22"/>
              </w:rPr>
            </w:pPr>
            <w:r>
              <w:rPr>
                <w:rFonts w:ascii="Calibri" w:hAnsi="Calibri" w:cs="Calibri"/>
                <w:sz w:val="22"/>
                <w:szCs w:val="22"/>
              </w:rPr>
              <w:t xml:space="preserve">Whenever a new farm comes up a cost centre will be created and setup will be done manually. </w:t>
            </w:r>
          </w:p>
        </w:tc>
      </w:tr>
      <w:tr w:rsidRPr="00B407C6" w:rsidR="00035A73" w14:paraId="13E9084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7719256"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B407C6" w14:paraId="1B07C3A3" w14:textId="6C430E99">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Farm Code not found in D365BC Dimension Values → GL call fails. CRITICAL alert to Finance and System Admin.</w:t>
            </w:r>
          </w:p>
        </w:tc>
      </w:tr>
      <w:tr w:rsidRPr="00B407C6" w:rsidR="00035A73" w14:paraId="0700970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DEE5664"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6B751DAE" w14:textId="77777777">
            <w:pPr>
              <w:spacing w:before="40" w:after="50"/>
              <w:rPr>
                <w:rFonts w:ascii="Calibri" w:hAnsi="Calibri" w:cs="Calibri"/>
                <w:sz w:val="22"/>
                <w:szCs w:val="22"/>
              </w:rPr>
            </w:pPr>
            <w:r w:rsidRPr="00B407C6">
              <w:rPr>
                <w:rFonts w:ascii="Calibri" w:hAnsi="Calibri" w:eastAsia="Calibri" w:cs="Calibri"/>
                <w:color w:val="1F1F1F"/>
                <w:sz w:val="22"/>
                <w:szCs w:val="22"/>
              </w:rPr>
              <w:t>• Cost Centre (Farm Code) dimension is MANDATORY on all GL entries. Cannot post to D365BC without valid mapping.</w:t>
            </w:r>
          </w:p>
        </w:tc>
      </w:tr>
    </w:tbl>
    <w:p w:rsidRPr="00B407C6" w:rsidR="00035A73" w:rsidRDefault="00035A73" w14:paraId="3CAE6991" w14:textId="77777777">
      <w:pPr>
        <w:spacing w:before="20" w:after="20"/>
        <w:rPr>
          <w:rFonts w:ascii="Calibri" w:hAnsi="Calibri" w:cs="Calibri"/>
          <w:sz w:val="22"/>
          <w:szCs w:val="22"/>
        </w:rPr>
      </w:pPr>
    </w:p>
    <w:p w:rsidRPr="00B407C6" w:rsidR="00035A73" w:rsidRDefault="00035A73" w14:paraId="0A14B5D9" w14:textId="6393EB81">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3F9AA675"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5790F4F6"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2</w:t>
            </w:r>
          </w:p>
          <w:p w:rsidRPr="00B407C6" w:rsidR="00035A73" w:rsidRDefault="00000000" w14:paraId="6F1264DF" w14:textId="77777777">
            <w:pPr>
              <w:spacing w:after="20"/>
              <w:rPr>
                <w:rFonts w:ascii="Calibri" w:hAnsi="Calibri" w:cs="Calibri"/>
                <w:sz w:val="22"/>
                <w:szCs w:val="22"/>
              </w:rPr>
            </w:pPr>
            <w:r w:rsidRPr="00B407C6">
              <w:rPr>
                <w:rFonts w:ascii="Calibri" w:hAnsi="Calibri" w:eastAsia="Calibri" w:cs="Calibri"/>
                <w:b/>
                <w:bCs/>
                <w:color w:val="FFFFFF"/>
                <w:sz w:val="22"/>
                <w:szCs w:val="22"/>
              </w:rPr>
              <w:t>ANIMAL REGISTER &amp; LIFECYCLE</w:t>
            </w:r>
          </w:p>
          <w:p w:rsidRPr="00B407C6" w:rsidR="00035A73" w:rsidRDefault="00000000" w14:paraId="2FB4A13E" w14:textId="27317A9F">
            <w:pPr>
              <w:rPr>
                <w:rFonts w:ascii="Calibri" w:hAnsi="Calibri" w:cs="Calibri"/>
                <w:sz w:val="22"/>
                <w:szCs w:val="22"/>
              </w:rPr>
            </w:pPr>
            <w:r w:rsidRPr="00B407C6">
              <w:rPr>
                <w:rFonts w:ascii="Calibri" w:hAnsi="Calibri" w:eastAsia="Calibri" w:cs="Calibri"/>
                <w:color w:val="A8C8E8"/>
                <w:sz w:val="22"/>
                <w:szCs w:val="22"/>
              </w:rPr>
              <w:t xml:space="preserve">Individual animal from entry to disposal </w:t>
            </w:r>
            <w:r w:rsidRPr="00B407C6" w:rsidR="00947466">
              <w:rPr>
                <w:rFonts w:ascii="Calibri" w:hAnsi="Calibri" w:eastAsia="Calibri" w:cs="Calibri"/>
                <w:color w:val="A8C8E8"/>
                <w:sz w:val="22"/>
                <w:szCs w:val="22"/>
              </w:rPr>
              <w:t>-</w:t>
            </w:r>
            <w:r w:rsidRPr="00B407C6">
              <w:rPr>
                <w:rFonts w:ascii="Calibri" w:hAnsi="Calibri" w:eastAsia="Calibri" w:cs="Calibri"/>
                <w:color w:val="A8C8E8"/>
                <w:sz w:val="22"/>
                <w:szCs w:val="22"/>
              </w:rPr>
              <w:t xml:space="preserve"> Age/Week auto-update, lineage, barcode, status transitions, quarantine</w:t>
            </w:r>
          </w:p>
        </w:tc>
      </w:tr>
    </w:tbl>
    <w:p w:rsidRPr="00B407C6" w:rsidR="00035A73" w:rsidRDefault="00035A73" w14:paraId="2AF0B5AA"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1957ABB8"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6F760875" w14:textId="77777777">
            <w:pPr>
              <w:rPr>
                <w:rFonts w:ascii="Calibri" w:hAnsi="Calibri" w:cs="Calibri"/>
                <w:sz w:val="22"/>
                <w:szCs w:val="22"/>
              </w:rPr>
            </w:pPr>
            <w:r w:rsidRPr="00B407C6">
              <w:rPr>
                <w:rFonts w:ascii="Calibri" w:hAnsi="Calibri" w:eastAsia="Calibri" w:cs="Calibri"/>
                <w:b/>
                <w:bCs/>
                <w:color w:val="FFFFFF"/>
                <w:sz w:val="22"/>
                <w:szCs w:val="22"/>
              </w:rPr>
              <w:t>2.1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1E2F5835" w14:textId="37A5DB71">
            <w:pPr>
              <w:rPr>
                <w:rFonts w:ascii="Calibri" w:hAnsi="Calibri" w:cs="Calibri"/>
                <w:sz w:val="22"/>
                <w:szCs w:val="22"/>
              </w:rPr>
            </w:pPr>
            <w:r w:rsidRPr="00B407C6">
              <w:rPr>
                <w:rFonts w:ascii="Calibri" w:hAnsi="Calibri" w:eastAsia="Calibri" w:cs="Calibri"/>
                <w:b/>
                <w:bCs/>
                <w:color w:val="FFFFFF"/>
                <w:sz w:val="22"/>
                <w:szCs w:val="22"/>
              </w:rPr>
              <w:t xml:space="preserve">Animal Register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Individual Animal Record (40 Fields)</w:t>
            </w:r>
          </w:p>
        </w:tc>
      </w:tr>
      <w:tr w:rsidRPr="00B407C6" w:rsidR="00035A73" w:rsidTr="316E832A" w14:paraId="3B72C22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36369BD"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27DC64D5" w14:textId="7AB2C5FC">
            <w:pPr>
              <w:spacing w:after="40"/>
              <w:rPr>
                <w:rFonts w:ascii="Calibri" w:hAnsi="Calibri" w:cs="Calibri"/>
                <w:sz w:val="22"/>
                <w:szCs w:val="22"/>
              </w:rPr>
            </w:pPr>
            <w:r w:rsidRPr="00B407C6">
              <w:rPr>
                <w:rFonts w:ascii="Calibri" w:hAnsi="Calibri" w:eastAsia="Calibri" w:cs="Calibri"/>
                <w:color w:val="1F1F1F"/>
                <w:sz w:val="22"/>
                <w:szCs w:val="22"/>
              </w:rPr>
              <w:t xml:space="preserve">One record per individually tracked animal (GGP, GP, PS Sow, Boar, selected Gilt). The Animal Register is NEVER deleted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only closed. Age in Days and Age in Weeks are </w:t>
            </w:r>
            <w:r w:rsidRPr="00B407C6" w:rsidR="00B407C6">
              <w:rPr>
                <w:rFonts w:ascii="Calibri" w:hAnsi="Calibri" w:eastAsia="Calibri" w:cs="Calibri"/>
                <w:color w:val="1F1F1F"/>
                <w:sz w:val="22"/>
                <w:szCs w:val="22"/>
              </w:rPr>
              <w:t>auto calculated</w:t>
            </w:r>
            <w:r w:rsidRPr="00B407C6">
              <w:rPr>
                <w:rFonts w:ascii="Calibri" w:hAnsi="Calibri" w:eastAsia="Calibri" w:cs="Calibri"/>
                <w:color w:val="1F1F1F"/>
                <w:sz w:val="22"/>
                <w:szCs w:val="22"/>
              </w:rPr>
              <w:t xml:space="preserve"> from Date of Birth every day by system scheduler. Farm operators never manually enter the animal's age.</w:t>
            </w:r>
          </w:p>
          <w:p w:rsidRPr="00B407C6" w:rsidR="00035A73" w:rsidRDefault="00000000" w14:paraId="4D150BCE" w14:textId="0C81E569">
            <w:pPr>
              <w:spacing w:before="40" w:after="50"/>
              <w:rPr>
                <w:rFonts w:ascii="Calibri" w:hAnsi="Calibri" w:cs="Calibri"/>
                <w:sz w:val="22"/>
                <w:szCs w:val="22"/>
              </w:rPr>
            </w:pPr>
            <w:r w:rsidRPr="00B407C6">
              <w:rPr>
                <w:rFonts w:ascii="Calibri" w:hAnsi="Calibri" w:eastAsia="Calibri" w:cs="Calibri"/>
                <w:color w:val="1F1F1F"/>
                <w:sz w:val="22"/>
                <w:szCs w:val="22"/>
              </w:rPr>
              <w:t xml:space="preserve">Key fields: Tattoo/Tag Number (unique across all </w:t>
            </w:r>
            <w:r w:rsidR="002743B4">
              <w:rPr>
                <w:rFonts w:ascii="Calibri" w:hAnsi="Calibri" w:eastAsia="Calibri" w:cs="Calibri"/>
                <w:color w:val="1F1F1F"/>
                <w:sz w:val="22"/>
                <w:szCs w:val="22"/>
              </w:rPr>
              <w:t>10</w:t>
            </w:r>
            <w:r w:rsidRPr="00B407C6">
              <w:rPr>
                <w:rFonts w:ascii="Calibri" w:hAnsi="Calibri" w:eastAsia="Calibri" w:cs="Calibri"/>
                <w:color w:val="1F1F1F"/>
                <w:sz w:val="22"/>
                <w:szCs w:val="22"/>
              </w:rPr>
              <w:t xml:space="preserve"> farms, forever), Date of Birth, Arrival Age (ARR) in days, Origin (HB = Home Born or OB = Outside Born), Dam Tattoo (mother), Sire Lot Number (SII), Animal Category (determines FA treatment), Current Stage, Parity Count (auto-incremented on weaning POST), Out-of-Production Date </w:t>
            </w:r>
            <w:r w:rsidRPr="00B407C6">
              <w:rPr>
                <w:rFonts w:ascii="Calibri" w:hAnsi="Calibri" w:eastAsia="Calibri" w:cs="Calibri"/>
                <w:color w:val="1F1F1F"/>
                <w:sz w:val="22"/>
                <w:szCs w:val="22"/>
              </w:rPr>
              <w:t xml:space="preserve">(decision), Cull Date (physical departure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SEPARATE from Out-of-Production Date per MOM 24 Aug), Fixed Asset Number from D365BC, and Disposal Destination.</w:t>
            </w:r>
          </w:p>
        </w:tc>
      </w:tr>
      <w:tr w:rsidRPr="00B407C6" w:rsidR="00035A73" w:rsidTr="316E832A" w14:paraId="1B4FACB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C8FA76A"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6E166565"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Animal Registration</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1F5A325"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C3CD65D"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4F8A598" w14:textId="4F0D0185">
                  <w:pPr>
                    <w:rPr>
                      <w:rFonts w:ascii="Calibri" w:hAnsi="Calibri" w:cs="Calibri"/>
                      <w:sz w:val="22"/>
                      <w:szCs w:val="22"/>
                    </w:rPr>
                  </w:pPr>
                  <w:r w:rsidRPr="00B407C6">
                    <w:rPr>
                      <w:rFonts w:ascii="Calibri" w:hAnsi="Calibri" w:eastAsia="Calibri" w:cs="Calibri"/>
                      <w:color w:val="1F1F1F"/>
                      <w:sz w:val="22"/>
                      <w:szCs w:val="22"/>
                    </w:rPr>
                    <w:t xml:space="preserve">Animal arrives (import GRN) or is born </w:t>
                  </w:r>
                  <w:r w:rsidRPr="00B407C6" w:rsidR="00B407C6">
                    <w:rPr>
                      <w:rFonts w:ascii="Calibri" w:hAnsi="Calibri" w:eastAsia="Calibri" w:cs="Calibri"/>
                      <w:color w:val="1F1F1F"/>
                      <w:sz w:val="22"/>
                      <w:szCs w:val="22"/>
                    </w:rPr>
                    <w:t>on farm</w:t>
                  </w:r>
                  <w:r w:rsidRPr="00B407C6">
                    <w:rPr>
                      <w:rFonts w:ascii="Calibri" w:hAnsi="Calibri" w:eastAsia="Calibri" w:cs="Calibri"/>
                      <w:color w:val="1F1F1F"/>
                      <w:sz w:val="22"/>
                      <w:szCs w:val="22"/>
                    </w:rPr>
                    <w:t xml:space="preserve"> (farrowing POST). System triggers Animal Register creation.</w:t>
                  </w:r>
                </w:p>
              </w:tc>
            </w:tr>
          </w:tbl>
          <w:p w:rsidRPr="00B407C6" w:rsidR="00035A73" w:rsidRDefault="00000000" w14:paraId="47807DB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6F32E9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7637C99"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EAFBD05" w14:textId="77777777">
                  <w:pPr>
                    <w:rPr>
                      <w:rFonts w:ascii="Calibri" w:hAnsi="Calibri" w:cs="Calibri"/>
                      <w:sz w:val="22"/>
                      <w:szCs w:val="22"/>
                    </w:rPr>
                  </w:pPr>
                  <w:r w:rsidRPr="00B407C6">
                    <w:rPr>
                      <w:rFonts w:ascii="Calibri" w:hAnsi="Calibri" w:eastAsia="Calibri" w:cs="Calibri"/>
                      <w:color w:val="1F1F1F"/>
                      <w:sz w:val="22"/>
                      <w:szCs w:val="22"/>
                    </w:rPr>
                    <w:t>Operator enters: Tattoo/Tag, Line, Gender, Category, DOB, ARR, Origin, Source Country. For gilts: auto-format G[YY][WW][Seq] e.g. G262301.</w:t>
                  </w:r>
                </w:p>
              </w:tc>
            </w:tr>
          </w:tbl>
          <w:p w:rsidRPr="00B407C6" w:rsidR="00035A73" w:rsidRDefault="00000000" w14:paraId="5A4E9B5C"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55DDAF7"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4AB1016"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194D28B" w14:textId="4649B92A">
                  <w:pPr>
                    <w:rPr>
                      <w:rFonts w:ascii="Calibri" w:hAnsi="Calibri" w:cs="Calibri"/>
                      <w:sz w:val="22"/>
                      <w:szCs w:val="22"/>
                    </w:rPr>
                  </w:pPr>
                  <w:r w:rsidRPr="00B407C6">
                    <w:rPr>
                      <w:rFonts w:ascii="Calibri" w:hAnsi="Calibri" w:eastAsia="Calibri" w:cs="Calibri"/>
                      <w:color w:val="1F1F1F"/>
                      <w:sz w:val="22"/>
                      <w:szCs w:val="22"/>
                    </w:rPr>
                    <w:t xml:space="preserve">System calculates: Age in Days = TODAY − DOB. Age in Weeks = </w:t>
                  </w:r>
                  <w:r w:rsidRPr="00B407C6" w:rsidR="00B407C6">
                    <w:rPr>
                      <w:rFonts w:ascii="Calibri" w:hAnsi="Calibri" w:eastAsia="Calibri" w:cs="Calibri"/>
                      <w:color w:val="1F1F1F"/>
                      <w:sz w:val="22"/>
                      <w:szCs w:val="22"/>
                    </w:rPr>
                    <w:t>floor (</w:t>
                  </w:r>
                  <w:r w:rsidRPr="00B407C6">
                    <w:rPr>
                      <w:rFonts w:ascii="Calibri" w:hAnsi="Calibri" w:eastAsia="Calibri" w:cs="Calibri"/>
                      <w:color w:val="1F1F1F"/>
                      <w:sz w:val="22"/>
                      <w:szCs w:val="22"/>
                    </w:rPr>
                    <w:t>Age in Days / 7). Both auto-updated daily by nightly scheduler job. Also shown in real-time on data entry screen.</w:t>
                  </w:r>
                </w:p>
              </w:tc>
            </w:tr>
          </w:tbl>
          <w:p w:rsidRPr="00B407C6" w:rsidR="00035A73" w:rsidRDefault="00000000" w14:paraId="3CA5FF9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8822789"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74BECB9"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6C54202" w14:textId="77777777">
                  <w:pPr>
                    <w:rPr>
                      <w:rFonts w:ascii="Calibri" w:hAnsi="Calibri" w:cs="Calibri"/>
                      <w:sz w:val="22"/>
                      <w:szCs w:val="22"/>
                    </w:rPr>
                  </w:pPr>
                  <w:r w:rsidRPr="00B407C6">
                    <w:rPr>
                      <w:rFonts w:ascii="Calibri" w:hAnsi="Calibri" w:eastAsia="Calibri" w:cs="Calibri"/>
                      <w:color w:val="1F1F1F"/>
                      <w:sz w:val="22"/>
                      <w:szCs w:val="22"/>
                    </w:rPr>
                    <w:t>If Origin = OB (imported): FA Number field populated from D365BC FA Acquisition API response. Status = QUARANTINE if South Africa import.</w:t>
                  </w:r>
                </w:p>
              </w:tc>
            </w:tr>
          </w:tbl>
          <w:p w:rsidRPr="00B407C6" w:rsidR="00035A73" w:rsidRDefault="00000000" w14:paraId="5433805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8B9796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6CEA38D"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065494A" w14:textId="77777777">
                  <w:pPr>
                    <w:rPr>
                      <w:rFonts w:ascii="Calibri" w:hAnsi="Calibri" w:cs="Calibri"/>
                      <w:sz w:val="22"/>
                      <w:szCs w:val="22"/>
                    </w:rPr>
                  </w:pPr>
                  <w:r w:rsidRPr="00B407C6">
                    <w:rPr>
                      <w:rFonts w:ascii="Calibri" w:hAnsi="Calibri" w:eastAsia="Calibri" w:cs="Calibri"/>
                      <w:color w:val="1F1F1F"/>
                      <w:sz w:val="22"/>
                      <w:szCs w:val="22"/>
                    </w:rPr>
                    <w:t>Animal linked to batch and location. Batch auto-populates from selection event (gilts) or farrowing event (sows).</w:t>
                  </w:r>
                </w:p>
              </w:tc>
            </w:tr>
          </w:tbl>
          <w:p w:rsidRPr="00B407C6" w:rsidR="00035A73" w:rsidRDefault="00000000" w14:paraId="5E72E58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E8412E3"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78DCD4C4"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ADB6A26" w14:textId="5548F339">
                  <w:pPr>
                    <w:rPr>
                      <w:rFonts w:ascii="Calibri" w:hAnsi="Calibri" w:cs="Calibri"/>
                      <w:sz w:val="22"/>
                      <w:szCs w:val="22"/>
                    </w:rPr>
                  </w:pPr>
                  <w:r w:rsidRPr="00B407C6">
                    <w:rPr>
                      <w:rFonts w:ascii="Calibri" w:hAnsi="Calibri" w:eastAsia="Calibri" w:cs="Calibri"/>
                      <w:color w:val="1F1F1F"/>
                      <w:sz w:val="22"/>
                      <w:szCs w:val="22"/>
                    </w:rPr>
                    <w:t>Barcode printed: contains Tattoo + Category + Batch + Farm + Age in Weeks</w:t>
                  </w:r>
                  <w:r w:rsidR="00E973AD">
                    <w:rPr>
                      <w:rFonts w:ascii="Calibri" w:hAnsi="Calibri" w:eastAsia="Calibri" w:cs="Calibri"/>
                      <w:color w:val="1F1F1F"/>
                      <w:sz w:val="22"/>
                      <w:szCs w:val="22"/>
                    </w:rPr>
                    <w:t>, scan</w:t>
                  </w:r>
                  <w:r w:rsidRPr="00B407C6">
                    <w:rPr>
                      <w:rFonts w:ascii="Calibri" w:hAnsi="Calibri" w:eastAsia="Calibri" w:cs="Calibri"/>
                      <w:color w:val="1F1F1F"/>
                      <w:sz w:val="22"/>
                      <w:szCs w:val="22"/>
                    </w:rPr>
                    <w:t>. Scanning opens full animal history.</w:t>
                  </w:r>
                </w:p>
              </w:tc>
            </w:tr>
          </w:tbl>
          <w:p w:rsidRPr="00B407C6" w:rsidR="00035A73" w:rsidRDefault="00000000" w14:paraId="0BD57B9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ABBB93C"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7F208C6"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B475604" w14:textId="77777777">
                  <w:pPr>
                    <w:rPr>
                      <w:rFonts w:ascii="Calibri" w:hAnsi="Calibri" w:cs="Calibri"/>
                      <w:sz w:val="22"/>
                      <w:szCs w:val="22"/>
                    </w:rPr>
                  </w:pPr>
                  <w:r w:rsidRPr="00B407C6">
                    <w:rPr>
                      <w:rFonts w:ascii="Calibri" w:hAnsi="Calibri" w:eastAsia="Calibri" w:cs="Calibri"/>
                      <w:color w:val="1F1F1F"/>
                      <w:sz w:val="22"/>
                      <w:szCs w:val="22"/>
                    </w:rPr>
                    <w:t>On each stage event (insemination, farrow, wean, cull, mortality): status and stage auto-updated. Parity incremented on weaning POST.</w:t>
                  </w:r>
                </w:p>
              </w:tc>
            </w:tr>
          </w:tbl>
          <w:p w:rsidRPr="00B407C6" w:rsidR="00035A73" w:rsidRDefault="00000000" w14:paraId="4EBE0E35"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D5E6731"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6C33F82B" w14:textId="77777777">
                  <w:pPr>
                    <w:jc w:val="center"/>
                    <w:rPr>
                      <w:rFonts w:ascii="Calibri" w:hAnsi="Calibri" w:cs="Calibri"/>
                      <w:sz w:val="22"/>
                      <w:szCs w:val="22"/>
                    </w:rPr>
                  </w:pPr>
                  <w:r w:rsidRPr="00B407C6">
                    <w:rPr>
                      <w:rFonts w:ascii="Calibri" w:hAnsi="Calibri" w:eastAsia="Calibri" w:cs="Calibri"/>
                      <w:b/>
                      <w:bCs/>
                      <w:color w:val="FFFFFF"/>
                      <w:sz w:val="22"/>
                      <w:szCs w:val="22"/>
                    </w:rPr>
                    <w:t>8</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0C47F8F" w14:textId="77777777">
                  <w:pPr>
                    <w:rPr>
                      <w:rFonts w:ascii="Calibri" w:hAnsi="Calibri" w:cs="Calibri"/>
                      <w:sz w:val="22"/>
                      <w:szCs w:val="22"/>
                    </w:rPr>
                  </w:pPr>
                  <w:r w:rsidRPr="00B407C6">
                    <w:rPr>
                      <w:rFonts w:ascii="Calibri" w:hAnsi="Calibri" w:eastAsia="Calibri" w:cs="Calibri"/>
                      <w:color w:val="1F1F1F"/>
                      <w:sz w:val="22"/>
                      <w:szCs w:val="22"/>
                    </w:rPr>
                    <w:t>On mortality or cull: record CLOSED (not deleted). Closure date, reason, disposal destination, weight at death/cull recorded. D365BC FA or inventory write-off triggered.</w:t>
                  </w:r>
                </w:p>
              </w:tc>
            </w:tr>
          </w:tbl>
          <w:p w:rsidRPr="00B407C6" w:rsidR="00035A73" w:rsidRDefault="00035A73" w14:paraId="19A99F44" w14:textId="77777777">
            <w:pPr>
              <w:rPr>
                <w:rFonts w:ascii="Calibri" w:hAnsi="Calibri" w:cs="Calibri"/>
                <w:sz w:val="22"/>
                <w:szCs w:val="22"/>
              </w:rPr>
            </w:pPr>
          </w:p>
        </w:tc>
      </w:tr>
      <w:tr w:rsidRPr="00B407C6" w:rsidR="00035A73" w:rsidTr="316E832A" w14:paraId="2FDD8E8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AA217D0"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00C95307" w:rsidP="00C95307" w:rsidRDefault="00000000" w14:paraId="7F9D45C1" w14:textId="77777777">
            <w:pPr>
              <w:spacing w:after="30"/>
              <w:rPr>
                <w:rFonts w:ascii="Calibri" w:hAnsi="Calibri" w:eastAsia="Calibri" w:cs="Calibri"/>
                <w:color w:val="1F1F1F"/>
                <w:sz w:val="22"/>
                <w:szCs w:val="22"/>
              </w:rPr>
            </w:pPr>
            <w:r w:rsidRPr="00B407C6">
              <w:rPr>
                <w:rFonts w:ascii="Calibri" w:hAnsi="Calibri" w:eastAsia="Calibri" w:cs="Calibri"/>
                <w:b/>
                <w:bCs/>
                <w:color w:val="1F4E79"/>
                <w:sz w:val="22"/>
                <w:szCs w:val="22"/>
              </w:rPr>
              <w:t>D365BC:</w:t>
            </w:r>
            <w:r w:rsidRPr="00B407C6">
              <w:rPr>
                <w:rFonts w:ascii="Calibri" w:hAnsi="Calibri" w:eastAsia="Calibri" w:cs="Calibri"/>
                <w:color w:val="1F1F1F"/>
                <w:sz w:val="22"/>
                <w:szCs w:val="22"/>
              </w:rPr>
              <w:t xml:space="preserve"> FA Number linked on GRN </w:t>
            </w:r>
            <w:r w:rsidR="00C95307">
              <w:rPr>
                <w:rFonts w:ascii="Calibri" w:hAnsi="Calibri" w:eastAsia="Calibri" w:cs="Calibri"/>
                <w:color w:val="1F1F1F"/>
                <w:sz w:val="22"/>
                <w:szCs w:val="22"/>
              </w:rPr>
              <w:t xml:space="preserve">or vis versa </w:t>
            </w:r>
          </w:p>
          <w:p w:rsidRPr="00B407C6" w:rsidR="00035A73" w:rsidP="00C95307" w:rsidRDefault="00000000" w14:paraId="00509E82" w14:textId="273D9A2B">
            <w:pPr>
              <w:spacing w:after="30"/>
              <w:rPr>
                <w:rFonts w:ascii="Calibri" w:hAnsi="Calibri" w:cs="Calibri"/>
                <w:sz w:val="22"/>
                <w:szCs w:val="22"/>
              </w:rPr>
            </w:pPr>
            <w:r w:rsidRPr="316E832A" w:rsidR="2C61B549">
              <w:rPr>
                <w:rFonts w:ascii="Calibri" w:hAnsi="Calibri" w:eastAsia="Calibri" w:cs="Calibri"/>
                <w:b w:val="1"/>
                <w:bCs w:val="1"/>
                <w:color w:val="1F4E79"/>
                <w:sz w:val="22"/>
                <w:szCs w:val="22"/>
              </w:rPr>
              <w:t>Pig Vision</w:t>
            </w:r>
            <w:ins w:author="Hamadzashe Mudavose" w:date="2026-09-02T10:22:46.808Z" w16du:dateUtc="2026-09-02T10:22:46.808Z" w:id="1817114156">
              <w:r w:rsidRPr="316E832A" w:rsidR="42B3C3DE">
                <w:rPr>
                  <w:rFonts w:ascii="Calibri" w:hAnsi="Calibri" w:eastAsia="Calibri" w:cs="Calibri"/>
                  <w:b w:val="1"/>
                  <w:bCs w:val="1"/>
                  <w:color w:val="1F4E79"/>
                  <w:sz w:val="22"/>
                  <w:szCs w:val="22"/>
                </w:rPr>
                <w:t>/Pig Expert</w:t>
              </w:r>
            </w:ins>
            <w:r w:rsidRPr="316E832A" w:rsidR="2C61B549">
              <w:rPr>
                <w:rFonts w:ascii="Calibri" w:hAnsi="Calibri" w:eastAsia="Calibri" w:cs="Calibri"/>
                <w:b w:val="1"/>
                <w:bCs w:val="1"/>
                <w:color w:val="1F4E79"/>
                <w:sz w:val="22"/>
                <w:szCs w:val="22"/>
              </w:rPr>
              <w:t>:</w:t>
            </w:r>
            <w:r w:rsidRPr="316E832A" w:rsidR="2C61B549">
              <w:rPr>
                <w:rFonts w:ascii="Calibri" w:hAnsi="Calibri" w:eastAsia="Calibri" w:cs="Calibri"/>
                <w:color w:val="1F1F1F"/>
                <w:sz w:val="22"/>
                <w:szCs w:val="22"/>
              </w:rPr>
              <w:t xml:space="preserve"> Animal record synced on creation and on every status change.</w:t>
            </w:r>
          </w:p>
        </w:tc>
      </w:tr>
      <w:tr w:rsidRPr="00B407C6" w:rsidR="00035A73" w:rsidTr="316E832A" w14:paraId="7585883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1B2D9AB"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B407C6" w14:paraId="2555558E" w14:textId="4F813FA3">
            <w:pPr>
              <w:spacing w:after="2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Age in Weeks &gt; 33 weeks with no insemination record → CRITICAL alert (gilt overdue for service).</w:t>
            </w:r>
          </w:p>
          <w:p w:rsidRPr="00B407C6" w:rsidR="00035A73" w:rsidRDefault="00B407C6" w14:paraId="55BFF9A8" w14:textId="66F720E8">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Days in GESTATION stage &gt; 118 days with no farrow event → CRITICAL alert (MOM 24 Aug, escalates after 24h).</w:t>
            </w:r>
          </w:p>
          <w:p w:rsidRPr="00B407C6" w:rsidR="00035A73" w:rsidRDefault="00B407C6" w14:paraId="40D99067" w14:textId="2A07C66B">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Out-of-Production Date to Cull Date gap &gt; 14 days → INFO alert (feed cost accumulating during hold period).</w:t>
            </w:r>
          </w:p>
        </w:tc>
      </w:tr>
      <w:tr w:rsidRPr="00B407C6" w:rsidR="00035A73" w:rsidTr="316E832A" w14:paraId="4CEBF3D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EC8C802"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17ADB697" w14:textId="1A2F54DF">
            <w:pPr>
              <w:spacing w:after="20"/>
              <w:rPr>
                <w:rFonts w:ascii="Calibri" w:hAnsi="Calibri" w:cs="Calibri"/>
                <w:sz w:val="22"/>
                <w:szCs w:val="22"/>
              </w:rPr>
            </w:pPr>
            <w:r w:rsidRPr="00B407C6">
              <w:rPr>
                <w:rFonts w:ascii="Calibri" w:hAnsi="Calibri" w:eastAsia="Calibri" w:cs="Calibri"/>
                <w:color w:val="1F1F1F"/>
                <w:sz w:val="22"/>
                <w:szCs w:val="22"/>
              </w:rPr>
              <w:t xml:space="preserve">• Tattoo number must be unique across ALL </w:t>
            </w:r>
            <w:r w:rsidR="002743B4">
              <w:rPr>
                <w:rFonts w:ascii="Calibri" w:hAnsi="Calibri" w:eastAsia="Calibri" w:cs="Calibri"/>
                <w:color w:val="1F1F1F"/>
                <w:sz w:val="22"/>
                <w:szCs w:val="22"/>
              </w:rPr>
              <w:t>10</w:t>
            </w:r>
            <w:r w:rsidRPr="00B407C6">
              <w:rPr>
                <w:rFonts w:ascii="Calibri" w:hAnsi="Calibri" w:eastAsia="Calibri" w:cs="Calibri"/>
                <w:color w:val="1F1F1F"/>
                <w:sz w:val="22"/>
                <w:szCs w:val="22"/>
              </w:rPr>
              <w:t xml:space="preserve"> farms. Database-level unique constraint. Cannot reuse tattoo of closed/deceased animal.</w:t>
            </w:r>
          </w:p>
          <w:p w:rsidRPr="00B407C6" w:rsidR="00035A73" w:rsidRDefault="00000000" w14:paraId="7E428BBA" w14:textId="77777777">
            <w:pPr>
              <w:spacing w:before="40" w:after="50"/>
              <w:rPr>
                <w:rFonts w:ascii="Calibri" w:hAnsi="Calibri" w:cs="Calibri"/>
                <w:sz w:val="22"/>
                <w:szCs w:val="22"/>
              </w:rPr>
            </w:pPr>
            <w:r w:rsidRPr="00B407C6">
              <w:rPr>
                <w:rFonts w:ascii="Calibri" w:hAnsi="Calibri" w:eastAsia="Calibri" w:cs="Calibri"/>
                <w:color w:val="1F1F1F"/>
                <w:sz w:val="22"/>
                <w:szCs w:val="22"/>
              </w:rPr>
              <w:t>• FA Number mandatory for imported categories (GGP-Imp, GP-Imp, P-Imp). System blocks closing animal record without FA Number for these categories.</w:t>
            </w:r>
          </w:p>
          <w:p w:rsidRPr="00B407C6" w:rsidR="00035A73" w:rsidRDefault="00000000" w14:paraId="59F76CB5" w14:textId="77777777">
            <w:pPr>
              <w:spacing w:before="40" w:after="50"/>
              <w:rPr>
                <w:rFonts w:ascii="Calibri" w:hAnsi="Calibri" w:cs="Calibri"/>
                <w:sz w:val="22"/>
                <w:szCs w:val="22"/>
              </w:rPr>
            </w:pPr>
            <w:r w:rsidRPr="00B407C6">
              <w:rPr>
                <w:rFonts w:ascii="Calibri" w:hAnsi="Calibri" w:eastAsia="Calibri" w:cs="Calibri"/>
                <w:color w:val="1F1F1F"/>
                <w:sz w:val="22"/>
                <w:szCs w:val="22"/>
              </w:rPr>
              <w:t>• Out-of-Production Date and Cull Date are TWO SEPARATE fields (MOM 24 Aug). System does not allow Cull Date &lt; Out-of-Production Date.</w:t>
            </w:r>
          </w:p>
          <w:p w:rsidRPr="00B407C6" w:rsidR="00035A73" w:rsidRDefault="00000000" w14:paraId="04124BA0" w14:textId="77777777">
            <w:pPr>
              <w:spacing w:before="40" w:after="50"/>
              <w:rPr>
                <w:rFonts w:ascii="Calibri" w:hAnsi="Calibri" w:cs="Calibri"/>
                <w:sz w:val="22"/>
                <w:szCs w:val="22"/>
              </w:rPr>
            </w:pPr>
            <w:r w:rsidRPr="00B407C6">
              <w:rPr>
                <w:rFonts w:ascii="Calibri" w:hAnsi="Calibri" w:eastAsia="Calibri" w:cs="Calibri"/>
                <w:color w:val="1F1F1F"/>
                <w:sz w:val="22"/>
                <w:szCs w:val="22"/>
              </w:rPr>
              <w:t>• Gilt remains GILT status until first farrow event. After first farrow: status auto-changes to SOW. Parity Count = 1.</w:t>
            </w:r>
          </w:p>
        </w:tc>
      </w:tr>
    </w:tbl>
    <w:p w:rsidRPr="00B407C6" w:rsidR="00035A73" w:rsidRDefault="00035A73" w14:paraId="12F77513" w14:textId="77777777">
      <w:pPr>
        <w:spacing w:before="20" w:after="20"/>
        <w:rPr>
          <w:rFonts w:ascii="Calibri" w:hAnsi="Calibri" w:cs="Calibri"/>
          <w:sz w:val="22"/>
          <w:szCs w:val="22"/>
        </w:rPr>
      </w:pPr>
    </w:p>
    <w:p w:rsidRPr="00B407C6" w:rsidR="00035A73" w:rsidRDefault="00B407C6" w14:paraId="3A53232F" w14:textId="6FF9AA2E">
      <w:pPr>
        <w:pStyle w:val="Heading2"/>
        <w:spacing w:before="200" w:after="80"/>
        <w:rPr>
          <w:rFonts w:ascii="Calibri" w:hAnsi="Calibri" w:cs="Calibri"/>
          <w:sz w:val="22"/>
          <w:szCs w:val="22"/>
        </w:rPr>
      </w:pPr>
      <w:r w:rsidRPr="00B407C6">
        <w:rPr>
          <w:rFonts w:ascii="Calibri" w:hAnsi="Calibri" w:eastAsia="Calibri" w:cs="Calibri"/>
          <w:b/>
          <w:bCs/>
          <w:color w:val="1A3A5C"/>
          <w:sz w:val="22"/>
          <w:szCs w:val="22"/>
        </w:rPr>
        <w:t xml:space="preserve">2.1 Animal Register </w:t>
      </w:r>
      <w:r w:rsidRPr="00B407C6" w:rsidR="00947466">
        <w:rPr>
          <w:rFonts w:ascii="Calibri" w:hAnsi="Calibri" w:eastAsia="Calibri" w:cs="Calibri"/>
          <w:b/>
          <w:bCs/>
          <w:color w:val="1A3A5C"/>
          <w:sz w:val="22"/>
          <w:szCs w:val="22"/>
        </w:rPr>
        <w:t>-</w:t>
      </w:r>
      <w:r w:rsidRPr="00B407C6">
        <w:rPr>
          <w:rFonts w:ascii="Calibri" w:hAnsi="Calibri" w:eastAsia="Calibri" w:cs="Calibri"/>
          <w:b/>
          <w:bCs/>
          <w:color w:val="1A3A5C"/>
          <w:sz w:val="22"/>
          <w:szCs w:val="22"/>
        </w:rPr>
        <w:t xml:space="preserve"> Key Field Specification (40 Fields)</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400"/>
        <w:gridCol w:w="1300"/>
        <w:gridCol w:w="5076"/>
        <w:gridCol w:w="1400"/>
      </w:tblGrid>
      <w:tr w:rsidRPr="00B407C6" w:rsidR="00035A73" w:rsidTr="316E832A" w14:paraId="5F3EA194" w14:textId="77777777">
        <w:trPr>
          <w:tblHeader/>
        </w:trPr>
        <w:tc>
          <w:tcPr>
            <w:tcW w:w="24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100" w:type="dxa"/>
              <w:bottom w:w="70" w:type="dxa"/>
              <w:right w:w="100" w:type="dxa"/>
            </w:tcMar>
          </w:tcPr>
          <w:p w:rsidRPr="00B407C6" w:rsidR="00035A73" w:rsidRDefault="00000000" w14:paraId="22798E47" w14:textId="77777777">
            <w:pPr>
              <w:jc w:val="center"/>
              <w:rPr>
                <w:rFonts w:ascii="Calibri" w:hAnsi="Calibri" w:cs="Calibri"/>
                <w:sz w:val="22"/>
                <w:szCs w:val="22"/>
              </w:rPr>
            </w:pPr>
            <w:r w:rsidRPr="00B407C6">
              <w:rPr>
                <w:rFonts w:ascii="Calibri" w:hAnsi="Calibri" w:eastAsia="Calibri" w:cs="Calibri"/>
                <w:b/>
                <w:bCs/>
                <w:color w:val="FFFFFF"/>
                <w:sz w:val="22"/>
                <w:szCs w:val="22"/>
              </w:rPr>
              <w:t>Field Name</w:t>
            </w:r>
          </w:p>
        </w:tc>
        <w:tc>
          <w:tcPr>
            <w:tcW w:w="13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100" w:type="dxa"/>
              <w:bottom w:w="70" w:type="dxa"/>
              <w:right w:w="100" w:type="dxa"/>
            </w:tcMar>
          </w:tcPr>
          <w:p w:rsidRPr="00B407C6" w:rsidR="00035A73" w:rsidRDefault="00000000" w14:paraId="2C540938" w14:textId="77777777">
            <w:pPr>
              <w:jc w:val="center"/>
              <w:rPr>
                <w:rFonts w:ascii="Calibri" w:hAnsi="Calibri" w:cs="Calibri"/>
                <w:sz w:val="22"/>
                <w:szCs w:val="22"/>
              </w:rPr>
            </w:pPr>
            <w:r w:rsidRPr="00B407C6">
              <w:rPr>
                <w:rFonts w:ascii="Calibri" w:hAnsi="Calibri" w:eastAsia="Calibri" w:cs="Calibri"/>
                <w:b/>
                <w:bCs/>
                <w:color w:val="FFFFFF"/>
                <w:sz w:val="22"/>
                <w:szCs w:val="22"/>
              </w:rPr>
              <w:t>Type</w:t>
            </w:r>
          </w:p>
        </w:tc>
        <w:tc>
          <w:tcPr>
            <w:tcW w:w="5076" w:type="dxa"/>
            <w:tcBorders>
              <w:top w:val="single" w:color="AAAAAA" w:sz="4" w:space="0"/>
              <w:left w:val="single" w:color="AAAAAA" w:sz="4" w:space="0"/>
              <w:bottom w:val="single" w:color="AAAAAA" w:sz="4" w:space="0"/>
              <w:right w:val="single" w:color="AAAAAA" w:sz="4" w:space="0"/>
            </w:tcBorders>
            <w:shd w:val="clear" w:color="auto" w:fill="1A3A5C"/>
            <w:tcMar>
              <w:top w:w="70" w:type="dxa"/>
              <w:left w:w="100" w:type="dxa"/>
              <w:bottom w:w="70" w:type="dxa"/>
              <w:right w:w="100" w:type="dxa"/>
            </w:tcMar>
          </w:tcPr>
          <w:p w:rsidRPr="00B407C6" w:rsidR="00035A73" w:rsidRDefault="00000000" w14:paraId="2EF27180" w14:textId="77777777">
            <w:pPr>
              <w:jc w:val="center"/>
              <w:rPr>
                <w:rFonts w:ascii="Calibri" w:hAnsi="Calibri" w:cs="Calibri"/>
                <w:sz w:val="22"/>
                <w:szCs w:val="22"/>
              </w:rPr>
            </w:pPr>
            <w:r w:rsidRPr="00B407C6">
              <w:rPr>
                <w:rFonts w:ascii="Calibri" w:hAnsi="Calibri" w:eastAsia="Calibri" w:cs="Calibri"/>
                <w:b/>
                <w:bCs/>
                <w:color w:val="FFFFFF"/>
                <w:sz w:val="22"/>
                <w:szCs w:val="22"/>
              </w:rPr>
              <w:t>Description / Business Rule</w:t>
            </w:r>
          </w:p>
        </w:tc>
        <w:tc>
          <w:tcPr>
            <w:tcW w:w="14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100" w:type="dxa"/>
              <w:bottom w:w="70" w:type="dxa"/>
              <w:right w:w="100" w:type="dxa"/>
            </w:tcMar>
          </w:tcPr>
          <w:p w:rsidRPr="00B407C6" w:rsidR="00035A73" w:rsidRDefault="00000000" w14:paraId="25F91245" w14:textId="77777777">
            <w:pPr>
              <w:jc w:val="center"/>
              <w:rPr>
                <w:rFonts w:ascii="Calibri" w:hAnsi="Calibri" w:cs="Calibri"/>
                <w:sz w:val="22"/>
                <w:szCs w:val="22"/>
              </w:rPr>
            </w:pPr>
            <w:r w:rsidRPr="00B407C6">
              <w:rPr>
                <w:rFonts w:ascii="Calibri" w:hAnsi="Calibri" w:eastAsia="Calibri" w:cs="Calibri"/>
                <w:b/>
                <w:bCs/>
                <w:color w:val="FFFFFF"/>
                <w:sz w:val="22"/>
                <w:szCs w:val="22"/>
              </w:rPr>
              <w:t>Req.</w:t>
            </w:r>
          </w:p>
        </w:tc>
      </w:tr>
      <w:tr w:rsidRPr="00B407C6" w:rsidR="00035A73" w:rsidTr="316E832A" w14:paraId="7814D39E"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0C993AB" w14:textId="77777777">
            <w:pPr>
              <w:rPr>
                <w:rFonts w:ascii="Calibri" w:hAnsi="Calibri" w:cs="Calibri"/>
                <w:sz w:val="22"/>
                <w:szCs w:val="22"/>
              </w:rPr>
            </w:pPr>
            <w:r w:rsidRPr="00B407C6">
              <w:rPr>
                <w:rFonts w:ascii="Calibri" w:hAnsi="Calibri" w:eastAsia="Calibri" w:cs="Calibri"/>
                <w:b/>
                <w:bCs/>
                <w:color w:val="1F4E79"/>
                <w:sz w:val="22"/>
                <w:szCs w:val="22"/>
              </w:rPr>
              <w:t>Animal Code</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032C5FC" w14:textId="77777777">
            <w:pPr>
              <w:rPr>
                <w:rFonts w:ascii="Calibri" w:hAnsi="Calibri" w:cs="Calibri"/>
                <w:sz w:val="22"/>
                <w:szCs w:val="22"/>
              </w:rPr>
            </w:pPr>
            <w:r w:rsidRPr="00B407C6">
              <w:rPr>
                <w:rFonts w:ascii="Calibri" w:hAnsi="Calibri" w:eastAsia="Calibri" w:cs="Calibri"/>
                <w:color w:val="1F1F1F"/>
                <w:sz w:val="22"/>
                <w:szCs w:val="22"/>
              </w:rPr>
              <w:t>Auto (No Series)</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6E23D99" w14:textId="77777777">
            <w:pPr>
              <w:rPr>
                <w:rFonts w:ascii="Calibri" w:hAnsi="Calibri" w:cs="Calibri"/>
                <w:sz w:val="22"/>
                <w:szCs w:val="22"/>
              </w:rPr>
            </w:pPr>
            <w:r w:rsidRPr="00B407C6">
              <w:rPr>
                <w:rFonts w:ascii="Calibri" w:hAnsi="Calibri" w:eastAsia="Calibri" w:cs="Calibri"/>
                <w:color w:val="1F1F1F"/>
                <w:sz w:val="22"/>
                <w:szCs w:val="22"/>
              </w:rPr>
              <w:t>ANM-YYYY-NNNNN. System-generated. Cannot be changed.</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061EED8"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2210A71F"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2075E0A" w14:textId="77777777">
            <w:pPr>
              <w:rPr>
                <w:rFonts w:ascii="Calibri" w:hAnsi="Calibri" w:cs="Calibri"/>
                <w:sz w:val="22"/>
                <w:szCs w:val="22"/>
              </w:rPr>
            </w:pPr>
            <w:r w:rsidRPr="00B407C6">
              <w:rPr>
                <w:rFonts w:ascii="Calibri" w:hAnsi="Calibri" w:eastAsia="Calibri" w:cs="Calibri"/>
                <w:b/>
                <w:bCs/>
                <w:color w:val="1F4E79"/>
                <w:sz w:val="22"/>
                <w:szCs w:val="22"/>
              </w:rPr>
              <w:t>Tattoo / Tag Number</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B407C6" w14:paraId="7FAF9965" w14:textId="022094F7">
            <w:pPr>
              <w:rPr>
                <w:rFonts w:ascii="Calibri" w:hAnsi="Calibri" w:cs="Calibri"/>
                <w:sz w:val="22"/>
                <w:szCs w:val="22"/>
              </w:rPr>
            </w:pPr>
            <w:r w:rsidRPr="00B407C6">
              <w:rPr>
                <w:rFonts w:ascii="Calibri" w:hAnsi="Calibri" w:eastAsia="Calibri" w:cs="Calibri"/>
                <w:color w:val="1F1F1F"/>
                <w:sz w:val="22"/>
                <w:szCs w:val="22"/>
              </w:rPr>
              <w:t>Text (20)</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E9CA9E3" w14:textId="2BFB5BAF">
            <w:pPr>
              <w:rPr>
                <w:rFonts w:ascii="Calibri" w:hAnsi="Calibri" w:cs="Calibri"/>
                <w:sz w:val="22"/>
                <w:szCs w:val="22"/>
              </w:rPr>
            </w:pPr>
            <w:r w:rsidRPr="00B407C6">
              <w:rPr>
                <w:rFonts w:ascii="Calibri" w:hAnsi="Calibri" w:eastAsia="Calibri" w:cs="Calibri"/>
                <w:color w:val="1F1F1F"/>
                <w:sz w:val="22"/>
                <w:szCs w:val="22"/>
              </w:rPr>
              <w:t xml:space="preserve">Physical ear tattoo. UNIQUE across all </w:t>
            </w:r>
            <w:r w:rsidR="002743B4">
              <w:rPr>
                <w:rFonts w:ascii="Calibri" w:hAnsi="Calibri" w:eastAsia="Calibri" w:cs="Calibri"/>
                <w:color w:val="1F1F1F"/>
                <w:sz w:val="22"/>
                <w:szCs w:val="22"/>
              </w:rPr>
              <w:t>10</w:t>
            </w:r>
            <w:r w:rsidRPr="00B407C6">
              <w:rPr>
                <w:rFonts w:ascii="Calibri" w:hAnsi="Calibri" w:eastAsia="Calibri" w:cs="Calibri"/>
                <w:color w:val="1F1F1F"/>
                <w:sz w:val="22"/>
                <w:szCs w:val="22"/>
              </w:rPr>
              <w:t xml:space="preserve"> farms forever. Gilt format: G[YY][</w:t>
            </w:r>
            <w:r w:rsidR="005F7112">
              <w:rPr>
                <w:rFonts w:ascii="Calibri" w:hAnsi="Calibri" w:eastAsia="Calibri" w:cs="Calibri"/>
                <w:color w:val="1F1F1F"/>
                <w:sz w:val="22"/>
                <w:szCs w:val="22"/>
              </w:rPr>
              <w:t>B</w:t>
            </w:r>
            <w:r w:rsidRPr="00B407C6">
              <w:rPr>
                <w:rFonts w:ascii="Calibri" w:hAnsi="Calibri" w:eastAsia="Calibri" w:cs="Calibri"/>
                <w:color w:val="1F1F1F"/>
                <w:sz w:val="22"/>
                <w:szCs w:val="22"/>
              </w:rPr>
              <w:t>W][</w:t>
            </w:r>
            <w:proofErr w:type="spellStart"/>
            <w:r w:rsidRPr="00B407C6">
              <w:rPr>
                <w:rFonts w:ascii="Calibri" w:hAnsi="Calibri" w:eastAsia="Calibri" w:cs="Calibri"/>
                <w:color w:val="1F1F1F"/>
                <w:sz w:val="22"/>
                <w:szCs w:val="22"/>
              </w:rPr>
              <w:t>Seq</w:t>
            </w:r>
            <w:proofErr w:type="spellEnd"/>
            <w:r w:rsidRPr="00B407C6">
              <w:rPr>
                <w:rFonts w:ascii="Calibri" w:hAnsi="Calibri" w:eastAsia="Calibri" w:cs="Calibri"/>
                <w:color w:val="1F1F1F"/>
                <w:sz w:val="22"/>
                <w:szCs w:val="22"/>
              </w:rPr>
              <w:t>] e.g. G262301.</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B2E160C"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34979D92"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3E82527" w14:textId="77777777">
            <w:pPr>
              <w:rPr>
                <w:rFonts w:ascii="Calibri" w:hAnsi="Calibri" w:cs="Calibri"/>
                <w:sz w:val="22"/>
                <w:szCs w:val="22"/>
              </w:rPr>
            </w:pPr>
            <w:r w:rsidRPr="00B407C6">
              <w:rPr>
                <w:rFonts w:ascii="Calibri" w:hAnsi="Calibri" w:eastAsia="Calibri" w:cs="Calibri"/>
                <w:b/>
                <w:bCs/>
                <w:color w:val="1F4E79"/>
                <w:sz w:val="22"/>
                <w:szCs w:val="22"/>
              </w:rPr>
              <w:t>Line (Breed)</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BE641A7" w14:textId="77777777">
            <w:pPr>
              <w:rPr>
                <w:rFonts w:ascii="Calibri" w:hAnsi="Calibri" w:cs="Calibri"/>
                <w:sz w:val="22"/>
                <w:szCs w:val="22"/>
              </w:rPr>
            </w:pPr>
            <w:r w:rsidRPr="00B407C6">
              <w:rPr>
                <w:rFonts w:ascii="Calibri" w:hAnsi="Calibri" w:eastAsia="Calibri" w:cs="Calibri"/>
                <w:color w:val="1F1F1F"/>
                <w:sz w:val="22"/>
                <w:szCs w:val="22"/>
              </w:rPr>
              <w:t>Lookup</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B718081" w14:textId="1B8FC38F">
            <w:pPr>
              <w:rPr>
                <w:rFonts w:ascii="Calibri" w:hAnsi="Calibri" w:cs="Calibri"/>
                <w:sz w:val="22"/>
                <w:szCs w:val="22"/>
              </w:rPr>
            </w:pPr>
            <w:r w:rsidRPr="316E832A" w:rsidR="2C61B549">
              <w:rPr>
                <w:rFonts w:ascii="Calibri" w:hAnsi="Calibri" w:eastAsia="Calibri" w:cs="Calibri"/>
                <w:color w:val="1F1F1F"/>
                <w:sz w:val="22"/>
                <w:szCs w:val="22"/>
              </w:rPr>
              <w:t xml:space="preserve">L-LINE, Z-LINE, TN70, TEMPO. Consistent across all masters, records, and </w:t>
            </w:r>
            <w:del w:author="Hamadzashe Mudavose" w:date="2026-09-03T12:57:24.289Z" w16du:dateUtc="2026-09-03T12:57:24.289Z" w:id="820829478">
              <w:r w:rsidRPr="316E832A" w:rsidDel="2C61B549">
                <w:rPr>
                  <w:rFonts w:ascii="Calibri" w:hAnsi="Calibri" w:eastAsia="Calibri" w:cs="Calibri"/>
                  <w:color w:val="1F1F1F"/>
                  <w:sz w:val="22"/>
                  <w:szCs w:val="22"/>
                </w:rPr>
                <w:delText>Pig Vision</w:delText>
              </w:r>
            </w:del>
            <w:ins w:author="Hamadzashe Mudavose" w:date="2026-09-03T12:57:24.289Z" w16du:dateUtc="2026-09-03T12:57:24.289Z" w:id="178171843">
              <w:r w:rsidRPr="316E832A" w:rsidR="1E8A5F61">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C5BB0BB"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0D735BBD"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784C740" w14:textId="77777777">
            <w:pPr>
              <w:rPr>
                <w:rFonts w:ascii="Calibri" w:hAnsi="Calibri" w:cs="Calibri"/>
                <w:sz w:val="22"/>
                <w:szCs w:val="22"/>
              </w:rPr>
            </w:pPr>
            <w:r w:rsidRPr="00B407C6">
              <w:rPr>
                <w:rFonts w:ascii="Calibri" w:hAnsi="Calibri" w:eastAsia="Calibri" w:cs="Calibri"/>
                <w:b/>
                <w:bCs/>
                <w:color w:val="1F4E79"/>
                <w:sz w:val="22"/>
                <w:szCs w:val="22"/>
              </w:rPr>
              <w:t>Gender</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BDCBA96"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DEF129D" w14:textId="77777777">
            <w:pPr>
              <w:rPr>
                <w:rFonts w:ascii="Calibri" w:hAnsi="Calibri" w:cs="Calibri"/>
                <w:sz w:val="22"/>
                <w:szCs w:val="22"/>
              </w:rPr>
            </w:pPr>
            <w:r w:rsidRPr="00B407C6">
              <w:rPr>
                <w:rFonts w:ascii="Calibri" w:hAnsi="Calibri" w:eastAsia="Calibri" w:cs="Calibri"/>
                <w:color w:val="1F1F1F"/>
                <w:sz w:val="22"/>
                <w:szCs w:val="22"/>
              </w:rPr>
              <w:t>MALE / FEMALE.</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7A9F045"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4E77033E"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D931EE1" w14:textId="77777777">
            <w:pPr>
              <w:rPr>
                <w:rFonts w:ascii="Calibri" w:hAnsi="Calibri" w:cs="Calibri"/>
                <w:sz w:val="22"/>
                <w:szCs w:val="22"/>
              </w:rPr>
            </w:pPr>
            <w:r w:rsidRPr="00B407C6">
              <w:rPr>
                <w:rFonts w:ascii="Calibri" w:hAnsi="Calibri" w:eastAsia="Calibri" w:cs="Calibri"/>
                <w:b/>
                <w:bCs/>
                <w:color w:val="1F4E79"/>
                <w:sz w:val="22"/>
                <w:szCs w:val="22"/>
              </w:rPr>
              <w:t>Animal Category</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0146093" w14:textId="77777777">
            <w:pPr>
              <w:rPr>
                <w:rFonts w:ascii="Calibri" w:hAnsi="Calibri" w:cs="Calibri"/>
                <w:sz w:val="22"/>
                <w:szCs w:val="22"/>
              </w:rPr>
            </w:pPr>
            <w:r w:rsidRPr="00B407C6">
              <w:rPr>
                <w:rFonts w:ascii="Calibri" w:hAnsi="Calibri" w:eastAsia="Calibri" w:cs="Calibri"/>
                <w:color w:val="1F1F1F"/>
                <w:sz w:val="22"/>
                <w:szCs w:val="22"/>
              </w:rPr>
              <w:t>Lookup</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8C9C225" w14:textId="77777777">
            <w:pPr>
              <w:rPr>
                <w:rFonts w:ascii="Calibri" w:hAnsi="Calibri" w:cs="Calibri"/>
                <w:sz w:val="22"/>
                <w:szCs w:val="22"/>
              </w:rPr>
            </w:pPr>
            <w:r w:rsidRPr="00B407C6">
              <w:rPr>
                <w:rFonts w:ascii="Calibri" w:hAnsi="Calibri" w:eastAsia="Calibri" w:cs="Calibri"/>
                <w:color w:val="1F1F1F"/>
                <w:sz w:val="22"/>
                <w:szCs w:val="22"/>
              </w:rPr>
              <w:t>GGP-Imp-F, GP-Loc-M etc. Determines FA costing method in D365BC (BBP-2).</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F29B7A6"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36E10463"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6C4343F" w14:textId="77777777">
            <w:pPr>
              <w:rPr>
                <w:rFonts w:ascii="Calibri" w:hAnsi="Calibri" w:cs="Calibri"/>
                <w:sz w:val="22"/>
                <w:szCs w:val="22"/>
              </w:rPr>
            </w:pPr>
            <w:r w:rsidRPr="00B407C6">
              <w:rPr>
                <w:rFonts w:ascii="Calibri" w:hAnsi="Calibri" w:eastAsia="Calibri" w:cs="Calibri"/>
                <w:b/>
                <w:bCs/>
                <w:color w:val="1F4E79"/>
                <w:sz w:val="22"/>
                <w:szCs w:val="22"/>
              </w:rPr>
              <w:t>Date of Birth (DOB)</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0151CBE" w14:textId="77777777">
            <w:pPr>
              <w:rPr>
                <w:rFonts w:ascii="Calibri" w:hAnsi="Calibri" w:cs="Calibri"/>
                <w:sz w:val="22"/>
                <w:szCs w:val="22"/>
              </w:rPr>
            </w:pPr>
            <w:r w:rsidRPr="00B407C6">
              <w:rPr>
                <w:rFonts w:ascii="Calibri" w:hAnsi="Calibri" w:eastAsia="Calibri" w:cs="Calibri"/>
                <w:color w:val="1F1F1F"/>
                <w:sz w:val="22"/>
                <w:szCs w:val="22"/>
              </w:rPr>
              <w:t>Date</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4FC8647" w14:textId="77777777">
            <w:pPr>
              <w:rPr>
                <w:rFonts w:ascii="Calibri" w:hAnsi="Calibri" w:cs="Calibri"/>
                <w:sz w:val="22"/>
                <w:szCs w:val="22"/>
              </w:rPr>
            </w:pPr>
            <w:r w:rsidRPr="00B407C6">
              <w:rPr>
                <w:rFonts w:ascii="Calibri" w:hAnsi="Calibri" w:eastAsia="Calibri" w:cs="Calibri"/>
                <w:color w:val="1F1F1F"/>
                <w:sz w:val="22"/>
                <w:szCs w:val="22"/>
              </w:rPr>
              <w:t xml:space="preserve">Actual DOB if known. Estimated date </w:t>
            </w:r>
            <w:proofErr w:type="spellStart"/>
            <w:r w:rsidRPr="00B407C6">
              <w:rPr>
                <w:rFonts w:ascii="Calibri" w:hAnsi="Calibri" w:eastAsia="Calibri" w:cs="Calibri"/>
                <w:color w:val="1F1F1F"/>
                <w:sz w:val="22"/>
                <w:szCs w:val="22"/>
              </w:rPr>
              <w:t>if</w:t>
            </w:r>
            <w:proofErr w:type="spellEnd"/>
            <w:r w:rsidRPr="00B407C6">
              <w:rPr>
                <w:rFonts w:ascii="Calibri" w:hAnsi="Calibri" w:eastAsia="Calibri" w:cs="Calibri"/>
                <w:color w:val="1F1F1F"/>
                <w:sz w:val="22"/>
                <w:szCs w:val="22"/>
              </w:rPr>
              <w:t xml:space="preserve"> birth date unavailable.</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6B8494E"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6532D507"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17215A4" w14:textId="77777777">
            <w:pPr>
              <w:rPr>
                <w:rFonts w:ascii="Calibri" w:hAnsi="Calibri" w:cs="Calibri"/>
                <w:sz w:val="22"/>
                <w:szCs w:val="22"/>
              </w:rPr>
            </w:pPr>
            <w:r w:rsidRPr="00B407C6">
              <w:rPr>
                <w:rFonts w:ascii="Calibri" w:hAnsi="Calibri" w:eastAsia="Calibri" w:cs="Calibri"/>
                <w:b/>
                <w:bCs/>
                <w:color w:val="1F4E79"/>
                <w:sz w:val="22"/>
                <w:szCs w:val="22"/>
              </w:rPr>
              <w:t>Age in Days</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0B51FF3" w14:textId="77777777">
            <w:pPr>
              <w:rPr>
                <w:rFonts w:ascii="Calibri" w:hAnsi="Calibri" w:cs="Calibri"/>
                <w:sz w:val="22"/>
                <w:szCs w:val="22"/>
              </w:rPr>
            </w:pPr>
            <w:r w:rsidRPr="00B407C6">
              <w:rPr>
                <w:rFonts w:ascii="Calibri" w:hAnsi="Calibri" w:eastAsia="Calibri" w:cs="Calibri"/>
                <w:color w:val="1F1F1F"/>
                <w:sz w:val="22"/>
                <w:szCs w:val="22"/>
              </w:rPr>
              <w:t>Computed (auto)</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F97925A" w14:textId="77777777">
            <w:pPr>
              <w:rPr>
                <w:rFonts w:ascii="Calibri" w:hAnsi="Calibri" w:cs="Calibri"/>
                <w:sz w:val="22"/>
                <w:szCs w:val="22"/>
              </w:rPr>
            </w:pPr>
            <w:r w:rsidRPr="00B407C6">
              <w:rPr>
                <w:rFonts w:ascii="Calibri" w:hAnsi="Calibri" w:eastAsia="Calibri" w:cs="Calibri"/>
                <w:color w:val="1F1F1F"/>
                <w:sz w:val="22"/>
                <w:szCs w:val="22"/>
              </w:rPr>
              <w:t>TODAY − DOB. Recalculated daily by scheduler. Shown on all screens and data entry forms.</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4D6882B"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72E0AEB3"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A234DAC" w14:textId="77777777">
            <w:pPr>
              <w:rPr>
                <w:rFonts w:ascii="Calibri" w:hAnsi="Calibri" w:cs="Calibri"/>
                <w:sz w:val="22"/>
                <w:szCs w:val="22"/>
              </w:rPr>
            </w:pPr>
            <w:r w:rsidRPr="00B407C6">
              <w:rPr>
                <w:rFonts w:ascii="Calibri" w:hAnsi="Calibri" w:eastAsia="Calibri" w:cs="Calibri"/>
                <w:b/>
                <w:bCs/>
                <w:color w:val="1F4E79"/>
                <w:sz w:val="22"/>
                <w:szCs w:val="22"/>
              </w:rPr>
              <w:t>Age in Weeks</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767C168" w14:textId="77777777">
            <w:pPr>
              <w:rPr>
                <w:rFonts w:ascii="Calibri" w:hAnsi="Calibri" w:cs="Calibri"/>
                <w:sz w:val="22"/>
                <w:szCs w:val="22"/>
              </w:rPr>
            </w:pPr>
            <w:r w:rsidRPr="00B407C6">
              <w:rPr>
                <w:rFonts w:ascii="Calibri" w:hAnsi="Calibri" w:eastAsia="Calibri" w:cs="Calibri"/>
                <w:color w:val="1F1F1F"/>
                <w:sz w:val="22"/>
                <w:szCs w:val="22"/>
              </w:rPr>
              <w:t>Computed (auto)</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273B1A3" w14:textId="77777777">
            <w:pPr>
              <w:rPr>
                <w:rFonts w:ascii="Calibri" w:hAnsi="Calibri" w:cs="Calibri"/>
                <w:sz w:val="22"/>
                <w:szCs w:val="22"/>
              </w:rPr>
            </w:pPr>
            <w:r w:rsidRPr="00B407C6">
              <w:rPr>
                <w:rFonts w:ascii="Calibri" w:hAnsi="Calibri" w:eastAsia="Calibri" w:cs="Calibri"/>
                <w:color w:val="1F1F1F"/>
                <w:sz w:val="22"/>
                <w:szCs w:val="22"/>
              </w:rPr>
              <w:t>Floor(Age in Days ÷ 7). Shown on gilt selection, service, weight, and dashboard screens.</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B72818B"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2E7C9F09"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09AF6F3" w14:textId="6E6F62A9">
            <w:pPr>
              <w:rPr>
                <w:rFonts w:ascii="Calibri" w:hAnsi="Calibri" w:cs="Calibri"/>
                <w:sz w:val="22"/>
                <w:szCs w:val="22"/>
              </w:rPr>
            </w:pPr>
            <w:r w:rsidRPr="00B407C6">
              <w:rPr>
                <w:rFonts w:ascii="Calibri" w:hAnsi="Calibri" w:eastAsia="Calibri" w:cs="Calibri"/>
                <w:b/>
                <w:bCs/>
                <w:color w:val="1F4E79"/>
                <w:sz w:val="22"/>
                <w:szCs w:val="22"/>
              </w:rPr>
              <w:t>Birth Week (YY</w:t>
            </w:r>
            <w:r w:rsidR="00F42E48">
              <w:rPr>
                <w:rFonts w:ascii="Calibri" w:hAnsi="Calibri" w:eastAsia="Calibri" w:cs="Calibri"/>
                <w:b/>
                <w:bCs/>
                <w:color w:val="1F4E79"/>
                <w:sz w:val="22"/>
                <w:szCs w:val="22"/>
              </w:rPr>
              <w:t>BD</w:t>
            </w:r>
            <w:r w:rsidRPr="00B407C6">
              <w:rPr>
                <w:rFonts w:ascii="Calibri" w:hAnsi="Calibri" w:eastAsia="Calibri" w:cs="Calibri"/>
                <w:b/>
                <w:bCs/>
                <w:color w:val="1F4E79"/>
                <w:sz w:val="22"/>
                <w:szCs w:val="22"/>
              </w:rPr>
              <w:t>)</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4008DBC" w14:textId="77777777">
            <w:pPr>
              <w:rPr>
                <w:rFonts w:ascii="Calibri" w:hAnsi="Calibri" w:cs="Calibri"/>
                <w:sz w:val="22"/>
                <w:szCs w:val="22"/>
              </w:rPr>
            </w:pPr>
            <w:r w:rsidRPr="00B407C6">
              <w:rPr>
                <w:rFonts w:ascii="Calibri" w:hAnsi="Calibri" w:eastAsia="Calibri" w:cs="Calibri"/>
                <w:color w:val="1F1F1F"/>
                <w:sz w:val="22"/>
                <w:szCs w:val="22"/>
              </w:rPr>
              <w:t>Computed (auto)</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44A4DBF" w14:textId="372A1897">
            <w:pPr>
              <w:rPr>
                <w:rFonts w:ascii="Calibri" w:hAnsi="Calibri" w:cs="Calibri"/>
                <w:sz w:val="22"/>
                <w:szCs w:val="22"/>
              </w:rPr>
            </w:pPr>
            <w:r w:rsidRPr="00B407C6">
              <w:rPr>
                <w:rFonts w:ascii="Calibri" w:hAnsi="Calibri" w:eastAsia="Calibri" w:cs="Calibri"/>
                <w:color w:val="1F1F1F"/>
                <w:sz w:val="22"/>
                <w:szCs w:val="22"/>
              </w:rPr>
              <w:t>Auto from DOB. Drives gilt batch numbering format [</w:t>
            </w:r>
            <w:proofErr w:type="spellStart"/>
            <w:r w:rsidRPr="00B407C6">
              <w:rPr>
                <w:rFonts w:ascii="Calibri" w:hAnsi="Calibri" w:eastAsia="Calibri" w:cs="Calibri"/>
                <w:color w:val="1F1F1F"/>
                <w:sz w:val="22"/>
                <w:szCs w:val="22"/>
              </w:rPr>
              <w:t>SowBatch</w:t>
            </w:r>
            <w:proofErr w:type="spellEnd"/>
            <w:r w:rsidRPr="00B407C6">
              <w:rPr>
                <w:rFonts w:ascii="Calibri" w:hAnsi="Calibri" w:eastAsia="Calibri" w:cs="Calibri"/>
                <w:color w:val="1F1F1F"/>
                <w:sz w:val="22"/>
                <w:szCs w:val="22"/>
              </w:rPr>
              <w:t>]-[YY]-[</w:t>
            </w:r>
            <w:r w:rsidR="00F42E48">
              <w:rPr>
                <w:rFonts w:ascii="Calibri" w:hAnsi="Calibri" w:eastAsia="Calibri" w:cs="Calibri"/>
                <w:color w:val="1F1F1F"/>
                <w:sz w:val="22"/>
                <w:szCs w:val="22"/>
              </w:rPr>
              <w:t>BD</w:t>
            </w:r>
            <w:r w:rsidRPr="00B407C6">
              <w:rPr>
                <w:rFonts w:ascii="Calibri" w:hAnsi="Calibri" w:eastAsia="Calibri" w:cs="Calibri"/>
                <w:color w:val="1F1F1F"/>
                <w:sz w:val="22"/>
                <w:szCs w:val="22"/>
              </w:rPr>
              <w:t>].</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1957A2C"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3380B411"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DEDE6D2" w14:textId="77777777">
            <w:pPr>
              <w:rPr>
                <w:rFonts w:ascii="Calibri" w:hAnsi="Calibri" w:cs="Calibri"/>
                <w:sz w:val="22"/>
                <w:szCs w:val="22"/>
              </w:rPr>
            </w:pPr>
            <w:r w:rsidRPr="00B407C6">
              <w:rPr>
                <w:rFonts w:ascii="Calibri" w:hAnsi="Calibri" w:eastAsia="Calibri" w:cs="Calibri"/>
                <w:b/>
                <w:bCs/>
                <w:color w:val="1F4E79"/>
                <w:sz w:val="22"/>
                <w:szCs w:val="22"/>
              </w:rPr>
              <w:t>ARR (Arrival Age, days)</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ABCFC3A" w14:textId="77777777">
            <w:pPr>
              <w:rPr>
                <w:rFonts w:ascii="Calibri" w:hAnsi="Calibri" w:cs="Calibri"/>
                <w:sz w:val="22"/>
                <w:szCs w:val="22"/>
              </w:rPr>
            </w:pPr>
            <w:r w:rsidRPr="00B407C6">
              <w:rPr>
                <w:rFonts w:ascii="Calibri" w:hAnsi="Calibri" w:eastAsia="Calibri" w:cs="Calibri"/>
                <w:color w:val="1F1F1F"/>
                <w:sz w:val="22"/>
                <w:szCs w:val="22"/>
              </w:rPr>
              <w:t>Integer</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F251350" w14:textId="77777777">
            <w:pPr>
              <w:rPr>
                <w:rFonts w:ascii="Calibri" w:hAnsi="Calibri" w:cs="Calibri"/>
                <w:sz w:val="22"/>
                <w:szCs w:val="22"/>
              </w:rPr>
            </w:pPr>
            <w:r w:rsidRPr="00B407C6">
              <w:rPr>
                <w:rFonts w:ascii="Calibri" w:hAnsi="Calibri" w:eastAsia="Calibri" w:cs="Calibri"/>
                <w:color w:val="1F1F1F"/>
                <w:sz w:val="22"/>
                <w:szCs w:val="22"/>
              </w:rPr>
              <w:t>Age in days when animal first arrived at THIS farm. 0 if born on farm (HB).</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C62C086"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4AE5D2F9"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B88AC6A" w14:textId="77777777">
            <w:pPr>
              <w:rPr>
                <w:rFonts w:ascii="Calibri" w:hAnsi="Calibri" w:cs="Calibri"/>
                <w:sz w:val="22"/>
                <w:szCs w:val="22"/>
              </w:rPr>
            </w:pPr>
            <w:r w:rsidRPr="00B407C6">
              <w:rPr>
                <w:rFonts w:ascii="Calibri" w:hAnsi="Calibri" w:eastAsia="Calibri" w:cs="Calibri"/>
                <w:b/>
                <w:bCs/>
                <w:color w:val="1F4E79"/>
                <w:sz w:val="22"/>
                <w:szCs w:val="22"/>
              </w:rPr>
              <w:t>Arrival Date</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54B6035" w14:textId="77777777">
            <w:pPr>
              <w:rPr>
                <w:rFonts w:ascii="Calibri" w:hAnsi="Calibri" w:cs="Calibri"/>
                <w:sz w:val="22"/>
                <w:szCs w:val="22"/>
              </w:rPr>
            </w:pPr>
            <w:r w:rsidRPr="00B407C6">
              <w:rPr>
                <w:rFonts w:ascii="Calibri" w:hAnsi="Calibri" w:eastAsia="Calibri" w:cs="Calibri"/>
                <w:color w:val="1F1F1F"/>
                <w:sz w:val="22"/>
                <w:szCs w:val="22"/>
              </w:rPr>
              <w:t>Date</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7B6BB46" w14:textId="77777777">
            <w:pPr>
              <w:rPr>
                <w:rFonts w:ascii="Calibri" w:hAnsi="Calibri" w:cs="Calibri"/>
                <w:sz w:val="22"/>
                <w:szCs w:val="22"/>
              </w:rPr>
            </w:pPr>
            <w:r w:rsidRPr="00B407C6">
              <w:rPr>
                <w:rFonts w:ascii="Calibri" w:hAnsi="Calibri" w:eastAsia="Calibri" w:cs="Calibri"/>
                <w:color w:val="1F1F1F"/>
                <w:sz w:val="22"/>
                <w:szCs w:val="22"/>
              </w:rPr>
              <w:t>Date animal arrived at this farm.</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83B6D87"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6F0745EB"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DDB68C1" w14:textId="77777777">
            <w:pPr>
              <w:rPr>
                <w:rFonts w:ascii="Calibri" w:hAnsi="Calibri" w:cs="Calibri"/>
                <w:sz w:val="22"/>
                <w:szCs w:val="22"/>
              </w:rPr>
            </w:pPr>
            <w:r w:rsidRPr="00B407C6">
              <w:rPr>
                <w:rFonts w:ascii="Calibri" w:hAnsi="Calibri" w:eastAsia="Calibri" w:cs="Calibri"/>
                <w:b/>
                <w:bCs/>
                <w:color w:val="1F4E79"/>
                <w:sz w:val="22"/>
                <w:szCs w:val="22"/>
              </w:rPr>
              <w:t>Purchase Date</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54EAD33" w14:textId="77777777">
            <w:pPr>
              <w:rPr>
                <w:rFonts w:ascii="Calibri" w:hAnsi="Calibri" w:cs="Calibri"/>
                <w:sz w:val="22"/>
                <w:szCs w:val="22"/>
              </w:rPr>
            </w:pPr>
            <w:r w:rsidRPr="00B407C6">
              <w:rPr>
                <w:rFonts w:ascii="Calibri" w:hAnsi="Calibri" w:eastAsia="Calibri" w:cs="Calibri"/>
                <w:color w:val="1F1F1F"/>
                <w:sz w:val="22"/>
                <w:szCs w:val="22"/>
              </w:rPr>
              <w:t>Date</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6574563" w14:textId="77777777">
            <w:pPr>
              <w:rPr>
                <w:rFonts w:ascii="Calibri" w:hAnsi="Calibri" w:cs="Calibri"/>
                <w:sz w:val="22"/>
                <w:szCs w:val="22"/>
              </w:rPr>
            </w:pPr>
            <w:r w:rsidRPr="00B407C6">
              <w:rPr>
                <w:rFonts w:ascii="Calibri" w:hAnsi="Calibri" w:eastAsia="Calibri" w:cs="Calibri"/>
                <w:color w:val="1F1F1F"/>
                <w:sz w:val="22"/>
                <w:szCs w:val="22"/>
              </w:rPr>
              <w:t>Date of original purchase from supplier. Required for FA cost basis. May differ from arrival date (shipping).</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D0DA1DB"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315E3C93"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5122FC7" w14:textId="77777777">
            <w:pPr>
              <w:rPr>
                <w:rFonts w:ascii="Calibri" w:hAnsi="Calibri" w:cs="Calibri"/>
                <w:sz w:val="22"/>
                <w:szCs w:val="22"/>
              </w:rPr>
            </w:pPr>
            <w:r w:rsidRPr="00B407C6">
              <w:rPr>
                <w:rFonts w:ascii="Calibri" w:hAnsi="Calibri" w:eastAsia="Calibri" w:cs="Calibri"/>
                <w:b/>
                <w:bCs/>
                <w:color w:val="1F4E79"/>
                <w:sz w:val="22"/>
                <w:szCs w:val="22"/>
              </w:rPr>
              <w:t>Origin</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5BF8BE2"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066257C" w14:textId="77777777">
            <w:pPr>
              <w:rPr>
                <w:rFonts w:ascii="Calibri" w:hAnsi="Calibri" w:cs="Calibri"/>
                <w:sz w:val="22"/>
                <w:szCs w:val="22"/>
              </w:rPr>
            </w:pPr>
            <w:r w:rsidRPr="00B407C6">
              <w:rPr>
                <w:rFonts w:ascii="Calibri" w:hAnsi="Calibri" w:eastAsia="Calibri" w:cs="Calibri"/>
                <w:color w:val="1F1F1F"/>
                <w:sz w:val="22"/>
                <w:szCs w:val="22"/>
              </w:rPr>
              <w:t>HB = Home Born (born at Triple C farm). OB = Outside Born (purchased, imported).</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9B8CB5B"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6D82AB17"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7469711" w14:textId="77777777">
            <w:pPr>
              <w:rPr>
                <w:rFonts w:ascii="Calibri" w:hAnsi="Calibri" w:cs="Calibri"/>
                <w:sz w:val="22"/>
                <w:szCs w:val="22"/>
              </w:rPr>
            </w:pPr>
            <w:r w:rsidRPr="00B407C6">
              <w:rPr>
                <w:rFonts w:ascii="Calibri" w:hAnsi="Calibri" w:eastAsia="Calibri" w:cs="Calibri"/>
                <w:b/>
                <w:bCs/>
                <w:color w:val="1F4E79"/>
                <w:sz w:val="22"/>
                <w:szCs w:val="22"/>
              </w:rPr>
              <w:t>Source Country</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A1E1B7A"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010E8EB" w14:textId="77777777">
            <w:pPr>
              <w:rPr>
                <w:rFonts w:ascii="Calibri" w:hAnsi="Calibri" w:cs="Calibri"/>
                <w:sz w:val="22"/>
                <w:szCs w:val="22"/>
              </w:rPr>
            </w:pPr>
            <w:r w:rsidRPr="00B407C6">
              <w:rPr>
                <w:rFonts w:ascii="Calibri" w:hAnsi="Calibri" w:eastAsia="Calibri" w:cs="Calibri"/>
                <w:color w:val="1F1F1F"/>
                <w:sz w:val="22"/>
                <w:szCs w:val="22"/>
              </w:rPr>
              <w:t>Zimbabwe / South Africa. Drives quarantine requirement (SA = quarantine mandatory).</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3C451CC"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711BEFA1"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8EA8319" w14:textId="77777777">
            <w:pPr>
              <w:rPr>
                <w:rFonts w:ascii="Calibri" w:hAnsi="Calibri" w:cs="Calibri"/>
                <w:sz w:val="22"/>
                <w:szCs w:val="22"/>
              </w:rPr>
            </w:pPr>
            <w:r w:rsidRPr="00B407C6">
              <w:rPr>
                <w:rFonts w:ascii="Calibri" w:hAnsi="Calibri" w:eastAsia="Calibri" w:cs="Calibri"/>
                <w:b/>
                <w:bCs/>
                <w:color w:val="1F4E79"/>
                <w:sz w:val="22"/>
                <w:szCs w:val="22"/>
              </w:rPr>
              <w:t>Source GRN</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7B425BB" w14:textId="77777777">
            <w:pPr>
              <w:rPr>
                <w:rFonts w:ascii="Calibri" w:hAnsi="Calibri" w:cs="Calibri"/>
                <w:sz w:val="22"/>
                <w:szCs w:val="22"/>
              </w:rPr>
            </w:pPr>
            <w:r w:rsidRPr="00B407C6">
              <w:rPr>
                <w:rFonts w:ascii="Calibri" w:hAnsi="Calibri" w:eastAsia="Calibri" w:cs="Calibri"/>
                <w:color w:val="1F1F1F"/>
                <w:sz w:val="22"/>
                <w:szCs w:val="22"/>
              </w:rPr>
              <w:t>Lookup</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5185400" w14:textId="77777777">
            <w:pPr>
              <w:rPr>
                <w:rFonts w:ascii="Calibri" w:hAnsi="Calibri" w:cs="Calibri"/>
                <w:sz w:val="22"/>
                <w:szCs w:val="22"/>
              </w:rPr>
            </w:pPr>
            <w:r w:rsidRPr="00B407C6">
              <w:rPr>
                <w:rFonts w:ascii="Calibri" w:hAnsi="Calibri" w:eastAsia="Calibri" w:cs="Calibri"/>
                <w:color w:val="1F1F1F"/>
                <w:sz w:val="22"/>
                <w:szCs w:val="22"/>
              </w:rPr>
              <w:t>GRN that brought this animal in. Links to procurement audit trail.</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15B280B"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7DCA438A"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7C4F82F" w14:textId="77777777">
            <w:pPr>
              <w:rPr>
                <w:rFonts w:ascii="Calibri" w:hAnsi="Calibri" w:cs="Calibri"/>
                <w:sz w:val="22"/>
                <w:szCs w:val="22"/>
              </w:rPr>
            </w:pPr>
            <w:r w:rsidRPr="00B407C6">
              <w:rPr>
                <w:rFonts w:ascii="Calibri" w:hAnsi="Calibri" w:eastAsia="Calibri" w:cs="Calibri"/>
                <w:b/>
                <w:bCs/>
                <w:color w:val="1F4E79"/>
                <w:sz w:val="22"/>
                <w:szCs w:val="22"/>
              </w:rPr>
              <w:t>Dam (Mother Tattoo)</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A72174A" w14:textId="77777777">
            <w:pPr>
              <w:rPr>
                <w:rFonts w:ascii="Calibri" w:hAnsi="Calibri" w:cs="Calibri"/>
                <w:sz w:val="22"/>
                <w:szCs w:val="22"/>
              </w:rPr>
            </w:pPr>
            <w:r w:rsidRPr="00B407C6">
              <w:rPr>
                <w:rFonts w:ascii="Calibri" w:hAnsi="Calibri" w:eastAsia="Calibri" w:cs="Calibri"/>
                <w:color w:val="1F1F1F"/>
                <w:sz w:val="22"/>
                <w:szCs w:val="22"/>
              </w:rPr>
              <w:t>Text(20)</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5F44128" w14:textId="77777777">
            <w:pPr>
              <w:rPr>
                <w:rFonts w:ascii="Calibri" w:hAnsi="Calibri" w:cs="Calibri"/>
                <w:sz w:val="22"/>
                <w:szCs w:val="22"/>
              </w:rPr>
            </w:pPr>
            <w:r w:rsidRPr="00B407C6">
              <w:rPr>
                <w:rFonts w:ascii="Calibri" w:hAnsi="Calibri" w:eastAsia="Calibri" w:cs="Calibri"/>
                <w:color w:val="1F1F1F"/>
                <w:sz w:val="22"/>
                <w:szCs w:val="22"/>
              </w:rPr>
              <w:t>Mother sow tattoo. Enables backward lineage and Pedigree WSY report. HB animals: mandatory if known.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6747C1D"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23828CA1"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38E119F" w14:textId="77777777">
            <w:pPr>
              <w:rPr>
                <w:rFonts w:ascii="Calibri" w:hAnsi="Calibri" w:cs="Calibri"/>
                <w:sz w:val="22"/>
                <w:szCs w:val="22"/>
              </w:rPr>
            </w:pPr>
            <w:r w:rsidRPr="00B407C6">
              <w:rPr>
                <w:rFonts w:ascii="Calibri" w:hAnsi="Calibri" w:eastAsia="Calibri" w:cs="Calibri"/>
                <w:b/>
                <w:bCs/>
                <w:color w:val="1F4E79"/>
                <w:sz w:val="22"/>
                <w:szCs w:val="22"/>
              </w:rPr>
              <w:t>Sire Lot Number (SII)</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C46F0C8" w14:textId="77777777">
            <w:pPr>
              <w:rPr>
                <w:rFonts w:ascii="Calibri" w:hAnsi="Calibri" w:cs="Calibri"/>
                <w:sz w:val="22"/>
                <w:szCs w:val="22"/>
              </w:rPr>
            </w:pPr>
            <w:r w:rsidRPr="00B407C6">
              <w:rPr>
                <w:rFonts w:ascii="Calibri" w:hAnsi="Calibri" w:eastAsia="Calibri" w:cs="Calibri"/>
                <w:color w:val="1F1F1F"/>
                <w:sz w:val="22"/>
                <w:szCs w:val="22"/>
              </w:rPr>
              <w:t>Text(20)</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88FF157" w14:textId="77777777">
            <w:pPr>
              <w:rPr>
                <w:rFonts w:ascii="Calibri" w:hAnsi="Calibri" w:cs="Calibri"/>
                <w:sz w:val="22"/>
                <w:szCs w:val="22"/>
              </w:rPr>
            </w:pPr>
            <w:r w:rsidRPr="00B407C6">
              <w:rPr>
                <w:rFonts w:ascii="Calibri" w:hAnsi="Calibri" w:eastAsia="Calibri" w:cs="Calibri"/>
                <w:color w:val="1F1F1F"/>
                <w:sz w:val="22"/>
                <w:szCs w:val="22"/>
              </w:rPr>
              <w:t>Semen lot number used for this animal's conception. Stored on Animal Register permanently.</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52A516C"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3FFFE36F"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259C1A5" w14:textId="77777777">
            <w:pPr>
              <w:rPr>
                <w:rFonts w:ascii="Calibri" w:hAnsi="Calibri" w:cs="Calibri"/>
                <w:sz w:val="22"/>
                <w:szCs w:val="22"/>
              </w:rPr>
            </w:pPr>
            <w:r w:rsidRPr="00B407C6">
              <w:rPr>
                <w:rFonts w:ascii="Calibri" w:hAnsi="Calibri" w:eastAsia="Calibri" w:cs="Calibri"/>
                <w:b/>
                <w:bCs/>
                <w:color w:val="1F4E79"/>
                <w:sz w:val="22"/>
                <w:szCs w:val="22"/>
              </w:rPr>
              <w:t>Sire Boar Tattoo</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866C9E2" w14:textId="77777777">
            <w:pPr>
              <w:rPr>
                <w:rFonts w:ascii="Calibri" w:hAnsi="Calibri" w:cs="Calibri"/>
                <w:sz w:val="22"/>
                <w:szCs w:val="22"/>
              </w:rPr>
            </w:pPr>
            <w:r w:rsidRPr="00B407C6">
              <w:rPr>
                <w:rFonts w:ascii="Calibri" w:hAnsi="Calibri" w:eastAsia="Calibri" w:cs="Calibri"/>
                <w:color w:val="1F1F1F"/>
                <w:sz w:val="22"/>
                <w:szCs w:val="22"/>
              </w:rPr>
              <w:t>Text(20)</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A5BAF02" w14:textId="77777777">
            <w:pPr>
              <w:rPr>
                <w:rFonts w:ascii="Calibri" w:hAnsi="Calibri" w:cs="Calibri"/>
                <w:sz w:val="22"/>
                <w:szCs w:val="22"/>
              </w:rPr>
            </w:pPr>
            <w:r w:rsidRPr="00B407C6">
              <w:rPr>
                <w:rFonts w:ascii="Calibri" w:hAnsi="Calibri" w:eastAsia="Calibri" w:cs="Calibri"/>
                <w:color w:val="1F1F1F"/>
                <w:sz w:val="22"/>
                <w:szCs w:val="22"/>
              </w:rPr>
              <w:t>Individual boar tattoo. Mandatory for L-Line and Z-Line. N/A for Tempo (commercial AI).</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A559346"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11823FDA"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6C4EEAB" w14:textId="77777777">
            <w:pPr>
              <w:rPr>
                <w:rFonts w:ascii="Calibri" w:hAnsi="Calibri" w:cs="Calibri"/>
                <w:sz w:val="22"/>
                <w:szCs w:val="22"/>
              </w:rPr>
            </w:pPr>
            <w:r w:rsidRPr="00B407C6">
              <w:rPr>
                <w:rFonts w:ascii="Calibri" w:hAnsi="Calibri" w:eastAsia="Calibri" w:cs="Calibri"/>
                <w:b/>
                <w:bCs/>
                <w:color w:val="1F4E79"/>
                <w:sz w:val="22"/>
                <w:szCs w:val="22"/>
              </w:rPr>
              <w:t>Mother TSI Colour</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C04EBB0" w14:textId="77777777">
            <w:pPr>
              <w:rPr>
                <w:rFonts w:ascii="Calibri" w:hAnsi="Calibri" w:cs="Calibri"/>
                <w:sz w:val="22"/>
                <w:szCs w:val="22"/>
              </w:rPr>
            </w:pPr>
            <w:r w:rsidRPr="00B407C6">
              <w:rPr>
                <w:rFonts w:ascii="Calibri" w:hAnsi="Calibri" w:eastAsia="Calibri" w:cs="Calibri"/>
                <w:color w:val="1F1F1F"/>
                <w:sz w:val="22"/>
                <w:szCs w:val="22"/>
              </w:rPr>
              <w:t>Auto (lookup)</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3D2A969" w14:textId="77777777">
            <w:pPr>
              <w:rPr>
                <w:rFonts w:ascii="Calibri" w:hAnsi="Calibri" w:cs="Calibri"/>
                <w:sz w:val="22"/>
                <w:szCs w:val="22"/>
              </w:rPr>
            </w:pPr>
            <w:r w:rsidRPr="00B407C6">
              <w:rPr>
                <w:rFonts w:ascii="Calibri" w:hAnsi="Calibri" w:eastAsia="Calibri" w:cs="Calibri"/>
                <w:color w:val="1F1F1F"/>
                <w:sz w:val="22"/>
                <w:szCs w:val="22"/>
              </w:rPr>
              <w:t>Inherited from Dam's Animal Register TSI Colour field. Auto-populated when Dam Tattoo entered.</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3B9FF42"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417413BC"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CD83C80" w14:textId="77777777">
            <w:pPr>
              <w:rPr>
                <w:rFonts w:ascii="Calibri" w:hAnsi="Calibri" w:cs="Calibri"/>
                <w:sz w:val="22"/>
                <w:szCs w:val="22"/>
              </w:rPr>
            </w:pPr>
            <w:r w:rsidRPr="00B407C6">
              <w:rPr>
                <w:rFonts w:ascii="Calibri" w:hAnsi="Calibri" w:eastAsia="Calibri" w:cs="Calibri"/>
                <w:b/>
                <w:bCs/>
                <w:color w:val="1F4E79"/>
                <w:sz w:val="22"/>
                <w:szCs w:val="22"/>
              </w:rPr>
              <w:t>TSI Value (EBV)</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E95DE15" w14:textId="77777777">
            <w:pPr>
              <w:rPr>
                <w:rFonts w:ascii="Calibri" w:hAnsi="Calibri" w:cs="Calibri"/>
                <w:sz w:val="22"/>
                <w:szCs w:val="22"/>
              </w:rPr>
            </w:pPr>
            <w:r w:rsidRPr="00B407C6">
              <w:rPr>
                <w:rFonts w:ascii="Calibri" w:hAnsi="Calibri" w:eastAsia="Calibri" w:cs="Calibri"/>
                <w:color w:val="1F1F1F"/>
                <w:sz w:val="22"/>
                <w:szCs w:val="22"/>
              </w:rPr>
              <w:t>Decimal</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6758E76" w14:textId="77777777">
            <w:pPr>
              <w:rPr>
                <w:rFonts w:ascii="Calibri" w:hAnsi="Calibri" w:cs="Calibri"/>
                <w:sz w:val="22"/>
                <w:szCs w:val="22"/>
              </w:rPr>
            </w:pPr>
            <w:r w:rsidRPr="00B407C6">
              <w:rPr>
                <w:rFonts w:ascii="Calibri" w:hAnsi="Calibri" w:eastAsia="Calibri" w:cs="Calibri"/>
                <w:color w:val="1F1F1F"/>
                <w:sz w:val="22"/>
                <w:szCs w:val="22"/>
              </w:rPr>
              <w:t xml:space="preserve">Total Selection Index from </w:t>
            </w:r>
            <w:proofErr w:type="spellStart"/>
            <w:r w:rsidRPr="00B407C6">
              <w:rPr>
                <w:rFonts w:ascii="Calibri" w:hAnsi="Calibri" w:eastAsia="Calibri" w:cs="Calibri"/>
                <w:color w:val="1F1F1F"/>
                <w:sz w:val="22"/>
                <w:szCs w:val="22"/>
              </w:rPr>
              <w:t>Topigs</w:t>
            </w:r>
            <w:proofErr w:type="spellEnd"/>
            <w:r w:rsidRPr="00B407C6">
              <w:rPr>
                <w:rFonts w:ascii="Calibri" w:hAnsi="Calibri" w:eastAsia="Calibri" w:cs="Calibri"/>
                <w:color w:val="1F1F1F"/>
                <w:sz w:val="22"/>
                <w:szCs w:val="22"/>
              </w:rPr>
              <w:t xml:space="preserve"> </w:t>
            </w:r>
            <w:proofErr w:type="spellStart"/>
            <w:r w:rsidRPr="00B407C6">
              <w:rPr>
                <w:rFonts w:ascii="Calibri" w:hAnsi="Calibri" w:eastAsia="Calibri" w:cs="Calibri"/>
                <w:color w:val="1F1F1F"/>
                <w:sz w:val="22"/>
                <w:szCs w:val="22"/>
              </w:rPr>
              <w:t>Norsvin</w:t>
            </w:r>
            <w:proofErr w:type="spellEnd"/>
            <w:r w:rsidRPr="00B407C6">
              <w:rPr>
                <w:rFonts w:ascii="Calibri" w:hAnsi="Calibri" w:eastAsia="Calibri" w:cs="Calibri"/>
                <w:color w:val="1F1F1F"/>
                <w:sz w:val="22"/>
                <w:szCs w:val="22"/>
              </w:rPr>
              <w:t xml:space="preserve"> TSI upload. Loaded by System Admin from TSI file.</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6E745F9" w14:textId="77777777">
            <w:pPr>
              <w:rPr>
                <w:rFonts w:ascii="Calibri" w:hAnsi="Calibri" w:cs="Calibri"/>
                <w:sz w:val="22"/>
                <w:szCs w:val="22"/>
              </w:rPr>
            </w:pPr>
            <w:r w:rsidRPr="00B407C6">
              <w:rPr>
                <w:rFonts w:ascii="Calibri" w:hAnsi="Calibri" w:eastAsia="Calibri" w:cs="Calibri"/>
                <w:color w:val="1F1F1F"/>
                <w:sz w:val="22"/>
                <w:szCs w:val="22"/>
              </w:rPr>
              <w:t>No</w:t>
            </w:r>
          </w:p>
        </w:tc>
      </w:tr>
      <w:tr w:rsidRPr="00B407C6" w:rsidR="00035A73" w:rsidTr="316E832A" w14:paraId="1840ABC4"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D25E891" w14:textId="77777777">
            <w:pPr>
              <w:rPr>
                <w:rFonts w:ascii="Calibri" w:hAnsi="Calibri" w:cs="Calibri"/>
                <w:sz w:val="22"/>
                <w:szCs w:val="22"/>
              </w:rPr>
            </w:pPr>
            <w:r w:rsidRPr="00B407C6">
              <w:rPr>
                <w:rFonts w:ascii="Calibri" w:hAnsi="Calibri" w:eastAsia="Calibri" w:cs="Calibri"/>
                <w:b/>
                <w:bCs/>
                <w:color w:val="1F4E79"/>
                <w:sz w:val="22"/>
                <w:szCs w:val="22"/>
              </w:rPr>
              <w:t>TSI Colour</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257D146" w14:textId="77777777">
            <w:pPr>
              <w:rPr>
                <w:rFonts w:ascii="Calibri" w:hAnsi="Calibri" w:cs="Calibri"/>
                <w:sz w:val="22"/>
                <w:szCs w:val="22"/>
              </w:rPr>
            </w:pPr>
            <w:r w:rsidRPr="00B407C6">
              <w:rPr>
                <w:rFonts w:ascii="Calibri" w:hAnsi="Calibri" w:eastAsia="Calibri" w:cs="Calibri"/>
                <w:color w:val="1F1F1F"/>
                <w:sz w:val="22"/>
                <w:szCs w:val="22"/>
              </w:rPr>
              <w:t>Computed</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E045907" w14:textId="77777777">
            <w:pPr>
              <w:rPr>
                <w:rFonts w:ascii="Calibri" w:hAnsi="Calibri" w:cs="Calibri"/>
                <w:sz w:val="22"/>
                <w:szCs w:val="22"/>
              </w:rPr>
            </w:pPr>
            <w:r w:rsidRPr="00B407C6">
              <w:rPr>
                <w:rFonts w:ascii="Calibri" w:hAnsi="Calibri" w:eastAsia="Calibri" w:cs="Calibri"/>
                <w:color w:val="1F1F1F"/>
                <w:sz w:val="22"/>
                <w:szCs w:val="22"/>
              </w:rPr>
              <w:t>GREEN ≥110 / BLUE 90-109 / YELLOW ≤89. Auto-calculated from TSI Value.</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7D818EA"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38D12DC4"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40A411E" w14:textId="77777777">
            <w:pPr>
              <w:rPr>
                <w:rFonts w:ascii="Calibri" w:hAnsi="Calibri" w:cs="Calibri"/>
                <w:sz w:val="22"/>
                <w:szCs w:val="22"/>
              </w:rPr>
            </w:pPr>
            <w:r w:rsidRPr="00B407C6">
              <w:rPr>
                <w:rFonts w:ascii="Calibri" w:hAnsi="Calibri" w:eastAsia="Calibri" w:cs="Calibri"/>
                <w:b/>
                <w:bCs/>
                <w:color w:val="1F4E79"/>
                <w:sz w:val="22"/>
                <w:szCs w:val="22"/>
              </w:rPr>
              <w:t>Teat Count</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870D73F" w14:textId="77777777">
            <w:pPr>
              <w:rPr>
                <w:rFonts w:ascii="Calibri" w:hAnsi="Calibri" w:cs="Calibri"/>
                <w:sz w:val="22"/>
                <w:szCs w:val="22"/>
              </w:rPr>
            </w:pPr>
            <w:r w:rsidRPr="00B407C6">
              <w:rPr>
                <w:rFonts w:ascii="Calibri" w:hAnsi="Calibri" w:eastAsia="Calibri" w:cs="Calibri"/>
                <w:color w:val="1F1F1F"/>
                <w:sz w:val="22"/>
                <w:szCs w:val="22"/>
              </w:rPr>
              <w:t>Integer</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BFE39F8" w14:textId="77777777">
            <w:pPr>
              <w:rPr>
                <w:rFonts w:ascii="Calibri" w:hAnsi="Calibri" w:cs="Calibri"/>
                <w:sz w:val="22"/>
                <w:szCs w:val="22"/>
              </w:rPr>
            </w:pPr>
            <w:r w:rsidRPr="00B407C6">
              <w:rPr>
                <w:rFonts w:ascii="Calibri" w:hAnsi="Calibri" w:eastAsia="Calibri" w:cs="Calibri"/>
                <w:color w:val="1F1F1F"/>
                <w:sz w:val="22"/>
                <w:szCs w:val="22"/>
              </w:rPr>
              <w:t>Counted at gilt grading. Minimum 15 required for selection. Hard block if &lt; 15.</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302ADC5" w14:textId="77777777">
            <w:pPr>
              <w:rPr>
                <w:rFonts w:ascii="Calibri" w:hAnsi="Calibri" w:cs="Calibri"/>
                <w:sz w:val="22"/>
                <w:szCs w:val="22"/>
              </w:rPr>
            </w:pPr>
            <w:r w:rsidRPr="00B407C6">
              <w:rPr>
                <w:rFonts w:ascii="Calibri" w:hAnsi="Calibri" w:eastAsia="Calibri" w:cs="Calibri"/>
                <w:color w:val="1F1F1F"/>
                <w:sz w:val="22"/>
                <w:szCs w:val="22"/>
              </w:rPr>
              <w:t>Yes for gilts</w:t>
            </w:r>
          </w:p>
        </w:tc>
      </w:tr>
      <w:tr w:rsidRPr="00B407C6" w:rsidR="00035A73" w:rsidTr="316E832A" w14:paraId="327070A6"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BD591D1" w14:textId="77777777">
            <w:pPr>
              <w:rPr>
                <w:rFonts w:ascii="Calibri" w:hAnsi="Calibri" w:cs="Calibri"/>
                <w:sz w:val="22"/>
                <w:szCs w:val="22"/>
              </w:rPr>
            </w:pPr>
            <w:r w:rsidRPr="00B407C6">
              <w:rPr>
                <w:rFonts w:ascii="Calibri" w:hAnsi="Calibri" w:eastAsia="Calibri" w:cs="Calibri"/>
                <w:b/>
                <w:bCs/>
                <w:color w:val="1F4E79"/>
                <w:sz w:val="22"/>
                <w:szCs w:val="22"/>
              </w:rPr>
              <w:t>Genetic Level</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B47E20E" w14:textId="77777777">
            <w:pPr>
              <w:rPr>
                <w:rFonts w:ascii="Calibri" w:hAnsi="Calibri" w:cs="Calibri"/>
                <w:sz w:val="22"/>
                <w:szCs w:val="22"/>
              </w:rPr>
            </w:pPr>
            <w:r w:rsidRPr="00B407C6">
              <w:rPr>
                <w:rFonts w:ascii="Calibri" w:hAnsi="Calibri" w:eastAsia="Calibri" w:cs="Calibri"/>
                <w:color w:val="1F1F1F"/>
                <w:sz w:val="22"/>
                <w:szCs w:val="22"/>
              </w:rPr>
              <w:t>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FB818D6" w14:textId="77777777">
            <w:pPr>
              <w:rPr>
                <w:rFonts w:ascii="Calibri" w:hAnsi="Calibri" w:cs="Calibri"/>
                <w:sz w:val="22"/>
                <w:szCs w:val="22"/>
              </w:rPr>
            </w:pPr>
            <w:r w:rsidRPr="00B407C6">
              <w:rPr>
                <w:rFonts w:ascii="Calibri" w:hAnsi="Calibri" w:eastAsia="Calibri" w:cs="Calibri"/>
                <w:color w:val="1F1F1F"/>
                <w:sz w:val="22"/>
                <w:szCs w:val="22"/>
              </w:rPr>
              <w:t>GGP / GP / PS / COMMERCIAL. Matches Animal Category.</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49DBD36" w14:textId="77777777">
            <w:pPr>
              <w:rPr>
                <w:rFonts w:ascii="Calibri" w:hAnsi="Calibri" w:cs="Calibri"/>
                <w:sz w:val="22"/>
                <w:szCs w:val="22"/>
              </w:rPr>
            </w:pPr>
            <w:r w:rsidRPr="00B407C6">
              <w:rPr>
                <w:rFonts w:ascii="Calibri" w:hAnsi="Calibri" w:eastAsia="Calibri" w:cs="Calibri"/>
                <w:b/>
                <w:bCs/>
                <w:color w:val="1A7F5A"/>
                <w:sz w:val="22"/>
                <w:szCs w:val="22"/>
              </w:rPr>
              <w:t>Yes</w:t>
            </w:r>
          </w:p>
        </w:tc>
      </w:tr>
      <w:tr w:rsidRPr="00B407C6" w:rsidR="00035A73" w:rsidTr="316E832A" w14:paraId="22A90987"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E9E5458" w14:textId="77777777">
            <w:pPr>
              <w:rPr>
                <w:rFonts w:ascii="Calibri" w:hAnsi="Calibri" w:cs="Calibri"/>
                <w:sz w:val="22"/>
                <w:szCs w:val="22"/>
              </w:rPr>
            </w:pPr>
            <w:r w:rsidRPr="00B407C6">
              <w:rPr>
                <w:rFonts w:ascii="Calibri" w:hAnsi="Calibri" w:eastAsia="Calibri" w:cs="Calibri"/>
                <w:b/>
                <w:bCs/>
                <w:color w:val="1F4E79"/>
                <w:sz w:val="22"/>
                <w:szCs w:val="22"/>
              </w:rPr>
              <w:t>Backfat at Farrowing (mm)</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B1664BF" w14:textId="77777777">
            <w:pPr>
              <w:rPr>
                <w:rFonts w:ascii="Calibri" w:hAnsi="Calibri" w:cs="Calibri"/>
                <w:sz w:val="22"/>
                <w:szCs w:val="22"/>
              </w:rPr>
            </w:pPr>
            <w:r w:rsidRPr="00B407C6">
              <w:rPr>
                <w:rFonts w:ascii="Calibri" w:hAnsi="Calibri" w:eastAsia="Calibri" w:cs="Calibri"/>
                <w:color w:val="1F1F1F"/>
                <w:sz w:val="22"/>
                <w:szCs w:val="22"/>
              </w:rPr>
              <w:t>Decimal</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523D6BD" w14:textId="77777777">
            <w:pPr>
              <w:rPr>
                <w:rFonts w:ascii="Calibri" w:hAnsi="Calibri" w:cs="Calibri"/>
                <w:sz w:val="22"/>
                <w:szCs w:val="22"/>
              </w:rPr>
            </w:pPr>
            <w:r w:rsidRPr="00B407C6">
              <w:rPr>
                <w:rFonts w:ascii="Calibri" w:hAnsi="Calibri" w:eastAsia="Calibri" w:cs="Calibri"/>
                <w:color w:val="1F1F1F"/>
                <w:sz w:val="22"/>
                <w:szCs w:val="22"/>
              </w:rPr>
              <w:t>Measured on farrowing data entry screen.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AF20B52" w14:textId="77777777">
            <w:pPr>
              <w:rPr>
                <w:rFonts w:ascii="Calibri" w:hAnsi="Calibri" w:cs="Calibri"/>
                <w:sz w:val="22"/>
                <w:szCs w:val="22"/>
              </w:rPr>
            </w:pPr>
            <w:r w:rsidRPr="00B407C6">
              <w:rPr>
                <w:rFonts w:ascii="Calibri" w:hAnsi="Calibri" w:eastAsia="Calibri" w:cs="Calibri"/>
                <w:color w:val="1F1F1F"/>
                <w:sz w:val="22"/>
                <w:szCs w:val="22"/>
              </w:rPr>
              <w:t>No</w:t>
            </w:r>
          </w:p>
        </w:tc>
      </w:tr>
      <w:tr w:rsidRPr="00B407C6" w:rsidR="00035A73" w:rsidTr="316E832A" w14:paraId="55FBB266"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9DF577C" w14:textId="77777777">
            <w:pPr>
              <w:rPr>
                <w:rFonts w:ascii="Calibri" w:hAnsi="Calibri" w:cs="Calibri"/>
                <w:sz w:val="22"/>
                <w:szCs w:val="22"/>
              </w:rPr>
            </w:pPr>
            <w:r w:rsidRPr="00B407C6">
              <w:rPr>
                <w:rFonts w:ascii="Calibri" w:hAnsi="Calibri" w:eastAsia="Calibri" w:cs="Calibri"/>
                <w:b/>
                <w:bCs/>
                <w:color w:val="1F4E79"/>
                <w:sz w:val="22"/>
                <w:szCs w:val="22"/>
              </w:rPr>
              <w:t>Backfat at Weaning (mm)</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82C08EA" w14:textId="77777777">
            <w:pPr>
              <w:rPr>
                <w:rFonts w:ascii="Calibri" w:hAnsi="Calibri" w:cs="Calibri"/>
                <w:sz w:val="22"/>
                <w:szCs w:val="22"/>
              </w:rPr>
            </w:pPr>
            <w:r w:rsidRPr="00B407C6">
              <w:rPr>
                <w:rFonts w:ascii="Calibri" w:hAnsi="Calibri" w:eastAsia="Calibri" w:cs="Calibri"/>
                <w:color w:val="1F1F1F"/>
                <w:sz w:val="22"/>
                <w:szCs w:val="22"/>
              </w:rPr>
              <w:t>Decimal</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C5EBCD1" w14:textId="77777777">
            <w:pPr>
              <w:rPr>
                <w:rFonts w:ascii="Calibri" w:hAnsi="Calibri" w:cs="Calibri"/>
                <w:sz w:val="22"/>
                <w:szCs w:val="22"/>
              </w:rPr>
            </w:pPr>
            <w:r w:rsidRPr="00B407C6">
              <w:rPr>
                <w:rFonts w:ascii="Calibri" w:hAnsi="Calibri" w:eastAsia="Calibri" w:cs="Calibri"/>
                <w:color w:val="1F1F1F"/>
                <w:sz w:val="22"/>
                <w:szCs w:val="22"/>
              </w:rPr>
              <w:t>Measured on weaning data entry screen.</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97E8688" w14:textId="77777777">
            <w:pPr>
              <w:rPr>
                <w:rFonts w:ascii="Calibri" w:hAnsi="Calibri" w:cs="Calibri"/>
                <w:sz w:val="22"/>
                <w:szCs w:val="22"/>
              </w:rPr>
            </w:pPr>
            <w:r w:rsidRPr="00B407C6">
              <w:rPr>
                <w:rFonts w:ascii="Calibri" w:hAnsi="Calibri" w:eastAsia="Calibri" w:cs="Calibri"/>
                <w:color w:val="1F1F1F"/>
                <w:sz w:val="22"/>
                <w:szCs w:val="22"/>
              </w:rPr>
              <w:t>No</w:t>
            </w:r>
          </w:p>
        </w:tc>
      </w:tr>
      <w:tr w:rsidRPr="00B407C6" w:rsidR="00035A73" w:rsidTr="316E832A" w14:paraId="7A47D8D0"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3F7C63A" w14:textId="77777777">
            <w:pPr>
              <w:rPr>
                <w:rFonts w:ascii="Calibri" w:hAnsi="Calibri" w:cs="Calibri"/>
                <w:sz w:val="22"/>
                <w:szCs w:val="22"/>
              </w:rPr>
            </w:pPr>
            <w:r w:rsidRPr="00B407C6">
              <w:rPr>
                <w:rFonts w:ascii="Calibri" w:hAnsi="Calibri" w:eastAsia="Calibri" w:cs="Calibri"/>
                <w:b/>
                <w:bCs/>
                <w:color w:val="1F4E79"/>
                <w:sz w:val="22"/>
                <w:szCs w:val="22"/>
              </w:rPr>
              <w:t>Net Thickness Farrowing (mm)</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37C6A60" w14:textId="77777777">
            <w:pPr>
              <w:rPr>
                <w:rFonts w:ascii="Calibri" w:hAnsi="Calibri" w:cs="Calibri"/>
                <w:sz w:val="22"/>
                <w:szCs w:val="22"/>
              </w:rPr>
            </w:pPr>
            <w:r w:rsidRPr="00B407C6">
              <w:rPr>
                <w:rFonts w:ascii="Calibri" w:hAnsi="Calibri" w:eastAsia="Calibri" w:cs="Calibri"/>
                <w:color w:val="1F1F1F"/>
                <w:sz w:val="22"/>
                <w:szCs w:val="22"/>
              </w:rPr>
              <w:t>Decimal</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709AD69" w14:textId="77777777">
            <w:pPr>
              <w:rPr>
                <w:rFonts w:ascii="Calibri" w:hAnsi="Calibri" w:cs="Calibri"/>
                <w:sz w:val="22"/>
                <w:szCs w:val="22"/>
              </w:rPr>
            </w:pPr>
            <w:r w:rsidRPr="00B407C6">
              <w:rPr>
                <w:rFonts w:ascii="Calibri" w:hAnsi="Calibri" w:eastAsia="Calibri" w:cs="Calibri"/>
                <w:color w:val="1F1F1F"/>
                <w:sz w:val="22"/>
                <w:szCs w:val="22"/>
              </w:rPr>
              <w:t>Net backfat at entry to farrowing house.</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94E4206" w14:textId="77777777">
            <w:pPr>
              <w:rPr>
                <w:rFonts w:ascii="Calibri" w:hAnsi="Calibri" w:cs="Calibri"/>
                <w:sz w:val="22"/>
                <w:szCs w:val="22"/>
              </w:rPr>
            </w:pPr>
            <w:r w:rsidRPr="00B407C6">
              <w:rPr>
                <w:rFonts w:ascii="Calibri" w:hAnsi="Calibri" w:eastAsia="Calibri" w:cs="Calibri"/>
                <w:color w:val="1F1F1F"/>
                <w:sz w:val="22"/>
                <w:szCs w:val="22"/>
              </w:rPr>
              <w:t>No</w:t>
            </w:r>
          </w:p>
        </w:tc>
      </w:tr>
      <w:tr w:rsidRPr="00B407C6" w:rsidR="00035A73" w:rsidTr="316E832A" w14:paraId="323E9262"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1558E56" w14:textId="77777777">
            <w:pPr>
              <w:rPr>
                <w:rFonts w:ascii="Calibri" w:hAnsi="Calibri" w:cs="Calibri"/>
                <w:sz w:val="22"/>
                <w:szCs w:val="22"/>
              </w:rPr>
            </w:pPr>
            <w:r w:rsidRPr="00B407C6">
              <w:rPr>
                <w:rFonts w:ascii="Calibri" w:hAnsi="Calibri" w:eastAsia="Calibri" w:cs="Calibri"/>
                <w:b/>
                <w:bCs/>
                <w:color w:val="1F4E79"/>
                <w:sz w:val="22"/>
                <w:szCs w:val="22"/>
              </w:rPr>
              <w:t>Current Stage</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A424CF0" w14:textId="77777777">
            <w:pPr>
              <w:rPr>
                <w:rFonts w:ascii="Calibri" w:hAnsi="Calibri" w:cs="Calibri"/>
                <w:sz w:val="22"/>
                <w:szCs w:val="22"/>
              </w:rPr>
            </w:pPr>
            <w:r w:rsidRPr="00B407C6">
              <w:rPr>
                <w:rFonts w:ascii="Calibri" w:hAnsi="Calibri" w:eastAsia="Calibri" w:cs="Calibri"/>
                <w:color w:val="1F1F1F"/>
                <w:sz w:val="22"/>
                <w:szCs w:val="22"/>
              </w:rPr>
              <w:t>Lookup (auto)</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C8E68E8" w14:textId="77777777">
            <w:pPr>
              <w:rPr>
                <w:rFonts w:ascii="Calibri" w:hAnsi="Calibri" w:cs="Calibri"/>
                <w:sz w:val="22"/>
                <w:szCs w:val="22"/>
              </w:rPr>
            </w:pPr>
            <w:r w:rsidRPr="00B407C6">
              <w:rPr>
                <w:rFonts w:ascii="Calibri" w:hAnsi="Calibri" w:eastAsia="Calibri" w:cs="Calibri"/>
                <w:color w:val="1F1F1F"/>
                <w:sz w:val="22"/>
                <w:szCs w:val="22"/>
              </w:rPr>
              <w:t>Auto-updated on each stage transition event. Never manually changed.</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E5B5E55"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27662136"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5829996" w14:textId="77777777">
            <w:pPr>
              <w:rPr>
                <w:rFonts w:ascii="Calibri" w:hAnsi="Calibri" w:cs="Calibri"/>
                <w:sz w:val="22"/>
                <w:szCs w:val="22"/>
              </w:rPr>
            </w:pPr>
            <w:r w:rsidRPr="00B407C6">
              <w:rPr>
                <w:rFonts w:ascii="Calibri" w:hAnsi="Calibri" w:eastAsia="Calibri" w:cs="Calibri"/>
                <w:b/>
                <w:bCs/>
                <w:color w:val="1F4E79"/>
                <w:sz w:val="22"/>
                <w:szCs w:val="22"/>
              </w:rPr>
              <w:t>Current Batch</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E4ADD1F" w14:textId="77777777">
            <w:pPr>
              <w:rPr>
                <w:rFonts w:ascii="Calibri" w:hAnsi="Calibri" w:cs="Calibri"/>
                <w:sz w:val="22"/>
                <w:szCs w:val="22"/>
              </w:rPr>
            </w:pPr>
            <w:r w:rsidRPr="00B407C6">
              <w:rPr>
                <w:rFonts w:ascii="Calibri" w:hAnsi="Calibri" w:eastAsia="Calibri" w:cs="Calibri"/>
                <w:color w:val="1F1F1F"/>
                <w:sz w:val="22"/>
                <w:szCs w:val="22"/>
              </w:rPr>
              <w:t>Lookup (auto)</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911A8A2" w14:textId="77777777">
            <w:pPr>
              <w:rPr>
                <w:rFonts w:ascii="Calibri" w:hAnsi="Calibri" w:cs="Calibri"/>
                <w:sz w:val="22"/>
                <w:szCs w:val="22"/>
              </w:rPr>
            </w:pPr>
            <w:r w:rsidRPr="00B407C6">
              <w:rPr>
                <w:rFonts w:ascii="Calibri" w:hAnsi="Calibri" w:eastAsia="Calibri" w:cs="Calibri"/>
                <w:color w:val="1F1F1F"/>
                <w:sz w:val="22"/>
                <w:szCs w:val="22"/>
              </w:rPr>
              <w:t>Sow Batch (permanent) or WG Batch. Auto-updated on transfer.</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57F156E"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1D11A114"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414DF06" w14:textId="77777777">
            <w:pPr>
              <w:rPr>
                <w:rFonts w:ascii="Calibri" w:hAnsi="Calibri" w:cs="Calibri"/>
                <w:sz w:val="22"/>
                <w:szCs w:val="22"/>
              </w:rPr>
            </w:pPr>
            <w:r w:rsidRPr="00B407C6">
              <w:rPr>
                <w:rFonts w:ascii="Calibri" w:hAnsi="Calibri" w:eastAsia="Calibri" w:cs="Calibri"/>
                <w:b/>
                <w:bCs/>
                <w:color w:val="1F4E79"/>
                <w:sz w:val="22"/>
                <w:szCs w:val="22"/>
              </w:rPr>
              <w:t>Current Farm</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FBCAAD0" w14:textId="77777777">
            <w:pPr>
              <w:rPr>
                <w:rFonts w:ascii="Calibri" w:hAnsi="Calibri" w:cs="Calibri"/>
                <w:sz w:val="22"/>
                <w:szCs w:val="22"/>
              </w:rPr>
            </w:pPr>
            <w:r w:rsidRPr="00B407C6">
              <w:rPr>
                <w:rFonts w:ascii="Calibri" w:hAnsi="Calibri" w:eastAsia="Calibri" w:cs="Calibri"/>
                <w:color w:val="1F1F1F"/>
                <w:sz w:val="22"/>
                <w:szCs w:val="22"/>
              </w:rPr>
              <w:t>Lookup (auto)</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3F1F244" w14:textId="77777777">
            <w:pPr>
              <w:rPr>
                <w:rFonts w:ascii="Calibri" w:hAnsi="Calibri" w:cs="Calibri"/>
                <w:sz w:val="22"/>
                <w:szCs w:val="22"/>
              </w:rPr>
            </w:pPr>
            <w:r w:rsidRPr="00B407C6">
              <w:rPr>
                <w:rFonts w:ascii="Calibri" w:hAnsi="Calibri" w:eastAsia="Calibri" w:cs="Calibri"/>
                <w:color w:val="1F1F1F"/>
                <w:sz w:val="22"/>
                <w:szCs w:val="22"/>
              </w:rPr>
              <w:t>Auto-updated on Transfer Order confirmation.</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3E7C230"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3B2B20C3"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85D36A2" w14:textId="77777777">
            <w:pPr>
              <w:rPr>
                <w:rFonts w:ascii="Calibri" w:hAnsi="Calibri" w:cs="Calibri"/>
                <w:sz w:val="22"/>
                <w:szCs w:val="22"/>
              </w:rPr>
            </w:pPr>
            <w:r w:rsidRPr="00B407C6">
              <w:rPr>
                <w:rFonts w:ascii="Calibri" w:hAnsi="Calibri" w:eastAsia="Calibri" w:cs="Calibri"/>
                <w:b/>
                <w:bCs/>
                <w:color w:val="1F4E79"/>
                <w:sz w:val="22"/>
                <w:szCs w:val="22"/>
              </w:rPr>
              <w:t>Current House / Pen</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B05D1CC" w14:textId="77777777">
            <w:pPr>
              <w:rPr>
                <w:rFonts w:ascii="Calibri" w:hAnsi="Calibri" w:cs="Calibri"/>
                <w:sz w:val="22"/>
                <w:szCs w:val="22"/>
              </w:rPr>
            </w:pPr>
            <w:r w:rsidRPr="00B407C6">
              <w:rPr>
                <w:rFonts w:ascii="Calibri" w:hAnsi="Calibri" w:eastAsia="Calibri" w:cs="Calibri"/>
                <w:color w:val="1F1F1F"/>
                <w:sz w:val="22"/>
                <w:szCs w:val="22"/>
              </w:rPr>
              <w:t>Lookup (auto)</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94E5CFE" w14:textId="77777777">
            <w:pPr>
              <w:rPr>
                <w:rFonts w:ascii="Calibri" w:hAnsi="Calibri" w:cs="Calibri"/>
                <w:sz w:val="22"/>
                <w:szCs w:val="22"/>
              </w:rPr>
            </w:pPr>
            <w:r w:rsidRPr="00B407C6">
              <w:rPr>
                <w:rFonts w:ascii="Calibri" w:hAnsi="Calibri" w:eastAsia="Calibri" w:cs="Calibri"/>
                <w:color w:val="1F1F1F"/>
                <w:sz w:val="22"/>
                <w:szCs w:val="22"/>
              </w:rPr>
              <w:t>Auto-updated on transfer. Individual pen for farrowing crate tracking.</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E526CF6"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6CF793C4"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094BB60" w14:textId="77777777">
            <w:pPr>
              <w:rPr>
                <w:rFonts w:ascii="Calibri" w:hAnsi="Calibri" w:cs="Calibri"/>
                <w:sz w:val="22"/>
                <w:szCs w:val="22"/>
              </w:rPr>
            </w:pPr>
            <w:r w:rsidRPr="00B407C6">
              <w:rPr>
                <w:rFonts w:ascii="Calibri" w:hAnsi="Calibri" w:eastAsia="Calibri" w:cs="Calibri"/>
                <w:b/>
                <w:bCs/>
                <w:color w:val="1F4E79"/>
                <w:sz w:val="22"/>
                <w:szCs w:val="22"/>
              </w:rPr>
              <w:t>Parity Count</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4E4FFE1" w14:textId="77777777">
            <w:pPr>
              <w:rPr>
                <w:rFonts w:ascii="Calibri" w:hAnsi="Calibri" w:cs="Calibri"/>
                <w:sz w:val="22"/>
                <w:szCs w:val="22"/>
              </w:rPr>
            </w:pPr>
            <w:r w:rsidRPr="00B407C6">
              <w:rPr>
                <w:rFonts w:ascii="Calibri" w:hAnsi="Calibri" w:eastAsia="Calibri" w:cs="Calibri"/>
                <w:color w:val="1F1F1F"/>
                <w:sz w:val="22"/>
                <w:szCs w:val="22"/>
              </w:rPr>
              <w:t>Integer (auto)</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03948CF" w14:textId="77777777">
            <w:pPr>
              <w:rPr>
                <w:rFonts w:ascii="Calibri" w:hAnsi="Calibri" w:cs="Calibri"/>
                <w:sz w:val="22"/>
                <w:szCs w:val="22"/>
              </w:rPr>
            </w:pPr>
            <w:r w:rsidRPr="00B407C6">
              <w:rPr>
                <w:rFonts w:ascii="Calibri" w:hAnsi="Calibri" w:eastAsia="Calibri" w:cs="Calibri"/>
                <w:color w:val="1F1F1F"/>
                <w:sz w:val="22"/>
                <w:szCs w:val="22"/>
              </w:rPr>
              <w:t>Completed parities. Auto-incremented by 1 on each weaning POST.</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0AB0BFB"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6F5D1CA8"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0ECC282" w14:textId="77777777">
            <w:pPr>
              <w:rPr>
                <w:rFonts w:ascii="Calibri" w:hAnsi="Calibri" w:cs="Calibri"/>
                <w:sz w:val="22"/>
                <w:szCs w:val="22"/>
              </w:rPr>
            </w:pPr>
            <w:r w:rsidRPr="00B407C6">
              <w:rPr>
                <w:rFonts w:ascii="Calibri" w:hAnsi="Calibri" w:eastAsia="Calibri" w:cs="Calibri"/>
                <w:b/>
                <w:bCs/>
                <w:color w:val="1F4E79"/>
                <w:sz w:val="22"/>
                <w:szCs w:val="22"/>
              </w:rPr>
              <w:t>Status</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5EEDC41" w14:textId="77777777">
            <w:pPr>
              <w:rPr>
                <w:rFonts w:ascii="Calibri" w:hAnsi="Calibri" w:cs="Calibri"/>
                <w:sz w:val="22"/>
                <w:szCs w:val="22"/>
              </w:rPr>
            </w:pPr>
            <w:r w:rsidRPr="00B407C6">
              <w:rPr>
                <w:rFonts w:ascii="Calibri" w:hAnsi="Calibri" w:eastAsia="Calibri" w:cs="Calibri"/>
                <w:color w:val="1F1F1F"/>
                <w:sz w:val="22"/>
                <w:szCs w:val="22"/>
              </w:rPr>
              <w:t>Dropdown (auto)</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7847A28" w14:textId="77777777">
            <w:pPr>
              <w:rPr>
                <w:rFonts w:ascii="Calibri" w:hAnsi="Calibri" w:cs="Calibri"/>
                <w:sz w:val="22"/>
                <w:szCs w:val="22"/>
              </w:rPr>
            </w:pPr>
            <w:r w:rsidRPr="00B407C6">
              <w:rPr>
                <w:rFonts w:ascii="Calibri" w:hAnsi="Calibri" w:eastAsia="Calibri" w:cs="Calibri"/>
                <w:color w:val="1F1F1F"/>
                <w:sz w:val="22"/>
                <w:szCs w:val="22"/>
              </w:rPr>
              <w:t>ACTIVE / QUARANTINE / CULLED / DECEASED / CONVERTED_INV / SOLD. Auto-updated by events.</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04F5ADA"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162D25AE"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2215376" w14:textId="77777777">
            <w:pPr>
              <w:rPr>
                <w:rFonts w:ascii="Calibri" w:hAnsi="Calibri" w:cs="Calibri"/>
                <w:sz w:val="22"/>
                <w:szCs w:val="22"/>
              </w:rPr>
            </w:pPr>
            <w:r w:rsidRPr="00B407C6">
              <w:rPr>
                <w:rFonts w:ascii="Calibri" w:hAnsi="Calibri" w:eastAsia="Calibri" w:cs="Calibri"/>
                <w:b/>
                <w:bCs/>
                <w:color w:val="1F4E79"/>
                <w:sz w:val="22"/>
                <w:szCs w:val="22"/>
              </w:rPr>
              <w:t>Out of Production Date</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38BCE94" w14:textId="77777777">
            <w:pPr>
              <w:rPr>
                <w:rFonts w:ascii="Calibri" w:hAnsi="Calibri" w:cs="Calibri"/>
                <w:sz w:val="22"/>
                <w:szCs w:val="22"/>
              </w:rPr>
            </w:pPr>
            <w:r w:rsidRPr="00B407C6">
              <w:rPr>
                <w:rFonts w:ascii="Calibri" w:hAnsi="Calibri" w:eastAsia="Calibri" w:cs="Calibri"/>
                <w:color w:val="1F1F1F"/>
                <w:sz w:val="22"/>
                <w:szCs w:val="22"/>
              </w:rPr>
              <w:t>Date</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580CF25" w14:textId="77777777">
            <w:pPr>
              <w:rPr>
                <w:rFonts w:ascii="Calibri" w:hAnsi="Calibri" w:cs="Calibri"/>
                <w:sz w:val="22"/>
                <w:szCs w:val="22"/>
              </w:rPr>
            </w:pPr>
            <w:r w:rsidRPr="00B407C6">
              <w:rPr>
                <w:rFonts w:ascii="Calibri" w:hAnsi="Calibri" w:eastAsia="Calibri" w:cs="Calibri"/>
                <w:color w:val="1F1F1F"/>
                <w:sz w:val="22"/>
                <w:szCs w:val="22"/>
              </w:rPr>
              <w:t>Date management decided to remove from breeding. SEPARATE from Cull Date (MOM 24 Aug).</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9978DF2"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6B93D1F6"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D0B307E" w14:textId="77777777">
            <w:pPr>
              <w:rPr>
                <w:rFonts w:ascii="Calibri" w:hAnsi="Calibri" w:cs="Calibri"/>
                <w:sz w:val="22"/>
                <w:szCs w:val="22"/>
              </w:rPr>
            </w:pPr>
            <w:r w:rsidRPr="00B407C6">
              <w:rPr>
                <w:rFonts w:ascii="Calibri" w:hAnsi="Calibri" w:eastAsia="Calibri" w:cs="Calibri"/>
                <w:b/>
                <w:bCs/>
                <w:color w:val="1F4E79"/>
                <w:sz w:val="22"/>
                <w:szCs w:val="22"/>
              </w:rPr>
              <w:t>Cull Date</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1503907" w14:textId="77777777">
            <w:pPr>
              <w:rPr>
                <w:rFonts w:ascii="Calibri" w:hAnsi="Calibri" w:cs="Calibri"/>
                <w:sz w:val="22"/>
                <w:szCs w:val="22"/>
              </w:rPr>
            </w:pPr>
            <w:r w:rsidRPr="00B407C6">
              <w:rPr>
                <w:rFonts w:ascii="Calibri" w:hAnsi="Calibri" w:eastAsia="Calibri" w:cs="Calibri"/>
                <w:color w:val="1F1F1F"/>
                <w:sz w:val="22"/>
                <w:szCs w:val="22"/>
              </w:rPr>
              <w:t>Date</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4DA8808F" w14:textId="77777777">
            <w:pPr>
              <w:rPr>
                <w:rFonts w:ascii="Calibri" w:hAnsi="Calibri" w:cs="Calibri"/>
                <w:sz w:val="22"/>
                <w:szCs w:val="22"/>
              </w:rPr>
            </w:pPr>
            <w:r w:rsidRPr="00B407C6">
              <w:rPr>
                <w:rFonts w:ascii="Calibri" w:hAnsi="Calibri" w:eastAsia="Calibri" w:cs="Calibri"/>
                <w:color w:val="1F1F1F"/>
                <w:sz w:val="22"/>
                <w:szCs w:val="22"/>
              </w:rPr>
              <w:t>Date animal physically departed the farm. May be days or weeks after Out-of-Production Date.</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458BE92"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3264F861"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0EAABED" w14:textId="77777777">
            <w:pPr>
              <w:rPr>
                <w:rFonts w:ascii="Calibri" w:hAnsi="Calibri" w:cs="Calibri"/>
                <w:sz w:val="22"/>
                <w:szCs w:val="22"/>
              </w:rPr>
            </w:pPr>
            <w:r w:rsidRPr="00B407C6">
              <w:rPr>
                <w:rFonts w:ascii="Calibri" w:hAnsi="Calibri" w:eastAsia="Calibri" w:cs="Calibri"/>
                <w:b/>
                <w:bCs/>
                <w:color w:val="1F4E79"/>
                <w:sz w:val="22"/>
                <w:szCs w:val="22"/>
              </w:rPr>
              <w:t>Fixed Asset No.</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65D269C1" w14:textId="77777777">
            <w:pPr>
              <w:rPr>
                <w:rFonts w:ascii="Calibri" w:hAnsi="Calibri" w:cs="Calibri"/>
                <w:sz w:val="22"/>
                <w:szCs w:val="22"/>
              </w:rPr>
            </w:pPr>
            <w:r w:rsidRPr="00B407C6">
              <w:rPr>
                <w:rFonts w:ascii="Calibri" w:hAnsi="Calibri" w:eastAsia="Calibri" w:cs="Calibri"/>
                <w:color w:val="1F1F1F"/>
                <w:sz w:val="22"/>
                <w:szCs w:val="22"/>
              </w:rPr>
              <w:t>Text(20)</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42FF5F7" w14:textId="77777777">
            <w:pPr>
              <w:rPr>
                <w:rFonts w:ascii="Calibri" w:hAnsi="Calibri" w:cs="Calibri"/>
                <w:sz w:val="22"/>
                <w:szCs w:val="22"/>
              </w:rPr>
            </w:pPr>
            <w:r w:rsidRPr="00B407C6">
              <w:rPr>
                <w:rFonts w:ascii="Calibri" w:hAnsi="Calibri" w:eastAsia="Calibri" w:cs="Calibri"/>
                <w:color w:val="1F1F1F"/>
                <w:sz w:val="22"/>
                <w:szCs w:val="22"/>
              </w:rPr>
              <w:t>D365BC FA Number. Mandatory for imported GGP/GP/PS. Auto-linked on GRN confirmation.</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EFBF14D"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33600B1E"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6699802C" w14:textId="77777777">
            <w:pPr>
              <w:rPr>
                <w:rFonts w:ascii="Calibri" w:hAnsi="Calibri" w:cs="Calibri"/>
                <w:sz w:val="22"/>
                <w:szCs w:val="22"/>
              </w:rPr>
            </w:pPr>
            <w:r w:rsidRPr="00B407C6">
              <w:rPr>
                <w:rFonts w:ascii="Calibri" w:hAnsi="Calibri" w:eastAsia="Calibri" w:cs="Calibri"/>
                <w:b/>
                <w:bCs/>
                <w:color w:val="1F4E79"/>
                <w:sz w:val="22"/>
                <w:szCs w:val="22"/>
              </w:rPr>
              <w:t>Converted to Inventory Date</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9D6F725" w14:textId="77777777">
            <w:pPr>
              <w:rPr>
                <w:rFonts w:ascii="Calibri" w:hAnsi="Calibri" w:cs="Calibri"/>
                <w:sz w:val="22"/>
                <w:szCs w:val="22"/>
              </w:rPr>
            </w:pPr>
            <w:r w:rsidRPr="00B407C6">
              <w:rPr>
                <w:rFonts w:ascii="Calibri" w:hAnsi="Calibri" w:eastAsia="Calibri" w:cs="Calibri"/>
                <w:color w:val="1F1F1F"/>
                <w:sz w:val="22"/>
                <w:szCs w:val="22"/>
              </w:rPr>
              <w:t>Date</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6D41425" w14:textId="77777777">
            <w:pPr>
              <w:rPr>
                <w:rFonts w:ascii="Calibri" w:hAnsi="Calibri" w:cs="Calibri"/>
                <w:sz w:val="22"/>
                <w:szCs w:val="22"/>
              </w:rPr>
            </w:pPr>
            <w:r w:rsidRPr="00B407C6">
              <w:rPr>
                <w:rFonts w:ascii="Calibri" w:hAnsi="Calibri" w:eastAsia="Calibri" w:cs="Calibri"/>
                <w:color w:val="1F1F1F"/>
                <w:sz w:val="22"/>
                <w:szCs w:val="22"/>
              </w:rPr>
              <w:t xml:space="preserve">Date FA converted to inventory for cull/sale. Triggers FA Disposal + </w:t>
            </w:r>
            <w:proofErr w:type="spellStart"/>
            <w:r w:rsidRPr="00B407C6">
              <w:rPr>
                <w:rFonts w:ascii="Calibri" w:hAnsi="Calibri" w:eastAsia="Calibri" w:cs="Calibri"/>
                <w:color w:val="1F1F1F"/>
                <w:sz w:val="22"/>
                <w:szCs w:val="22"/>
              </w:rPr>
              <w:t>Inv</w:t>
            </w:r>
            <w:proofErr w:type="spellEnd"/>
            <w:r w:rsidRPr="00B407C6">
              <w:rPr>
                <w:rFonts w:ascii="Calibri" w:hAnsi="Calibri" w:eastAsia="Calibri" w:cs="Calibri"/>
                <w:color w:val="1F1F1F"/>
                <w:sz w:val="22"/>
                <w:szCs w:val="22"/>
              </w:rPr>
              <w:t xml:space="preserve"> Receipt in D365BC.</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11590C8"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35A524D5"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6975C2A" w14:textId="77777777">
            <w:pPr>
              <w:rPr>
                <w:rFonts w:ascii="Calibri" w:hAnsi="Calibri" w:cs="Calibri"/>
                <w:sz w:val="22"/>
                <w:szCs w:val="22"/>
              </w:rPr>
            </w:pPr>
            <w:r w:rsidRPr="00B407C6">
              <w:rPr>
                <w:rFonts w:ascii="Calibri" w:hAnsi="Calibri" w:eastAsia="Calibri" w:cs="Calibri"/>
                <w:b/>
                <w:bCs/>
                <w:color w:val="1F4E79"/>
                <w:sz w:val="22"/>
                <w:szCs w:val="22"/>
              </w:rPr>
              <w:t>Animal Barcode</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77B76333" w14:textId="77777777">
            <w:pPr>
              <w:rPr>
                <w:rFonts w:ascii="Calibri" w:hAnsi="Calibri" w:cs="Calibri"/>
                <w:sz w:val="22"/>
                <w:szCs w:val="22"/>
              </w:rPr>
            </w:pPr>
            <w:r w:rsidRPr="00B407C6">
              <w:rPr>
                <w:rFonts w:ascii="Calibri" w:hAnsi="Calibri" w:eastAsia="Calibri" w:cs="Calibri"/>
                <w:color w:val="0E6655"/>
                <w:sz w:val="22"/>
                <w:szCs w:val="22"/>
              </w:rPr>
              <w:t>Auto</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51659CF7" w14:textId="77777777">
            <w:pPr>
              <w:rPr>
                <w:rFonts w:ascii="Calibri" w:hAnsi="Calibri" w:cs="Calibri"/>
                <w:sz w:val="22"/>
                <w:szCs w:val="22"/>
              </w:rPr>
            </w:pPr>
            <w:r w:rsidRPr="00B407C6">
              <w:rPr>
                <w:rFonts w:ascii="Calibri" w:hAnsi="Calibri" w:eastAsia="Calibri" w:cs="Calibri"/>
                <w:color w:val="1F1F1F"/>
                <w:sz w:val="22"/>
                <w:szCs w:val="22"/>
              </w:rPr>
              <w:t>System barcode: Tattoo + Category + Batch + Farm. Printed on label. QR version also available.</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42439482" w14:textId="77777777">
            <w:pPr>
              <w:rPr>
                <w:rFonts w:ascii="Calibri" w:hAnsi="Calibri" w:cs="Calibri"/>
                <w:sz w:val="22"/>
                <w:szCs w:val="22"/>
              </w:rPr>
            </w:pPr>
            <w:r w:rsidRPr="00B407C6">
              <w:rPr>
                <w:rFonts w:ascii="Calibri" w:hAnsi="Calibri" w:eastAsia="Calibri" w:cs="Calibri"/>
                <w:color w:val="0E6655"/>
                <w:sz w:val="22"/>
                <w:szCs w:val="22"/>
              </w:rPr>
              <w:t>Auto</w:t>
            </w:r>
          </w:p>
        </w:tc>
      </w:tr>
      <w:tr w:rsidRPr="00B407C6" w:rsidR="00035A73" w:rsidTr="316E832A" w14:paraId="06E1C510"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1B82BE8C" w14:textId="77777777">
            <w:pPr>
              <w:rPr>
                <w:rFonts w:ascii="Calibri" w:hAnsi="Calibri" w:cs="Calibri"/>
                <w:sz w:val="22"/>
                <w:szCs w:val="22"/>
              </w:rPr>
            </w:pPr>
            <w:r w:rsidRPr="00B407C6">
              <w:rPr>
                <w:rFonts w:ascii="Calibri" w:hAnsi="Calibri" w:eastAsia="Calibri" w:cs="Calibri"/>
                <w:b/>
                <w:bCs/>
                <w:color w:val="1F4E79"/>
                <w:sz w:val="22"/>
                <w:szCs w:val="22"/>
              </w:rPr>
              <w:t>Disposal Destination</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1D4B90F" w14:textId="77777777">
            <w:pPr>
              <w:rPr>
                <w:rFonts w:ascii="Calibri" w:hAnsi="Calibri" w:cs="Calibri"/>
                <w:sz w:val="22"/>
                <w:szCs w:val="22"/>
              </w:rPr>
            </w:pPr>
            <w:r w:rsidRPr="00B407C6">
              <w:rPr>
                <w:rFonts w:ascii="Calibri" w:hAnsi="Calibri" w:eastAsia="Calibri" w:cs="Calibri"/>
                <w:color w:val="1F1F1F"/>
                <w:sz w:val="22"/>
                <w:szCs w:val="22"/>
              </w:rPr>
              <w:t>Lookup</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58CC30C4" w14:textId="77777777">
            <w:pPr>
              <w:rPr>
                <w:rFonts w:ascii="Calibri" w:hAnsi="Calibri" w:cs="Calibri"/>
                <w:sz w:val="22"/>
                <w:szCs w:val="22"/>
              </w:rPr>
            </w:pPr>
            <w:r w:rsidRPr="00B407C6">
              <w:rPr>
                <w:rFonts w:ascii="Calibri" w:hAnsi="Calibri" w:eastAsia="Calibri" w:cs="Calibri"/>
                <w:color w:val="1F1F1F"/>
                <w:sz w:val="22"/>
                <w:szCs w:val="22"/>
              </w:rPr>
              <w:t>From Reason Master DISPOSAL category. Required on mortality/cull closure.</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2C77B183"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7A5D880C" w14:textId="77777777">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1E519B74" w14:textId="77777777">
            <w:pPr>
              <w:rPr>
                <w:rFonts w:ascii="Calibri" w:hAnsi="Calibri" w:cs="Calibri"/>
                <w:sz w:val="22"/>
                <w:szCs w:val="22"/>
              </w:rPr>
            </w:pPr>
            <w:r w:rsidRPr="00B407C6">
              <w:rPr>
                <w:rFonts w:ascii="Calibri" w:hAnsi="Calibri" w:eastAsia="Calibri" w:cs="Calibri"/>
                <w:b/>
                <w:bCs/>
                <w:color w:val="1F4E79"/>
                <w:sz w:val="22"/>
                <w:szCs w:val="22"/>
              </w:rPr>
              <w:t>Weight at Mortality/Cull (KG)</w:t>
            </w:r>
          </w:p>
        </w:tc>
        <w:tc>
          <w:tcPr>
            <w:tcW w:w="1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3BC58429" w14:textId="77777777">
            <w:pPr>
              <w:rPr>
                <w:rFonts w:ascii="Calibri" w:hAnsi="Calibri" w:cs="Calibri"/>
                <w:sz w:val="22"/>
                <w:szCs w:val="22"/>
              </w:rPr>
            </w:pPr>
            <w:r w:rsidRPr="00B407C6">
              <w:rPr>
                <w:rFonts w:ascii="Calibri" w:hAnsi="Calibri" w:eastAsia="Calibri" w:cs="Calibri"/>
                <w:color w:val="1F1F1F"/>
                <w:sz w:val="22"/>
                <w:szCs w:val="22"/>
              </w:rPr>
              <w:t>Decimal</w:t>
            </w:r>
          </w:p>
        </w:tc>
        <w:tc>
          <w:tcPr>
            <w:tcW w:w="5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236BFCA0" w14:textId="65EEA62E">
            <w:pPr>
              <w:rPr>
                <w:rFonts w:ascii="Calibri" w:hAnsi="Calibri" w:cs="Calibri"/>
                <w:sz w:val="22"/>
                <w:szCs w:val="22"/>
              </w:rPr>
            </w:pPr>
            <w:r w:rsidRPr="00B407C6">
              <w:rPr>
                <w:rFonts w:ascii="Calibri" w:hAnsi="Calibri" w:eastAsia="Calibri" w:cs="Calibri"/>
                <w:color w:val="1F1F1F"/>
                <w:sz w:val="22"/>
                <w:szCs w:val="22"/>
              </w:rPr>
              <w:t xml:space="preserve">Mandatory for sow/gilt/boar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represents FA write-off value. Optional for piglets.</w:t>
            </w:r>
          </w:p>
        </w:tc>
        <w:tc>
          <w:tcPr>
            <w:tcW w:w="1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100" w:type="dxa"/>
              <w:bottom w:w="60" w:type="dxa"/>
              <w:right w:w="100" w:type="dxa"/>
            </w:tcMar>
          </w:tcPr>
          <w:p w:rsidRPr="00B407C6" w:rsidR="00035A73" w:rsidRDefault="00000000" w14:paraId="00C756E7" w14:textId="77777777">
            <w:pPr>
              <w:rPr>
                <w:rFonts w:ascii="Calibri" w:hAnsi="Calibri" w:cs="Calibri"/>
                <w:sz w:val="22"/>
                <w:szCs w:val="22"/>
              </w:rPr>
            </w:pPr>
            <w:r w:rsidRPr="00B407C6">
              <w:rPr>
                <w:rFonts w:ascii="Calibri" w:hAnsi="Calibri" w:eastAsia="Calibri" w:cs="Calibri"/>
                <w:color w:val="1F1F1F"/>
                <w:sz w:val="22"/>
                <w:szCs w:val="22"/>
              </w:rPr>
              <w:t>Conditional</w:t>
            </w:r>
          </w:p>
        </w:tc>
      </w:tr>
      <w:tr w:rsidRPr="00B407C6" w:rsidR="00035A73" w:rsidTr="316E832A" w14:paraId="29F6EDCC" w14:textId="77777777">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1393409" w14:textId="77777777">
            <w:pPr>
              <w:rPr>
                <w:rFonts w:ascii="Calibri" w:hAnsi="Calibri" w:cs="Calibri"/>
                <w:sz w:val="22"/>
                <w:szCs w:val="22"/>
              </w:rPr>
            </w:pPr>
            <w:r w:rsidRPr="00B407C6">
              <w:rPr>
                <w:rFonts w:ascii="Calibri" w:hAnsi="Calibri" w:eastAsia="Calibri" w:cs="Calibri"/>
                <w:b/>
                <w:bCs/>
                <w:color w:val="1F4E79"/>
                <w:sz w:val="22"/>
                <w:szCs w:val="22"/>
              </w:rPr>
              <w:t>Close Date / Close Reason</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3A8E366E" w14:textId="77777777">
            <w:pPr>
              <w:rPr>
                <w:rFonts w:ascii="Calibri" w:hAnsi="Calibri" w:cs="Calibri"/>
                <w:sz w:val="22"/>
                <w:szCs w:val="22"/>
              </w:rPr>
            </w:pPr>
            <w:r w:rsidRPr="00B407C6">
              <w:rPr>
                <w:rFonts w:ascii="Calibri" w:hAnsi="Calibri" w:eastAsia="Calibri" w:cs="Calibri"/>
                <w:color w:val="1F1F1F"/>
                <w:sz w:val="22"/>
                <w:szCs w:val="22"/>
              </w:rPr>
              <w:t>Date / Dropdown</w:t>
            </w:r>
          </w:p>
        </w:tc>
        <w:tc>
          <w:tcPr>
            <w:tcW w:w="50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7CCAE8DB" w14:textId="77777777">
            <w:pPr>
              <w:rPr>
                <w:rFonts w:ascii="Calibri" w:hAnsi="Calibri" w:cs="Calibri"/>
                <w:sz w:val="22"/>
                <w:szCs w:val="22"/>
              </w:rPr>
            </w:pPr>
            <w:r w:rsidRPr="00B407C6">
              <w:rPr>
                <w:rFonts w:ascii="Calibri" w:hAnsi="Calibri" w:eastAsia="Calibri" w:cs="Calibri"/>
                <w:color w:val="1F1F1F"/>
                <w:sz w:val="22"/>
                <w:szCs w:val="22"/>
              </w:rPr>
              <w:t>Auto-set on closure. Reason: MORTALITY / CULL / SALE / TRANSFER_OUT.</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00" w:type="dxa"/>
              <w:bottom w:w="60" w:type="dxa"/>
              <w:right w:w="100" w:type="dxa"/>
            </w:tcMar>
          </w:tcPr>
          <w:p w:rsidRPr="00B407C6" w:rsidR="00035A73" w:rsidRDefault="00000000" w14:paraId="0F542408" w14:textId="77777777">
            <w:pPr>
              <w:rPr>
                <w:rFonts w:ascii="Calibri" w:hAnsi="Calibri" w:cs="Calibri"/>
                <w:sz w:val="22"/>
                <w:szCs w:val="22"/>
              </w:rPr>
            </w:pPr>
            <w:r w:rsidRPr="00B407C6">
              <w:rPr>
                <w:rFonts w:ascii="Calibri" w:hAnsi="Calibri" w:eastAsia="Calibri" w:cs="Calibri"/>
                <w:color w:val="0E6655"/>
                <w:sz w:val="22"/>
                <w:szCs w:val="22"/>
              </w:rPr>
              <w:t>Auto</w:t>
            </w:r>
          </w:p>
        </w:tc>
      </w:tr>
    </w:tbl>
    <w:p w:rsidRPr="00B407C6" w:rsidR="00035A73" w:rsidRDefault="00035A73" w14:paraId="010D6901"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1566DC42"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7A82002F" w14:textId="77777777">
            <w:pPr>
              <w:rPr>
                <w:rFonts w:ascii="Calibri" w:hAnsi="Calibri" w:cs="Calibri"/>
                <w:sz w:val="22"/>
                <w:szCs w:val="22"/>
              </w:rPr>
            </w:pPr>
            <w:r w:rsidRPr="00B407C6">
              <w:rPr>
                <w:rFonts w:ascii="Calibri" w:hAnsi="Calibri" w:eastAsia="Calibri" w:cs="Calibri"/>
                <w:b/>
                <w:bCs/>
                <w:color w:val="FFFFFF"/>
                <w:sz w:val="22"/>
                <w:szCs w:val="22"/>
              </w:rPr>
              <w:t>2.2</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684E0D73" w14:textId="743C3A33">
            <w:pPr>
              <w:rPr>
                <w:rFonts w:ascii="Calibri" w:hAnsi="Calibri" w:cs="Calibri"/>
                <w:sz w:val="22"/>
                <w:szCs w:val="22"/>
              </w:rPr>
            </w:pPr>
            <w:r w:rsidRPr="00B407C6">
              <w:rPr>
                <w:rFonts w:ascii="Calibri" w:hAnsi="Calibri" w:eastAsia="Calibri" w:cs="Calibri"/>
                <w:b/>
                <w:bCs/>
                <w:color w:val="FFFFFF"/>
                <w:sz w:val="22"/>
                <w:szCs w:val="22"/>
              </w:rPr>
              <w:t xml:space="preserve">Quarantine Process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8 Steps (Imported Animals: Z-Line from South Africa)</w:t>
            </w:r>
          </w:p>
        </w:tc>
      </w:tr>
      <w:tr w:rsidRPr="00B407C6" w:rsidR="00035A73" w14:paraId="1F15B99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61C7D89"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2E08B508" w14:textId="00F6C2E0">
            <w:pPr>
              <w:spacing w:before="40" w:after="50"/>
              <w:rPr>
                <w:rFonts w:ascii="Calibri" w:hAnsi="Calibri" w:cs="Calibri"/>
                <w:sz w:val="22"/>
                <w:szCs w:val="22"/>
              </w:rPr>
            </w:pPr>
            <w:r w:rsidRPr="00B407C6">
              <w:rPr>
                <w:rFonts w:ascii="Calibri" w:hAnsi="Calibri" w:eastAsia="Calibri" w:cs="Calibri"/>
                <w:color w:val="1F1F1F"/>
                <w:sz w:val="22"/>
                <w:szCs w:val="22"/>
              </w:rPr>
              <w:t xml:space="preserve">All imported Z-Line animals from South Africa undergo 1 month of quarantine at the Quarantine Farm (QRN). During quarantine: status = QUARANTINE, all daily costs (feed, medicine, vet) are CAPITALISED to the Fixed Asset (FA WIP) in D365BC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not expensed. Transfer to production is HARD BLOCKED until Government Veterinary clearance event is marked COMPLETE.</w:t>
            </w:r>
          </w:p>
        </w:tc>
      </w:tr>
      <w:tr w:rsidRPr="00B407C6" w:rsidR="00035A73" w14:paraId="0EA28D5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F7DACD9"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335CD640"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Quarantine 8-Step Process</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B0164FE"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B9431CA"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F46D25F" w14:textId="77777777">
                  <w:pPr>
                    <w:rPr>
                      <w:rFonts w:ascii="Calibri" w:hAnsi="Calibri" w:cs="Calibri"/>
                      <w:sz w:val="22"/>
                      <w:szCs w:val="22"/>
                    </w:rPr>
                  </w:pPr>
                  <w:r w:rsidRPr="00B407C6">
                    <w:rPr>
                      <w:rFonts w:ascii="Calibri" w:hAnsi="Calibri" w:eastAsia="Calibri" w:cs="Calibri"/>
                      <w:color w:val="1F1F1F"/>
                      <w:sz w:val="22"/>
                      <w:szCs w:val="22"/>
                    </w:rPr>
                    <w:t>Import shipment arrives at Quarantine Farm. Farm Manager raises GRN: Vendor, Del Note No, Animal Count, Avg Weight, Country (South Africa), Import Permit Reference.</w:t>
                  </w:r>
                </w:p>
              </w:tc>
            </w:tr>
          </w:tbl>
          <w:p w:rsidRPr="00B407C6" w:rsidR="00035A73" w:rsidRDefault="00000000" w14:paraId="2F8C665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D6C570D"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83F4AC3"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F23D9ED" w14:textId="13A00D46">
                  <w:pPr>
                    <w:rPr>
                      <w:rFonts w:ascii="Calibri" w:hAnsi="Calibri" w:cs="Calibri"/>
                      <w:sz w:val="22"/>
                      <w:szCs w:val="22"/>
                    </w:rPr>
                  </w:pPr>
                  <w:r w:rsidRPr="00B407C6">
                    <w:rPr>
                      <w:rFonts w:ascii="Calibri" w:hAnsi="Calibri" w:eastAsia="Calibri" w:cs="Calibri"/>
                      <w:color w:val="1F1F1F"/>
                      <w:sz w:val="22"/>
                      <w:szCs w:val="22"/>
                    </w:rPr>
                    <w:t xml:space="preserve">GRN confirmed → D365BC API: FA Acquisition per animal/group (POST /fixedAssetLedgerEntries). FA Number </w:t>
                  </w:r>
                  <w:r w:rsidR="005068D5">
                    <w:rPr>
                      <w:rFonts w:ascii="Calibri" w:hAnsi="Calibri" w:eastAsia="Calibri" w:cs="Calibri"/>
                      <w:color w:val="1F1F1F"/>
                      <w:sz w:val="22"/>
                      <w:szCs w:val="22"/>
                    </w:rPr>
                    <w:t xml:space="preserve">(Generated) </w:t>
                  </w:r>
                  <w:r w:rsidRPr="00B407C6">
                    <w:rPr>
                      <w:rFonts w:ascii="Calibri" w:hAnsi="Calibri" w:eastAsia="Calibri" w:cs="Calibri"/>
                      <w:color w:val="1F1F1F"/>
                      <w:sz w:val="22"/>
                      <w:szCs w:val="22"/>
                    </w:rPr>
                    <w:t>returned → stored on each Animal Register record.</w:t>
                  </w:r>
                </w:p>
              </w:tc>
            </w:tr>
          </w:tbl>
          <w:p w:rsidRPr="00B407C6" w:rsidR="00035A73" w:rsidRDefault="00000000" w14:paraId="50547499"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24A44B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309FA7B"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0DB25E9" w14:textId="77777777">
                  <w:pPr>
                    <w:rPr>
                      <w:rFonts w:ascii="Calibri" w:hAnsi="Calibri" w:cs="Calibri"/>
                      <w:sz w:val="22"/>
                      <w:szCs w:val="22"/>
                    </w:rPr>
                  </w:pPr>
                  <w:r w:rsidRPr="00B407C6">
                    <w:rPr>
                      <w:rFonts w:ascii="Calibri" w:hAnsi="Calibri" w:eastAsia="Calibri" w:cs="Calibri"/>
                      <w:color w:val="1F1F1F"/>
                      <w:sz w:val="22"/>
                      <w:szCs w:val="22"/>
                    </w:rPr>
                    <w:t>Individual Animal Register records created per animal. Location = QRN. Status = QUARANTINE. Purchase Date = GRN date. ARR calculated.</w:t>
                  </w:r>
                </w:p>
              </w:tc>
            </w:tr>
          </w:tbl>
          <w:p w:rsidRPr="00B407C6" w:rsidR="00035A73" w:rsidRDefault="00000000" w14:paraId="663A2D77"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979A4D6"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0EF0F09"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E20C02F" w14:textId="77777777">
                  <w:pPr>
                    <w:rPr>
                      <w:rFonts w:ascii="Calibri" w:hAnsi="Calibri" w:cs="Calibri"/>
                      <w:sz w:val="22"/>
                      <w:szCs w:val="22"/>
                    </w:rPr>
                  </w:pPr>
                  <w:r w:rsidRPr="00B407C6">
                    <w:rPr>
                      <w:rFonts w:ascii="Calibri" w:hAnsi="Calibri" w:eastAsia="Calibri" w:cs="Calibri"/>
                      <w:color w:val="1F1F1F"/>
                      <w:sz w:val="22"/>
                      <w:szCs w:val="22"/>
                    </w:rPr>
                    <w:t>Quarantine batch created. Stage = QUARANTINE. Scheduler auto-created from Breed Lifecycle Stage config: feed, medicine, health check events.</w:t>
                  </w:r>
                </w:p>
              </w:tc>
            </w:tr>
          </w:tbl>
          <w:p w:rsidRPr="00B407C6" w:rsidR="00035A73" w:rsidRDefault="00000000" w14:paraId="2AB596D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99D405F"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36760B6"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FF5F3F7" w14:textId="77777777">
                  <w:pPr>
                    <w:rPr>
                      <w:rFonts w:ascii="Calibri" w:hAnsi="Calibri" w:cs="Calibri"/>
                      <w:sz w:val="22"/>
                      <w:szCs w:val="22"/>
                    </w:rPr>
                  </w:pPr>
                  <w:r w:rsidRPr="00B407C6">
                    <w:rPr>
                      <w:rFonts w:ascii="Calibri" w:hAnsi="Calibri" w:eastAsia="Calibri" w:cs="Calibri"/>
                      <w:color w:val="1F1F1F"/>
                      <w:sz w:val="22"/>
                      <w:szCs w:val="22"/>
                    </w:rPr>
                    <w:t>Daily data entry: GROUP entry. All costs capitalised to FA. D365BC: Dr FA WIP Cr AP/Cash. NOT expensed to income statement.</w:t>
                  </w:r>
                </w:p>
              </w:tc>
            </w:tr>
          </w:tbl>
          <w:p w:rsidRPr="00B407C6" w:rsidR="00035A73" w:rsidRDefault="00000000" w14:paraId="40BB36E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046A63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93542AF"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B4C1176" w14:textId="77777777">
                  <w:pPr>
                    <w:rPr>
                      <w:rFonts w:ascii="Calibri" w:hAnsi="Calibri" w:cs="Calibri"/>
                      <w:sz w:val="22"/>
                      <w:szCs w:val="22"/>
                    </w:rPr>
                  </w:pPr>
                  <w:r w:rsidRPr="00B407C6">
                    <w:rPr>
                      <w:rFonts w:ascii="Calibri" w:hAnsi="Calibri" w:eastAsia="Calibri" w:cs="Calibri"/>
                      <w:color w:val="1F1F1F"/>
                      <w:sz w:val="22"/>
                      <w:szCs w:val="22"/>
                    </w:rPr>
                    <w:t>Day 7: Government laboratory samples submitted. Lab submission reference entered as ONCE event. Expected clearance = submission date + 21 days.</w:t>
                  </w:r>
                </w:p>
              </w:tc>
            </w:tr>
          </w:tbl>
          <w:p w:rsidRPr="00B407C6" w:rsidR="00035A73" w:rsidRDefault="00000000" w14:paraId="6162AD3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882BEFA"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19B39B2"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B013608" w14:textId="77777777">
                  <w:pPr>
                    <w:rPr>
                      <w:rFonts w:ascii="Calibri" w:hAnsi="Calibri" w:cs="Calibri"/>
                      <w:sz w:val="22"/>
                      <w:szCs w:val="22"/>
                    </w:rPr>
                  </w:pPr>
                  <w:r w:rsidRPr="00B407C6">
                    <w:rPr>
                      <w:rFonts w:ascii="Calibri" w:hAnsi="Calibri" w:eastAsia="Calibri" w:cs="Calibri"/>
                      <w:color w:val="1F1F1F"/>
                      <w:sz w:val="22"/>
                      <w:szCs w:val="22"/>
                    </w:rPr>
                    <w:t>Clearance certificate received (must be ≤ Day 30). Farm Manager opens batch, records clearance as MANDATORY ONCE event: Certificate Reference, Date, Issuing Authority. Event status = COMPLETE.</w:t>
                  </w:r>
                </w:p>
              </w:tc>
            </w:tr>
          </w:tbl>
          <w:p w:rsidRPr="00B407C6" w:rsidR="00035A73" w:rsidRDefault="00000000" w14:paraId="2AE5502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07"/>
              <w:gridCol w:w="3185"/>
              <w:gridCol w:w="116"/>
              <w:gridCol w:w="3670"/>
            </w:tblGrid>
            <w:tr w:rsidRPr="00B407C6" w:rsidR="00035A73" w:rsidTr="00B407C6" w14:paraId="12B7B343" w14:textId="77777777">
              <w:trPr>
                <w:trHeight w:val="284"/>
              </w:trPr>
              <w:tc>
                <w:tcPr>
                  <w:tcW w:w="407"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3A404E52"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6971"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50096014" w14:textId="77777777">
                  <w:pPr>
                    <w:rPr>
                      <w:rFonts w:ascii="Calibri" w:hAnsi="Calibri" w:cs="Calibri"/>
                      <w:sz w:val="22"/>
                      <w:szCs w:val="22"/>
                    </w:rPr>
                  </w:pPr>
                  <w:r w:rsidRPr="00B407C6">
                    <w:rPr>
                      <w:rFonts w:ascii="Calibri" w:hAnsi="Calibri" w:eastAsia="Calibri" w:cs="Calibri"/>
                      <w:b/>
                      <w:bCs/>
                      <w:color w:val="1F4E79"/>
                      <w:sz w:val="22"/>
                      <w:szCs w:val="22"/>
                    </w:rPr>
                    <w:t>Government clearance event marked COMPLETE?</w:t>
                  </w:r>
                </w:p>
              </w:tc>
            </w:tr>
            <w:tr w:rsidRPr="00B407C6" w:rsidR="00035A73" w:rsidTr="00B407C6" w14:paraId="07AAABF6" w14:textId="77777777">
              <w:trPr>
                <w:trHeight w:val="873"/>
              </w:trPr>
              <w:tc>
                <w:tcPr>
                  <w:tcW w:w="3592"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2C64DC92"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Stage transition unlocked. Proceed to release.</w:t>
                  </w:r>
                </w:p>
              </w:tc>
              <w:tc>
                <w:tcPr>
                  <w:tcW w:w="116"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346E8E9A" w14:textId="77777777">
                  <w:pPr>
                    <w:rPr>
                      <w:rFonts w:ascii="Calibri" w:hAnsi="Calibri" w:cs="Calibri"/>
                      <w:sz w:val="22"/>
                      <w:szCs w:val="22"/>
                    </w:rPr>
                  </w:pPr>
                </w:p>
              </w:tc>
              <w:tc>
                <w:tcPr>
                  <w:tcW w:w="367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10618151"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w:t>
                  </w: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HARD BLOCK: transfer to production is impossible. Alert escalates daily.</w:t>
                  </w:r>
                </w:p>
              </w:tc>
            </w:tr>
          </w:tbl>
          <w:p w:rsidRPr="00B407C6" w:rsidR="00035A73" w:rsidRDefault="00000000" w14:paraId="3993C44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AD9F252"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74DE7FD5" w14:textId="77777777">
                  <w:pPr>
                    <w:jc w:val="center"/>
                    <w:rPr>
                      <w:rFonts w:ascii="Calibri" w:hAnsi="Calibri" w:cs="Calibri"/>
                      <w:sz w:val="22"/>
                      <w:szCs w:val="22"/>
                    </w:rPr>
                  </w:pPr>
                  <w:r w:rsidRPr="00B407C6">
                    <w:rPr>
                      <w:rFonts w:ascii="Calibri" w:hAnsi="Calibri" w:eastAsia="Calibri" w:cs="Calibri"/>
                      <w:b/>
                      <w:bCs/>
                      <w:color w:val="FFFFFF"/>
                      <w:sz w:val="22"/>
                      <w:szCs w:val="22"/>
                    </w:rPr>
                    <w:t>8</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6DB019F" w14:textId="06C75A77">
                  <w:pPr>
                    <w:rPr>
                      <w:rFonts w:ascii="Calibri" w:hAnsi="Calibri" w:cs="Calibri"/>
                      <w:sz w:val="22"/>
                      <w:szCs w:val="22"/>
                    </w:rPr>
                  </w:pPr>
                  <w:r w:rsidRPr="00B407C6">
                    <w:rPr>
                      <w:rFonts w:ascii="Calibri" w:hAnsi="Calibri" w:eastAsia="Calibri" w:cs="Calibri"/>
                      <w:color w:val="1F1F1F"/>
                      <w:sz w:val="22"/>
                      <w:szCs w:val="22"/>
                    </w:rPr>
                    <w:t xml:space="preserve">Farm Manager initiates stage release: Boars → AI Station. Gilts/Sows → Multiplier. Status = ACTIVE. D365BC: FA WIP costs transferred to FA Cost (POST /fixedAssetLedgerEntries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completion).</w:t>
                  </w:r>
                </w:p>
              </w:tc>
            </w:tr>
          </w:tbl>
          <w:p w:rsidRPr="00B407C6" w:rsidR="00035A73" w:rsidRDefault="00035A73" w14:paraId="46323185" w14:textId="77777777">
            <w:pPr>
              <w:rPr>
                <w:rFonts w:ascii="Calibri" w:hAnsi="Calibri" w:cs="Calibri"/>
                <w:sz w:val="22"/>
                <w:szCs w:val="22"/>
              </w:rPr>
            </w:pPr>
          </w:p>
        </w:tc>
      </w:tr>
      <w:tr w:rsidRPr="00B407C6" w:rsidR="00035A73" w14:paraId="2424E03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0D71EF3"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B407C6" w14:paraId="57CB0FAA" w14:textId="0A47A8E0">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Day 25 of quarantine </w:t>
            </w:r>
            <w:r w:rsidRPr="00B407C6" w:rsidR="00947466">
              <w:rPr>
                <w:rFonts w:ascii="Calibri" w:hAnsi="Calibri" w:eastAsia="Calibri" w:cs="Calibri"/>
                <w:color w:val="C0392B"/>
                <w:sz w:val="22"/>
                <w:szCs w:val="22"/>
              </w:rPr>
              <w:t>-</w:t>
            </w:r>
            <w:r w:rsidRPr="00B407C6">
              <w:rPr>
                <w:rFonts w:ascii="Calibri" w:hAnsi="Calibri" w:eastAsia="Calibri" w:cs="Calibri"/>
                <w:color w:val="C0392B"/>
                <w:sz w:val="22"/>
                <w:szCs w:val="22"/>
              </w:rPr>
              <w:t xml:space="preserve"> clearance event not yet marked COMPLETE → CRITICAL alert to Farm Manager. Escalates to Head Office on Day 28.</w:t>
            </w:r>
          </w:p>
        </w:tc>
      </w:tr>
      <w:tr w:rsidRPr="00B407C6" w:rsidR="00035A73" w14:paraId="7230133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5BACC7D"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5A43B2D2" w14:textId="77777777">
            <w:pPr>
              <w:spacing w:before="40" w:after="50"/>
              <w:rPr>
                <w:rFonts w:ascii="Calibri" w:hAnsi="Calibri" w:cs="Calibri"/>
                <w:sz w:val="22"/>
                <w:szCs w:val="22"/>
              </w:rPr>
            </w:pPr>
            <w:r w:rsidRPr="00B407C6">
              <w:rPr>
                <w:rFonts w:ascii="Calibri" w:hAnsi="Calibri" w:eastAsia="Calibri" w:cs="Calibri"/>
                <w:color w:val="1F1F1F"/>
                <w:sz w:val="22"/>
                <w:szCs w:val="22"/>
              </w:rPr>
              <w:t>• Transfer from quarantine to production HARD BLOCKED if Government Clearance ONCE event not = COMPLETE. Cannot be overridden by Farm Manager.</w:t>
            </w:r>
          </w:p>
        </w:tc>
      </w:tr>
    </w:tbl>
    <w:p w:rsidRPr="00B407C6" w:rsidR="00035A73" w:rsidRDefault="00035A73" w14:paraId="395DA7D4" w14:textId="77777777">
      <w:pPr>
        <w:spacing w:before="20" w:after="20"/>
        <w:rPr>
          <w:rFonts w:ascii="Calibri" w:hAnsi="Calibri" w:cs="Calibri"/>
          <w:sz w:val="22"/>
          <w:szCs w:val="22"/>
        </w:rPr>
      </w:pPr>
    </w:p>
    <w:p w:rsidRPr="00B407C6" w:rsidR="00035A73" w:rsidRDefault="00035A73" w14:paraId="58FC4642" w14:textId="7A265BC2">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3ABB55C8"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61202E70"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3</w:t>
            </w:r>
          </w:p>
          <w:p w:rsidRPr="00B407C6" w:rsidR="00035A73" w:rsidRDefault="00000000" w14:paraId="2AA25E13" w14:textId="77777777">
            <w:pPr>
              <w:spacing w:after="20"/>
              <w:rPr>
                <w:rFonts w:ascii="Calibri" w:hAnsi="Calibri" w:cs="Calibri"/>
                <w:sz w:val="22"/>
                <w:szCs w:val="22"/>
              </w:rPr>
            </w:pPr>
            <w:r w:rsidRPr="00B407C6">
              <w:rPr>
                <w:rFonts w:ascii="Calibri" w:hAnsi="Calibri" w:eastAsia="Calibri" w:cs="Calibri"/>
                <w:b/>
                <w:bCs/>
                <w:color w:val="FFFFFF"/>
                <w:sz w:val="22"/>
                <w:szCs w:val="22"/>
              </w:rPr>
              <w:t>AI STATION &amp; INSEMINATION</w:t>
            </w:r>
          </w:p>
          <w:p w:rsidRPr="00B407C6" w:rsidR="00035A73" w:rsidRDefault="00000000" w14:paraId="31FFBB25" w14:textId="77777777">
            <w:pPr>
              <w:rPr>
                <w:rFonts w:ascii="Calibri" w:hAnsi="Calibri" w:cs="Calibri"/>
                <w:sz w:val="22"/>
                <w:szCs w:val="22"/>
              </w:rPr>
            </w:pPr>
            <w:r w:rsidRPr="00B407C6">
              <w:rPr>
                <w:rFonts w:ascii="Calibri" w:hAnsi="Calibri" w:eastAsia="Calibri" w:cs="Calibri"/>
                <w:color w:val="A8C8E8"/>
                <w:sz w:val="22"/>
                <w:szCs w:val="22"/>
              </w:rPr>
              <w:t>Semen collection QC, dose planning, mating advice, insemination recording, pregnancy scan, empty days</w:t>
            </w:r>
          </w:p>
        </w:tc>
      </w:tr>
    </w:tbl>
    <w:p w:rsidRPr="00B407C6" w:rsidR="00035A73" w:rsidRDefault="00035A73" w14:paraId="3FD69D3E"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63BDE8DB"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275B2738" w14:textId="77777777">
            <w:pPr>
              <w:rPr>
                <w:rFonts w:ascii="Calibri" w:hAnsi="Calibri" w:cs="Calibri"/>
                <w:sz w:val="22"/>
                <w:szCs w:val="22"/>
              </w:rPr>
            </w:pPr>
            <w:r w:rsidRPr="00B407C6">
              <w:rPr>
                <w:rFonts w:ascii="Calibri" w:hAnsi="Calibri" w:eastAsia="Calibri" w:cs="Calibri"/>
                <w:b/>
                <w:bCs/>
                <w:color w:val="FFFFFF"/>
                <w:sz w:val="22"/>
                <w:szCs w:val="22"/>
              </w:rPr>
              <w:t>3.1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6EFC650F" w14:textId="3B877FCE">
            <w:pPr>
              <w:rPr>
                <w:rFonts w:ascii="Calibri" w:hAnsi="Calibri" w:cs="Calibri"/>
                <w:sz w:val="22"/>
                <w:szCs w:val="22"/>
              </w:rPr>
            </w:pPr>
            <w:r w:rsidRPr="00B407C6">
              <w:rPr>
                <w:rFonts w:ascii="Calibri" w:hAnsi="Calibri" w:eastAsia="Calibri" w:cs="Calibri"/>
                <w:b/>
                <w:bCs/>
                <w:color w:val="FFFFFF"/>
                <w:sz w:val="22"/>
                <w:szCs w:val="22"/>
              </w:rPr>
              <w:t xml:space="preserve">Semen Collection, QC &amp; Dose Creation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10 Steps</w:t>
            </w:r>
          </w:p>
        </w:tc>
      </w:tr>
      <w:tr w:rsidRPr="00B407C6" w:rsidR="00035A73" w14:paraId="71D03BA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79B15DE"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63A2A63C" w14:textId="423394DB">
            <w:pPr>
              <w:spacing w:before="40" w:after="50"/>
              <w:rPr>
                <w:rFonts w:ascii="Calibri" w:hAnsi="Calibri" w:cs="Calibri"/>
                <w:sz w:val="22"/>
                <w:szCs w:val="22"/>
              </w:rPr>
            </w:pPr>
            <w:r w:rsidRPr="00B407C6">
              <w:rPr>
                <w:rFonts w:ascii="Calibri" w:hAnsi="Calibri" w:eastAsia="Calibri" w:cs="Calibri"/>
                <w:color w:val="1F1F1F"/>
                <w:sz w:val="22"/>
                <w:szCs w:val="22"/>
              </w:rPr>
              <w:t xml:space="preserve">AI Station collects and quality-controls semen from boars on a fixed schedule: L/Z-Line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T1 (Sunday): 8 boars, T2 (Wednesday): 4 boars. Tempo boars on a separate schedule. Each collection is QC-tested for temperature, pH, conductivity, and morphology. FINAL TEMPERATURE MUST = 17°C (±0.5°C). A QC-failed lot is auto-blocked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cannot be used for insemination without System Admin override with documented reason. Passed lots generate a QR-coded semen lot in inventory.</w:t>
            </w:r>
          </w:p>
        </w:tc>
      </w:tr>
      <w:tr w:rsidRPr="00B407C6" w:rsidR="00035A73" w14:paraId="34A8FB6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C8DC9DD"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46860CB6"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Semen Collection 10-Step QC Process</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3ED5767"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FA26B66"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4FEF442" w14:textId="77777777">
                  <w:pPr>
                    <w:rPr>
                      <w:rFonts w:ascii="Calibri" w:hAnsi="Calibri" w:cs="Calibri"/>
                      <w:sz w:val="22"/>
                      <w:szCs w:val="22"/>
                    </w:rPr>
                  </w:pPr>
                  <w:r w:rsidRPr="00B407C6">
                    <w:rPr>
                      <w:rFonts w:ascii="Calibri" w:hAnsi="Calibri" w:eastAsia="Calibri" w:cs="Calibri"/>
                      <w:color w:val="1F1F1F"/>
                      <w:sz w:val="22"/>
                      <w:szCs w:val="22"/>
                    </w:rPr>
                    <w:t>Collection schedule alert fires: T1 (Sunday) 8 boars listed, T2 (Wednesday) 4 boars listed. Alert sent to AI Technician.</w:t>
                  </w:r>
                </w:p>
              </w:tc>
            </w:tr>
          </w:tbl>
          <w:p w:rsidRPr="00B407C6" w:rsidR="00035A73" w:rsidRDefault="00000000" w14:paraId="333ED293"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8C7510A"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C21282C"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F0EE07F" w14:textId="77777777">
                  <w:pPr>
                    <w:rPr>
                      <w:rFonts w:ascii="Calibri" w:hAnsi="Calibri" w:cs="Calibri"/>
                      <w:sz w:val="22"/>
                      <w:szCs w:val="22"/>
                    </w:rPr>
                  </w:pPr>
                  <w:r w:rsidRPr="00B407C6">
                    <w:rPr>
                      <w:rFonts w:ascii="Calibri" w:hAnsi="Calibri" w:eastAsia="Calibri" w:cs="Calibri"/>
                      <w:color w:val="1F1F1F"/>
                      <w:sz w:val="22"/>
                      <w:szCs w:val="22"/>
                    </w:rPr>
                    <w:t>Collect semen from boar. Enter: Collection Weight (g), Temperature at collection (°C). Both mandatory.</w:t>
                  </w:r>
                </w:p>
              </w:tc>
            </w:tr>
          </w:tbl>
          <w:p w:rsidRPr="00B407C6" w:rsidR="00035A73" w:rsidRDefault="00000000" w14:paraId="017CAB8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715E677"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6CC1030"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D95CE3D" w14:textId="77777777">
                  <w:pPr>
                    <w:rPr>
                      <w:rFonts w:ascii="Calibri" w:hAnsi="Calibri" w:cs="Calibri"/>
                      <w:sz w:val="22"/>
                      <w:szCs w:val="22"/>
                    </w:rPr>
                  </w:pPr>
                  <w:r w:rsidRPr="00B407C6">
                    <w:rPr>
                      <w:rFonts w:ascii="Calibri" w:hAnsi="Calibri" w:eastAsia="Calibri" w:cs="Calibri"/>
                      <w:color w:val="1F1F1F"/>
                      <w:sz w:val="22"/>
                      <w:szCs w:val="22"/>
                    </w:rPr>
                    <w:t>Water bath temperature check. Enter bath temp. VALIDATION: |</w:t>
                  </w:r>
                  <w:proofErr w:type="spellStart"/>
                  <w:r w:rsidRPr="00B407C6">
                    <w:rPr>
                      <w:rFonts w:ascii="Calibri" w:hAnsi="Calibri" w:eastAsia="Calibri" w:cs="Calibri"/>
                      <w:color w:val="1F1F1F"/>
                      <w:sz w:val="22"/>
                      <w:szCs w:val="22"/>
                    </w:rPr>
                    <w:t>bath_temp</w:t>
                  </w:r>
                  <w:proofErr w:type="spellEnd"/>
                  <w:r w:rsidRPr="00B407C6">
                    <w:rPr>
                      <w:rFonts w:ascii="Calibri" w:hAnsi="Calibri" w:eastAsia="Calibri" w:cs="Calibri"/>
                      <w:color w:val="1F1F1F"/>
                      <w:sz w:val="22"/>
                      <w:szCs w:val="22"/>
                    </w:rPr>
                    <w:t xml:space="preserve"> − </w:t>
                  </w:r>
                  <w:proofErr w:type="spellStart"/>
                  <w:r w:rsidRPr="00B407C6">
                    <w:rPr>
                      <w:rFonts w:ascii="Calibri" w:hAnsi="Calibri" w:eastAsia="Calibri" w:cs="Calibri"/>
                      <w:color w:val="1F1F1F"/>
                      <w:sz w:val="22"/>
                      <w:szCs w:val="22"/>
                    </w:rPr>
                    <w:t>collection_temp</w:t>
                  </w:r>
                  <w:proofErr w:type="spellEnd"/>
                  <w:r w:rsidRPr="00B407C6">
                    <w:rPr>
                      <w:rFonts w:ascii="Calibri" w:hAnsi="Calibri" w:eastAsia="Calibri" w:cs="Calibri"/>
                      <w:color w:val="1F1F1F"/>
                      <w:sz w:val="22"/>
                      <w:szCs w:val="22"/>
                    </w:rPr>
                    <w:t>| ≤ 1°C. If &gt; 1°C: WARNING flag. Can proceed.</w:t>
                  </w:r>
                </w:p>
              </w:tc>
            </w:tr>
          </w:tbl>
          <w:p w:rsidRPr="00B407C6" w:rsidR="00035A73" w:rsidRDefault="00000000" w14:paraId="1E3765D5"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33E5526"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E4A66EF"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75BAE67" w14:textId="77777777">
                  <w:pPr>
                    <w:rPr>
                      <w:rFonts w:ascii="Calibri" w:hAnsi="Calibri" w:cs="Calibri"/>
                      <w:sz w:val="22"/>
                      <w:szCs w:val="22"/>
                    </w:rPr>
                  </w:pPr>
                  <w:r w:rsidRPr="00B407C6">
                    <w:rPr>
                      <w:rFonts w:ascii="Calibri" w:hAnsi="Calibri" w:eastAsia="Calibri" w:cs="Calibri"/>
                      <w:color w:val="1F1F1F"/>
                      <w:sz w:val="22"/>
                      <w:szCs w:val="22"/>
                    </w:rPr>
                    <w:t>Mix with MS Dilute. Enter mixing temperature. VALIDATION: |</w:t>
                  </w:r>
                  <w:proofErr w:type="spellStart"/>
                  <w:r w:rsidRPr="00B407C6">
                    <w:rPr>
                      <w:rFonts w:ascii="Calibri" w:hAnsi="Calibri" w:eastAsia="Calibri" w:cs="Calibri"/>
                      <w:color w:val="1F1F1F"/>
                      <w:sz w:val="22"/>
                      <w:szCs w:val="22"/>
                    </w:rPr>
                    <w:t>mixing_temp</w:t>
                  </w:r>
                  <w:proofErr w:type="spellEnd"/>
                  <w:r w:rsidRPr="00B407C6">
                    <w:rPr>
                      <w:rFonts w:ascii="Calibri" w:hAnsi="Calibri" w:eastAsia="Calibri" w:cs="Calibri"/>
                      <w:color w:val="1F1F1F"/>
                      <w:sz w:val="22"/>
                      <w:szCs w:val="22"/>
                    </w:rPr>
                    <w:t xml:space="preserve"> − </w:t>
                  </w:r>
                  <w:proofErr w:type="spellStart"/>
                  <w:r w:rsidRPr="00B407C6">
                    <w:rPr>
                      <w:rFonts w:ascii="Calibri" w:hAnsi="Calibri" w:eastAsia="Calibri" w:cs="Calibri"/>
                      <w:color w:val="1F1F1F"/>
                      <w:sz w:val="22"/>
                      <w:szCs w:val="22"/>
                    </w:rPr>
                    <w:t>collection_temp</w:t>
                  </w:r>
                  <w:proofErr w:type="spellEnd"/>
                  <w:r w:rsidRPr="00B407C6">
                    <w:rPr>
                      <w:rFonts w:ascii="Calibri" w:hAnsi="Calibri" w:eastAsia="Calibri" w:cs="Calibri"/>
                      <w:color w:val="1F1F1F"/>
                      <w:sz w:val="22"/>
                      <w:szCs w:val="22"/>
                    </w:rPr>
                    <w:t>| ≤ 2°C. If fails: WARNING.</w:t>
                  </w:r>
                </w:p>
              </w:tc>
            </w:tr>
          </w:tbl>
          <w:p w:rsidRPr="00B407C6" w:rsidR="00035A73" w:rsidRDefault="00000000" w14:paraId="7955615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7B7D413"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B83BB24"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7AF3602" w14:textId="20FB2BBA">
                  <w:pPr>
                    <w:rPr>
                      <w:rFonts w:ascii="Calibri" w:hAnsi="Calibri" w:cs="Calibri"/>
                      <w:sz w:val="22"/>
                      <w:szCs w:val="22"/>
                    </w:rPr>
                  </w:pPr>
                  <w:r w:rsidRPr="00B407C6">
                    <w:rPr>
                      <w:rFonts w:ascii="Calibri" w:hAnsi="Calibri" w:eastAsia="Calibri" w:cs="Calibri"/>
                      <w:color w:val="1F1F1F"/>
                      <w:sz w:val="22"/>
                      <w:szCs w:val="22"/>
                    </w:rPr>
                    <w:t>REST 15 minutes. Enter start and end times. VALIDATION: end − start ≥ 1</w:t>
                  </w:r>
                  <w:r w:rsidR="000221B3">
                    <w:rPr>
                      <w:rFonts w:ascii="Calibri" w:hAnsi="Calibri" w:eastAsia="Calibri" w:cs="Calibri"/>
                      <w:color w:val="1F1F1F"/>
                      <w:sz w:val="22"/>
                      <w:szCs w:val="22"/>
                    </w:rPr>
                    <w:t>4</w:t>
                  </w:r>
                  <w:r w:rsidRPr="00B407C6">
                    <w:rPr>
                      <w:rFonts w:ascii="Calibri" w:hAnsi="Calibri" w:eastAsia="Calibri" w:cs="Calibri"/>
                      <w:color w:val="1F1F1F"/>
                      <w:sz w:val="22"/>
                      <w:szCs w:val="22"/>
                    </w:rPr>
                    <w:t xml:space="preserve"> minutes. If &lt; 14: WARNING.</w:t>
                  </w:r>
                </w:p>
              </w:tc>
            </w:tr>
          </w:tbl>
          <w:p w:rsidRPr="00B407C6" w:rsidR="00035A73" w:rsidRDefault="00000000" w14:paraId="724FC593"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C204588"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95B8F16"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88D3468" w14:textId="77777777">
                  <w:pPr>
                    <w:rPr>
                      <w:rFonts w:ascii="Calibri" w:hAnsi="Calibri" w:cs="Calibri"/>
                      <w:sz w:val="22"/>
                      <w:szCs w:val="22"/>
                    </w:rPr>
                  </w:pPr>
                  <w:r w:rsidRPr="00B407C6">
                    <w:rPr>
                      <w:rFonts w:ascii="Calibri" w:hAnsi="Calibri" w:eastAsia="Calibri" w:cs="Calibri"/>
                      <w:color w:val="1F1F1F"/>
                      <w:sz w:val="22"/>
                      <w:szCs w:val="22"/>
                    </w:rPr>
                    <w:t>Add fridge MS Dilute at 24°C. Second mixing. Temperature recorded.</w:t>
                  </w:r>
                </w:p>
              </w:tc>
            </w:tr>
          </w:tbl>
          <w:p w:rsidRPr="00B407C6" w:rsidR="00035A73" w:rsidRDefault="00000000" w14:paraId="2D1864C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22C36E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BDDD46C"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82AEF54" w14:textId="77777777">
                  <w:pPr>
                    <w:rPr>
                      <w:rFonts w:ascii="Calibri" w:hAnsi="Calibri" w:cs="Calibri"/>
                      <w:sz w:val="22"/>
                      <w:szCs w:val="22"/>
                    </w:rPr>
                  </w:pPr>
                  <w:r w:rsidRPr="00B407C6">
                    <w:rPr>
                      <w:rFonts w:ascii="Calibri" w:hAnsi="Calibri" w:eastAsia="Calibri" w:cs="Calibri"/>
                      <w:color w:val="1F1F1F"/>
                      <w:sz w:val="22"/>
                      <w:szCs w:val="22"/>
                    </w:rPr>
                    <w:t>System calculates dose count from dilution table. AI Technician can adjust with reason.</w:t>
                  </w:r>
                </w:p>
              </w:tc>
            </w:tr>
          </w:tbl>
          <w:p w:rsidRPr="00B407C6" w:rsidR="00035A73" w:rsidRDefault="00000000" w14:paraId="4543A133"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A2541BD"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E8BF479" w14:textId="77777777">
                  <w:pPr>
                    <w:jc w:val="center"/>
                    <w:rPr>
                      <w:rFonts w:ascii="Calibri" w:hAnsi="Calibri" w:cs="Calibri"/>
                      <w:sz w:val="22"/>
                      <w:szCs w:val="22"/>
                    </w:rPr>
                  </w:pPr>
                  <w:r w:rsidRPr="00B407C6">
                    <w:rPr>
                      <w:rFonts w:ascii="Calibri" w:hAnsi="Calibri" w:eastAsia="Calibri" w:cs="Calibri"/>
                      <w:b/>
                      <w:bCs/>
                      <w:color w:val="FFFFFF"/>
                      <w:sz w:val="22"/>
                      <w:szCs w:val="22"/>
                    </w:rPr>
                    <w:t>8</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A2EA2B7" w14:textId="77777777">
                  <w:pPr>
                    <w:rPr>
                      <w:rFonts w:ascii="Calibri" w:hAnsi="Calibri" w:cs="Calibri"/>
                      <w:sz w:val="22"/>
                      <w:szCs w:val="22"/>
                    </w:rPr>
                  </w:pPr>
                  <w:r w:rsidRPr="00B407C6">
                    <w:rPr>
                      <w:rFonts w:ascii="Calibri" w:hAnsi="Calibri" w:eastAsia="Calibri" w:cs="Calibri"/>
                      <w:color w:val="1F1F1F"/>
                      <w:sz w:val="22"/>
                      <w:szCs w:val="22"/>
                    </w:rPr>
                    <w:t>QC parameters entered: pH, Conductivity, Connectivity, Morphology %, Final Temperature. VALIDATION: Final Temp = 17°C ±0.5°C. If fails: lot auto-set = FAILED. Block.</w:t>
                  </w:r>
                </w:p>
              </w:tc>
            </w:tr>
          </w:tbl>
          <w:p w:rsidRPr="00B407C6" w:rsidR="00035A73" w:rsidRDefault="00000000" w14:paraId="2257C1C9"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581BE637"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1BB1F27F"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14B0A7A3" w14:textId="77777777">
                  <w:pPr>
                    <w:rPr>
                      <w:rFonts w:ascii="Calibri" w:hAnsi="Calibri" w:cs="Calibri"/>
                      <w:sz w:val="22"/>
                      <w:szCs w:val="22"/>
                    </w:rPr>
                  </w:pPr>
                  <w:r w:rsidRPr="00B407C6">
                    <w:rPr>
                      <w:rFonts w:ascii="Calibri" w:hAnsi="Calibri" w:eastAsia="Calibri" w:cs="Calibri"/>
                      <w:b/>
                      <w:bCs/>
                      <w:color w:val="1F4E79"/>
                      <w:sz w:val="22"/>
                      <w:szCs w:val="22"/>
                    </w:rPr>
                    <w:t>Final Temperature within 17°C ±0.5°C?</w:t>
                  </w:r>
                </w:p>
              </w:tc>
            </w:tr>
            <w:tr w:rsidRPr="00B407C6" w:rsidR="00035A73" w14:paraId="4F03A1FA"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415BA931"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Lot = PASSED. Proceed to step 9.</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74769523"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044465D7"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w:t>
                  </w: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Lot = FAILED. Auto-blocked. System Admin override only with reason.</w:t>
                  </w:r>
                </w:p>
              </w:tc>
            </w:tr>
          </w:tbl>
          <w:p w:rsidRPr="00B407C6" w:rsidR="00035A73" w:rsidRDefault="00000000" w14:paraId="5969C87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8A3A9E9"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4A3D46FD" w14:textId="77777777">
                  <w:pPr>
                    <w:jc w:val="center"/>
                    <w:rPr>
                      <w:rFonts w:ascii="Calibri" w:hAnsi="Calibri" w:cs="Calibri"/>
                      <w:sz w:val="22"/>
                      <w:szCs w:val="22"/>
                    </w:rPr>
                  </w:pPr>
                  <w:r w:rsidRPr="00B407C6">
                    <w:rPr>
                      <w:rFonts w:ascii="Calibri" w:hAnsi="Calibri" w:eastAsia="Calibri" w:cs="Calibri"/>
                      <w:b/>
                      <w:bCs/>
                      <w:color w:val="FFFFFF"/>
                      <w:sz w:val="22"/>
                      <w:szCs w:val="22"/>
                    </w:rPr>
                    <w:t>9</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BD9411C" w14:textId="77777777">
                  <w:pPr>
                    <w:rPr>
                      <w:rFonts w:ascii="Calibri" w:hAnsi="Calibri" w:cs="Calibri"/>
                      <w:sz w:val="22"/>
                      <w:szCs w:val="22"/>
                    </w:rPr>
                  </w:pPr>
                  <w:r w:rsidRPr="00B407C6">
                    <w:rPr>
                      <w:rFonts w:ascii="Calibri" w:hAnsi="Calibri" w:eastAsia="Calibri" w:cs="Calibri"/>
                      <w:color w:val="1F1F1F"/>
                      <w:sz w:val="22"/>
                      <w:szCs w:val="22"/>
                    </w:rPr>
                    <w:t>Semen Lot created in NAVFarm inventory (POSITIVE entry). QR code generated: Boar Line, TSI Colour, Boar Tattoo (L/Z), Collection Date, Morphology %, Final Temp, Lot No, PASSED. QR code printed for dose straws.</w:t>
                  </w:r>
                </w:p>
              </w:tc>
            </w:tr>
          </w:tbl>
          <w:p w:rsidRPr="00B407C6" w:rsidR="00035A73" w:rsidRDefault="00000000" w14:paraId="49BA283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05B9794"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05A56DEC" w14:textId="77777777">
                  <w:pPr>
                    <w:jc w:val="center"/>
                    <w:rPr>
                      <w:rFonts w:ascii="Calibri" w:hAnsi="Calibri" w:cs="Calibri"/>
                      <w:sz w:val="22"/>
                      <w:szCs w:val="22"/>
                    </w:rPr>
                  </w:pPr>
                  <w:r w:rsidRPr="00B407C6">
                    <w:rPr>
                      <w:rFonts w:ascii="Calibri" w:hAnsi="Calibri" w:eastAsia="Calibri" w:cs="Calibri"/>
                      <w:b/>
                      <w:bCs/>
                      <w:color w:val="FFFFFF"/>
                      <w:sz w:val="22"/>
                      <w:szCs w:val="22"/>
                    </w:rPr>
                    <w:t>10</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676A318" w14:textId="77777777">
                  <w:pPr>
                    <w:rPr>
                      <w:rFonts w:ascii="Calibri" w:hAnsi="Calibri" w:cs="Calibri"/>
                      <w:sz w:val="22"/>
                      <w:szCs w:val="22"/>
                    </w:rPr>
                  </w:pPr>
                  <w:r w:rsidRPr="00B407C6">
                    <w:rPr>
                      <w:rFonts w:ascii="Calibri" w:hAnsi="Calibri" w:eastAsia="Calibri" w:cs="Calibri"/>
                      <w:color w:val="1F1F1F"/>
                      <w:sz w:val="22"/>
                      <w:szCs w:val="22"/>
                    </w:rPr>
                    <w:t>AI QC Record archived and LOCKED: Lot No, Boar, Collection Time/Date, all QC parameters (Standard vs Actual), Boar Age in Days. Permanent audit record.</w:t>
                  </w:r>
                </w:p>
              </w:tc>
            </w:tr>
          </w:tbl>
          <w:p w:rsidRPr="00B407C6" w:rsidR="00035A73" w:rsidRDefault="00035A73" w14:paraId="54D2C3A9" w14:textId="77777777">
            <w:pPr>
              <w:rPr>
                <w:rFonts w:ascii="Calibri" w:hAnsi="Calibri" w:cs="Calibri"/>
                <w:sz w:val="22"/>
                <w:szCs w:val="22"/>
              </w:rPr>
            </w:pPr>
          </w:p>
        </w:tc>
      </w:tr>
      <w:tr w:rsidRPr="00B407C6" w:rsidR="00035A73" w14:paraId="65DFA3D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1C1211D"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8D6366" w14:paraId="7920440D" w14:textId="3359570F">
            <w:pPr>
              <w:spacing w:before="40" w:after="50"/>
              <w:rPr>
                <w:rFonts w:ascii="Calibri" w:hAnsi="Calibri" w:cs="Calibri"/>
                <w:sz w:val="22"/>
                <w:szCs w:val="22"/>
              </w:rPr>
            </w:pPr>
            <w:r>
              <w:rPr>
                <w:rFonts w:ascii="Calibri" w:hAnsi="Calibri" w:eastAsia="Calibri" w:cs="Calibri"/>
                <w:b/>
                <w:bCs/>
                <w:color w:val="1F4E79"/>
                <w:sz w:val="22"/>
                <w:szCs w:val="22"/>
              </w:rPr>
              <w:t>N/A</w:t>
            </w:r>
          </w:p>
        </w:tc>
      </w:tr>
      <w:tr w:rsidRPr="00B407C6" w:rsidR="00035A73" w14:paraId="4B0B138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F9DC939"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F05623" w14:paraId="733D602D" w14:textId="4EEB36AF">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Final temperature ≠ 17°C → lot auto-FAILED. Cannot be used. Alert to AI Technician + Farm Manager.</w:t>
            </w:r>
          </w:p>
          <w:p w:rsidRPr="00B407C6" w:rsidR="00035A73" w:rsidRDefault="00F05623" w14:paraId="149FA1B3" w14:textId="1CC2A912">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Any QC parameter outside spec → WARNING shown for each non-conforming parameter.</w:t>
            </w:r>
          </w:p>
        </w:tc>
      </w:tr>
      <w:tr w:rsidRPr="00B407C6" w:rsidR="00035A73" w14:paraId="193F208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2F961DD"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342C0EC3" w14:textId="4B3958B7">
            <w:pPr>
              <w:spacing w:before="40" w:after="50"/>
              <w:rPr>
                <w:rFonts w:ascii="Calibri" w:hAnsi="Calibri" w:cs="Calibri"/>
                <w:sz w:val="22"/>
                <w:szCs w:val="22"/>
              </w:rPr>
            </w:pPr>
            <w:r w:rsidRPr="00B407C6">
              <w:rPr>
                <w:rFonts w:ascii="Calibri" w:hAnsi="Calibri" w:eastAsia="Calibri" w:cs="Calibri"/>
                <w:color w:val="1F1F1F"/>
                <w:sz w:val="22"/>
                <w:szCs w:val="22"/>
              </w:rPr>
              <w:t xml:space="preserve">• </w:t>
            </w:r>
            <w:r w:rsidR="008D6366">
              <w:rPr>
                <w:rFonts w:ascii="Calibri" w:hAnsi="Calibri" w:eastAsia="Calibri" w:cs="Calibri"/>
                <w:color w:val="1F1F1F"/>
                <w:sz w:val="22"/>
                <w:szCs w:val="22"/>
              </w:rPr>
              <w:t>(</w:t>
            </w:r>
            <w:r w:rsidR="008D6366">
              <w:rPr>
                <w:rFonts w:ascii="Calibri" w:hAnsi="Calibri" w:eastAsia="Calibri" w:cs="Calibri"/>
                <w:color w:val="C00000"/>
                <w:sz w:val="22"/>
                <w:szCs w:val="22"/>
              </w:rPr>
              <w:t xml:space="preserve">Phase 2) </w:t>
            </w:r>
            <w:r w:rsidRPr="00B407C6">
              <w:rPr>
                <w:rFonts w:ascii="Calibri" w:hAnsi="Calibri" w:eastAsia="Calibri" w:cs="Calibri"/>
                <w:color w:val="1F1F1F"/>
                <w:sz w:val="22"/>
                <w:szCs w:val="22"/>
              </w:rPr>
              <w:t xml:space="preserve">QC-FAILED lot: hard-blocked from insemination screen. Only System Admin can override with documented reason </w:t>
            </w:r>
            <w:r w:rsidR="00453E2C">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override permanently logged in audit trail.</w:t>
            </w:r>
          </w:p>
        </w:tc>
      </w:tr>
    </w:tbl>
    <w:p w:rsidRPr="00B407C6" w:rsidR="00035A73" w:rsidRDefault="00035A73" w14:paraId="25CF31FC"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050B01C9"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18BD55B5" w14:textId="77777777">
            <w:pPr>
              <w:rPr>
                <w:rFonts w:ascii="Calibri" w:hAnsi="Calibri" w:cs="Calibri"/>
                <w:sz w:val="22"/>
                <w:szCs w:val="22"/>
              </w:rPr>
            </w:pPr>
            <w:r w:rsidRPr="00B407C6">
              <w:rPr>
                <w:rFonts w:ascii="Calibri" w:hAnsi="Calibri" w:eastAsia="Calibri" w:cs="Calibri"/>
                <w:b/>
                <w:bCs/>
                <w:color w:val="FFFFFF"/>
                <w:sz w:val="22"/>
                <w:szCs w:val="22"/>
              </w:rPr>
              <w:t>3.2</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328DCD55" w14:textId="77777777">
            <w:pPr>
              <w:rPr>
                <w:rFonts w:ascii="Calibri" w:hAnsi="Calibri" w:cs="Calibri"/>
                <w:sz w:val="22"/>
                <w:szCs w:val="22"/>
              </w:rPr>
            </w:pPr>
            <w:r w:rsidRPr="00B407C6">
              <w:rPr>
                <w:rFonts w:ascii="Calibri" w:hAnsi="Calibri" w:eastAsia="Calibri" w:cs="Calibri"/>
                <w:b/>
                <w:bCs/>
                <w:color w:val="FFFFFF"/>
                <w:sz w:val="22"/>
                <w:szCs w:val="22"/>
              </w:rPr>
              <w:t>Mating Advice Upload &amp; Insemination Recording</w:t>
            </w:r>
          </w:p>
        </w:tc>
      </w:tr>
      <w:tr w:rsidRPr="00B407C6" w:rsidR="00035A73" w:rsidTr="316E832A" w14:paraId="73D2B14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2502F93"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293DCCAE" w14:textId="7FB8317E">
            <w:pPr>
              <w:spacing w:after="40"/>
              <w:rPr>
                <w:rFonts w:ascii="Calibri" w:hAnsi="Calibri" w:cs="Calibri"/>
                <w:sz w:val="22"/>
                <w:szCs w:val="22"/>
              </w:rPr>
            </w:pPr>
            <w:proofErr w:type="spellStart"/>
            <w:r w:rsidRPr="00B407C6">
              <w:rPr>
                <w:rFonts w:ascii="Calibri" w:hAnsi="Calibri" w:eastAsia="Calibri" w:cs="Calibri"/>
                <w:color w:val="1F1F1F"/>
                <w:sz w:val="22"/>
                <w:szCs w:val="22"/>
              </w:rPr>
              <w:t>Topigs</w:t>
            </w:r>
            <w:proofErr w:type="spellEnd"/>
            <w:r w:rsidRPr="00B407C6">
              <w:rPr>
                <w:rFonts w:ascii="Calibri" w:hAnsi="Calibri" w:eastAsia="Calibri" w:cs="Calibri"/>
                <w:color w:val="1F1F1F"/>
                <w:sz w:val="22"/>
                <w:szCs w:val="22"/>
              </w:rPr>
              <w:t xml:space="preserve"> </w:t>
            </w:r>
            <w:proofErr w:type="spellStart"/>
            <w:r w:rsidRPr="00B407C6">
              <w:rPr>
                <w:rFonts w:ascii="Calibri" w:hAnsi="Calibri" w:eastAsia="Calibri" w:cs="Calibri"/>
                <w:color w:val="1F1F1F"/>
                <w:sz w:val="22"/>
                <w:szCs w:val="22"/>
              </w:rPr>
              <w:t>Norsvin</w:t>
            </w:r>
            <w:proofErr w:type="spellEnd"/>
            <w:r w:rsidRPr="00B407C6">
              <w:rPr>
                <w:rFonts w:ascii="Calibri" w:hAnsi="Calibri" w:eastAsia="Calibri" w:cs="Calibri"/>
                <w:color w:val="1F1F1F"/>
                <w:sz w:val="22"/>
                <w:szCs w:val="22"/>
              </w:rPr>
              <w:t xml:space="preserve"> uploads a weekly mating advice file to NAVFarm every Monday (YYWW). The file contains per-sow: recommended positive sire combinations (GREEN) and NEGATIVE ADVICE (hard-blocked combinations). When an AI Technician opens the insemination screen for a sow, the system shows: TSI score, recommended sires (GREEN highlight), and blocked sires (RED with NEGATIVE ADVICE badge). Selecting a blocked sire is a HARD BLOCK </w:t>
            </w:r>
            <w:r w:rsidR="00453E2C">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cannot be overridden by farm users.</w:t>
            </w:r>
          </w:p>
          <w:p w:rsidRPr="00B407C6" w:rsidR="00035A73" w:rsidRDefault="00000000" w14:paraId="42E2047B" w14:textId="77777777">
            <w:pPr>
              <w:spacing w:before="40" w:after="50"/>
              <w:rPr>
                <w:rFonts w:ascii="Calibri" w:hAnsi="Calibri" w:cs="Calibri"/>
                <w:sz w:val="22"/>
                <w:szCs w:val="22"/>
              </w:rPr>
            </w:pPr>
            <w:r w:rsidRPr="00B407C6">
              <w:rPr>
                <w:rFonts w:ascii="Calibri" w:hAnsi="Calibri" w:eastAsia="Calibri" w:cs="Calibri"/>
                <w:color w:val="1F1F1F"/>
                <w:sz w:val="22"/>
                <w:szCs w:val="22"/>
              </w:rPr>
              <w:t>Dose planning: 1.5 doses per service (confirmed MOM 24 Aug). Weekly service target calculated. System alerts on Wednesday if &lt; 80% of weekly target served.</w:t>
            </w:r>
          </w:p>
        </w:tc>
      </w:tr>
      <w:tr w:rsidRPr="00B407C6" w:rsidR="00035A73" w:rsidTr="316E832A" w14:paraId="23451F1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4E805BF"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0431747D"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Insemination Process</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5561B23"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84E9BE0"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ABED09D" w14:textId="1E64A799">
                  <w:pPr>
                    <w:rPr>
                      <w:rFonts w:ascii="Calibri" w:hAnsi="Calibri" w:cs="Calibri"/>
                      <w:sz w:val="22"/>
                      <w:szCs w:val="22"/>
                    </w:rPr>
                  </w:pPr>
                  <w:r w:rsidRPr="00B407C6">
                    <w:rPr>
                      <w:rFonts w:ascii="Calibri" w:hAnsi="Calibri" w:eastAsia="Calibri" w:cs="Calibri"/>
                      <w:color w:val="1F1F1F"/>
                      <w:sz w:val="22"/>
                      <w:szCs w:val="22"/>
                    </w:rPr>
                    <w:t xml:space="preserve">Monday: Topigs </w:t>
                  </w:r>
                  <w:r w:rsidRPr="00B407C6" w:rsidR="00F05623">
                    <w:rPr>
                      <w:rFonts w:ascii="Calibri" w:hAnsi="Calibri" w:eastAsia="Calibri" w:cs="Calibri"/>
                      <w:color w:val="1F1F1F"/>
                      <w:sz w:val="22"/>
                      <w:szCs w:val="22"/>
                    </w:rPr>
                    <w:t>Norvin</w:t>
                  </w:r>
                  <w:r w:rsidRPr="00B407C6">
                    <w:rPr>
                      <w:rFonts w:ascii="Calibri" w:hAnsi="Calibri" w:eastAsia="Calibri" w:cs="Calibri"/>
                      <w:color w:val="1F1F1F"/>
                      <w:sz w:val="22"/>
                      <w:szCs w:val="22"/>
                    </w:rPr>
                    <w:t xml:space="preserve"> uploads mating advice CSV/XML to NAVFarm. System parses: Sow Tattoo, CY/Parity, Age in Days, TSI, Positive Sires, Negative Sires, Service Week YYWW.</w:t>
                  </w:r>
                </w:p>
              </w:tc>
            </w:tr>
          </w:tbl>
          <w:p w:rsidRPr="00B407C6" w:rsidR="00035A73" w:rsidRDefault="00000000" w14:paraId="535BCA2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90EE1E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36836F5"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0110C3A" w14:textId="77777777">
                  <w:pPr>
                    <w:rPr>
                      <w:rFonts w:ascii="Calibri" w:hAnsi="Calibri" w:cs="Calibri"/>
                      <w:sz w:val="22"/>
                      <w:szCs w:val="22"/>
                    </w:rPr>
                  </w:pPr>
                  <w:r w:rsidRPr="00B407C6">
                    <w:rPr>
                      <w:rFonts w:ascii="Calibri" w:hAnsi="Calibri" w:eastAsia="Calibri" w:cs="Calibri"/>
                      <w:color w:val="1F1F1F"/>
                      <w:sz w:val="22"/>
                      <w:szCs w:val="22"/>
                    </w:rPr>
                    <w:t>AI Technician opens insemination screen. Scans or enters sow/gilt tattoo.</w:t>
                  </w:r>
                </w:p>
              </w:tc>
            </w:tr>
          </w:tbl>
          <w:p w:rsidRPr="00B407C6" w:rsidR="00035A73" w:rsidRDefault="00000000" w14:paraId="0AFCB2FC"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1EE3433"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B6B2825"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8EFC890" w14:textId="77777777">
                  <w:pPr>
                    <w:rPr>
                      <w:rFonts w:ascii="Calibri" w:hAnsi="Calibri" w:cs="Calibri"/>
                      <w:sz w:val="22"/>
                      <w:szCs w:val="22"/>
                    </w:rPr>
                  </w:pPr>
                  <w:r w:rsidRPr="00B407C6">
                    <w:rPr>
                      <w:rFonts w:ascii="Calibri" w:hAnsi="Calibri" w:eastAsia="Calibri" w:cs="Calibri"/>
                      <w:color w:val="1F1F1F"/>
                      <w:sz w:val="22"/>
                      <w:szCs w:val="22"/>
                    </w:rPr>
                    <w:t>System shows sow profile: Stage, Batch, TSI Colour, Parity, Days since weaning, Weight at last entry, Days in current stage. Mating advice loaded: GREEN sires highlighted, RED sires blocked.</w:t>
                  </w:r>
                </w:p>
              </w:tc>
            </w:tr>
          </w:tbl>
          <w:p w:rsidRPr="00B407C6" w:rsidR="00035A73" w:rsidRDefault="00000000" w14:paraId="4A5553F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00EF7082"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46839AA7"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41D0C3AC" w14:textId="77777777">
                  <w:pPr>
                    <w:rPr>
                      <w:rFonts w:ascii="Calibri" w:hAnsi="Calibri" w:cs="Calibri"/>
                      <w:sz w:val="22"/>
                      <w:szCs w:val="22"/>
                    </w:rPr>
                  </w:pPr>
                  <w:r w:rsidRPr="00B407C6">
                    <w:rPr>
                      <w:rFonts w:ascii="Calibri" w:hAnsi="Calibri" w:eastAsia="Calibri" w:cs="Calibri"/>
                      <w:b/>
                      <w:bCs/>
                      <w:color w:val="1F4E79"/>
                      <w:sz w:val="22"/>
                      <w:szCs w:val="22"/>
                    </w:rPr>
                    <w:t>Selected sire in NEGATIVE ADVICE list?</w:t>
                  </w:r>
                </w:p>
              </w:tc>
            </w:tr>
            <w:tr w:rsidRPr="00B407C6" w:rsidR="00035A73" w14:paraId="3F453BF7"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7CBBE897"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t>
                  </w:r>
                  <w:r w:rsidRPr="00B407C6">
                    <w:rPr>
                      <w:rFonts w:ascii="Segoe UI Emoji" w:hAnsi="Segoe UI Emoji" w:eastAsia="Calibri" w:cs="Segoe UI Emoji"/>
                      <w:color w:val="1A7F5A"/>
                      <w:sz w:val="22"/>
                      <w:szCs w:val="22"/>
                    </w:rPr>
                    <w:t>🔴</w:t>
                  </w:r>
                  <w:r w:rsidRPr="00B407C6">
                    <w:rPr>
                      <w:rFonts w:ascii="Calibri" w:hAnsi="Calibri" w:eastAsia="Calibri" w:cs="Calibri"/>
                      <w:color w:val="1A7F5A"/>
                      <w:sz w:val="22"/>
                      <w:szCs w:val="22"/>
                    </w:rPr>
                    <w:t xml:space="preserve"> HARD BLOCK. Cannot inseminate. AI Technician must select different sire. System Admin override only.</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4FD6DFFE"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015BF150"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Proceed with insemination recording.</w:t>
                  </w:r>
                </w:p>
              </w:tc>
            </w:tr>
          </w:tbl>
          <w:p w:rsidRPr="00B407C6" w:rsidR="00035A73" w:rsidRDefault="00000000" w14:paraId="5E1A4B85"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6C1B0E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1D01BFD"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7CE7741" w14:textId="77777777">
                  <w:pPr>
                    <w:rPr>
                      <w:rFonts w:ascii="Calibri" w:hAnsi="Calibri" w:cs="Calibri"/>
                      <w:sz w:val="22"/>
                      <w:szCs w:val="22"/>
                    </w:rPr>
                  </w:pPr>
                  <w:r w:rsidRPr="00B407C6">
                    <w:rPr>
                      <w:rFonts w:ascii="Calibri" w:hAnsi="Calibri" w:eastAsia="Calibri" w:cs="Calibri"/>
                      <w:color w:val="1F1F1F"/>
                      <w:sz w:val="22"/>
                      <w:szCs w:val="22"/>
                    </w:rPr>
                    <w:t>AI Technician selects: Semen Lot (must be QC=PASSED, stock &gt; 0), records Date, Time, AI Number (FIRST/SECOND), Inseminator name, Service Weight. System validates all fields.</w:t>
                  </w:r>
                </w:p>
              </w:tc>
            </w:tr>
          </w:tbl>
          <w:p w:rsidRPr="00B407C6" w:rsidR="00035A73" w:rsidRDefault="00000000" w14:paraId="2FABB7C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4F44E617"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69B51EEF"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64709D06" w14:textId="77777777">
                  <w:pPr>
                    <w:rPr>
                      <w:rFonts w:ascii="Calibri" w:hAnsi="Calibri" w:cs="Calibri"/>
                      <w:sz w:val="22"/>
                      <w:szCs w:val="22"/>
                    </w:rPr>
                  </w:pPr>
                  <w:r w:rsidRPr="00B407C6">
                    <w:rPr>
                      <w:rFonts w:ascii="Calibri" w:hAnsi="Calibri" w:eastAsia="Calibri" w:cs="Calibri"/>
                      <w:b/>
                      <w:bCs/>
                      <w:color w:val="1F4E79"/>
                      <w:sz w:val="22"/>
                      <w:szCs w:val="22"/>
                    </w:rPr>
                    <w:t>Gilt service weight &lt; 157 KG?</w:t>
                  </w:r>
                </w:p>
              </w:tc>
            </w:tr>
            <w:tr w:rsidRPr="00B407C6" w:rsidR="00035A73" w14:paraId="2B43D9F4"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213BE450"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t>
                  </w: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WARNING shown (below minimum). Farm Manager override required to proceed.</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11B29061"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0A599F60"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Proceed normally.</w:t>
                  </w:r>
                </w:p>
              </w:tc>
            </w:tr>
          </w:tbl>
          <w:p w:rsidRPr="00B407C6" w:rsidR="00035A73" w:rsidRDefault="00000000" w14:paraId="650D2255"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C72B220"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3EAF5AA"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7DF4BFB" w14:textId="77777777">
                  <w:pPr>
                    <w:rPr>
                      <w:rFonts w:ascii="Calibri" w:hAnsi="Calibri" w:cs="Calibri"/>
                      <w:sz w:val="22"/>
                      <w:szCs w:val="22"/>
                    </w:rPr>
                  </w:pPr>
                  <w:r w:rsidRPr="00B407C6">
                    <w:rPr>
                      <w:rFonts w:ascii="Calibri" w:hAnsi="Calibri" w:eastAsia="Calibri" w:cs="Calibri"/>
                      <w:color w:val="1F1F1F"/>
                      <w:sz w:val="22"/>
                      <w:szCs w:val="22"/>
                    </w:rPr>
                    <w:t>Insemination submitted. System: (a) Deducts 1 DOSE from semen lot inventory. (b) Schedules Day 28 MANDATORY scan event. (c) Schedules Day 45 optional scan event.</w:t>
                  </w:r>
                </w:p>
              </w:tc>
            </w:tr>
          </w:tbl>
          <w:p w:rsidRPr="00B407C6" w:rsidR="00035A73" w:rsidRDefault="00000000" w14:paraId="17285C9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1C4B946A"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7F5A"/>
                  <w:tcMar>
                    <w:top w:w="60" w:type="dxa"/>
                    <w:left w:w="80" w:type="dxa"/>
                    <w:bottom w:w="60" w:type="dxa"/>
                    <w:right w:w="80" w:type="dxa"/>
                  </w:tcMar>
                  <w:vAlign w:val="center"/>
                </w:tcPr>
                <w:p w:rsidRPr="00B407C6" w:rsidR="00035A73" w:rsidRDefault="00000000" w14:paraId="02746346"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000000" w14:paraId="46112F2C" w14:textId="0651DC4A">
                  <w:pPr>
                    <w:rPr>
                      <w:rFonts w:ascii="Calibri" w:hAnsi="Calibri" w:cs="Calibri"/>
                      <w:sz w:val="22"/>
                      <w:szCs w:val="22"/>
                    </w:rPr>
                  </w:pPr>
                  <w:r w:rsidRPr="316E832A" w:rsidR="2C61B549">
                    <w:rPr>
                      <w:rFonts w:ascii="Calibri" w:hAnsi="Calibri" w:eastAsia="Calibri" w:cs="Calibri"/>
                      <w:color w:val="1F1F1F"/>
                      <w:sz w:val="22"/>
                      <w:szCs w:val="22"/>
                    </w:rPr>
                    <w:t>D365BC: DOSE inventory negative entry. Pig Vision</w:t>
                  </w:r>
                  <w:ins w:author="Hamadzashe Mudavose" w:date="2026-09-02T10:55:31.555Z" w16du:dateUtc="2026-09-02T10:55:31.555Z" w:id="1708056389">
                    <w:r w:rsidRPr="316E832A" w:rsidR="6B1A1006">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insemination record synced (sow, date, lot, boar ID, CY, technician, AI number).</w:t>
                  </w:r>
                </w:p>
              </w:tc>
            </w:tr>
          </w:tbl>
          <w:p w:rsidRPr="00B407C6" w:rsidR="00035A73" w:rsidRDefault="00035A73" w14:paraId="1A89606E" w14:textId="77777777">
            <w:pPr>
              <w:rPr>
                <w:rFonts w:ascii="Calibri" w:hAnsi="Calibri" w:cs="Calibri"/>
                <w:sz w:val="22"/>
                <w:szCs w:val="22"/>
              </w:rPr>
            </w:pPr>
          </w:p>
        </w:tc>
      </w:tr>
      <w:tr w:rsidRPr="00B407C6" w:rsidR="00035A73" w:rsidTr="316E832A" w14:paraId="4F72970B"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DC6D255"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tbl>
            <w:tblPr>
              <w:tblW w:w="75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37"/>
              <w:gridCol w:w="1637"/>
              <w:gridCol w:w="2065"/>
              <w:gridCol w:w="2232"/>
            </w:tblGrid>
            <w:tr w:rsidRPr="00B407C6" w:rsidR="00035A73" w:rsidTr="316E832A" w14:paraId="7B3D6A76" w14:textId="77777777">
              <w:trPr>
                <w:trHeight w:val="257"/>
                <w:tblHeader/>
              </w:trPr>
              <w:tc>
                <w:tcPr>
                  <w:tcW w:w="1637"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3F7FCEF6" w14:textId="77777777">
                  <w:pPr>
                    <w:jc w:val="center"/>
                    <w:rPr>
                      <w:rFonts w:ascii="Calibri" w:hAnsi="Calibri" w:cs="Calibri"/>
                      <w:sz w:val="22"/>
                      <w:szCs w:val="22"/>
                    </w:rPr>
                  </w:pPr>
                  <w:r w:rsidRPr="00B407C6">
                    <w:rPr>
                      <w:rFonts w:ascii="Calibri" w:hAnsi="Calibri" w:eastAsia="Calibri" w:cs="Calibri"/>
                      <w:b/>
                      <w:bCs/>
                      <w:color w:val="FFFFFF"/>
                      <w:sz w:val="22"/>
                      <w:szCs w:val="22"/>
                    </w:rPr>
                    <w:t>System</w:t>
                  </w:r>
                </w:p>
              </w:tc>
              <w:tc>
                <w:tcPr>
                  <w:tcW w:w="1637"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2533832B" w14:textId="77777777">
                  <w:pPr>
                    <w:jc w:val="center"/>
                    <w:rPr>
                      <w:rFonts w:ascii="Calibri" w:hAnsi="Calibri" w:cs="Calibri"/>
                      <w:sz w:val="22"/>
                      <w:szCs w:val="22"/>
                    </w:rPr>
                  </w:pPr>
                  <w:r w:rsidRPr="00B407C6">
                    <w:rPr>
                      <w:rFonts w:ascii="Calibri" w:hAnsi="Calibri" w:eastAsia="Calibri" w:cs="Calibri"/>
                      <w:b/>
                      <w:bCs/>
                      <w:color w:val="FFFFFF"/>
                      <w:sz w:val="22"/>
                      <w:szCs w:val="22"/>
                    </w:rPr>
                    <w:t>Event / Trigger</w:t>
                  </w:r>
                </w:p>
              </w:tc>
              <w:tc>
                <w:tcPr>
                  <w:tcW w:w="2065"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443BCD41" w14:textId="77777777">
                  <w:pPr>
                    <w:jc w:val="center"/>
                    <w:rPr>
                      <w:rFonts w:ascii="Calibri" w:hAnsi="Calibri" w:cs="Calibri"/>
                      <w:sz w:val="22"/>
                      <w:szCs w:val="22"/>
                    </w:rPr>
                  </w:pPr>
                  <w:r w:rsidRPr="00B407C6">
                    <w:rPr>
                      <w:rFonts w:ascii="Calibri" w:hAnsi="Calibri" w:eastAsia="Calibri" w:cs="Calibri"/>
                      <w:b/>
                      <w:bCs/>
                      <w:color w:val="FFFFFF"/>
                      <w:sz w:val="22"/>
                      <w:szCs w:val="22"/>
                    </w:rPr>
                    <w:t>NAVFarm Action</w:t>
                  </w:r>
                </w:p>
              </w:tc>
              <w:tc>
                <w:tcPr>
                  <w:tcW w:w="2232"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453E1F23" w14:textId="77777777">
                  <w:pPr>
                    <w:jc w:val="center"/>
                    <w:rPr>
                      <w:rFonts w:ascii="Calibri" w:hAnsi="Calibri" w:cs="Calibri"/>
                      <w:sz w:val="22"/>
                      <w:szCs w:val="22"/>
                    </w:rPr>
                  </w:pPr>
                  <w:r w:rsidRPr="00B407C6">
                    <w:rPr>
                      <w:rFonts w:ascii="Calibri" w:hAnsi="Calibri" w:eastAsia="Calibri" w:cs="Calibri"/>
                      <w:b/>
                      <w:bCs/>
                      <w:color w:val="FFFFFF"/>
                      <w:sz w:val="22"/>
                      <w:szCs w:val="22"/>
                    </w:rPr>
                    <w:t>D365BC / PV Action + Table</w:t>
                  </w:r>
                </w:p>
              </w:tc>
            </w:tr>
            <w:tr w:rsidRPr="00B407C6" w:rsidR="00035A73" w:rsidTr="316E832A" w14:paraId="4FA2CEE9" w14:textId="77777777">
              <w:trPr>
                <w:trHeight w:val="772"/>
              </w:trPr>
              <w:tc>
                <w:tcPr>
                  <w:tcW w:w="163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F36464" w14:paraId="7F08DF6B" w14:textId="3D4FD83B">
                  <w:pPr>
                    <w:rPr>
                      <w:rFonts w:ascii="Calibri" w:hAnsi="Calibri" w:cs="Calibri"/>
                      <w:sz w:val="22"/>
                      <w:szCs w:val="22"/>
                    </w:rPr>
                  </w:pPr>
                  <w:r>
                    <w:rPr>
                      <w:rFonts w:ascii="Calibri" w:hAnsi="Calibri" w:eastAsia="Calibri" w:cs="Calibri"/>
                      <w:b/>
                      <w:bCs/>
                      <w:color w:val="1F4E79"/>
                      <w:sz w:val="22"/>
                      <w:szCs w:val="22"/>
                    </w:rPr>
                    <w:t>NAVFarm</w:t>
                  </w:r>
                  <w:r w:rsidR="00453E2C">
                    <w:rPr>
                      <w:rFonts w:ascii="Calibri" w:hAnsi="Calibri" w:eastAsia="Calibri" w:cs="Calibri"/>
                      <w:b/>
                      <w:bCs/>
                      <w:color w:val="1F4E79"/>
                      <w:sz w:val="22"/>
                      <w:szCs w:val="22"/>
                    </w:rPr>
                    <w:t xml:space="preserve"> </w:t>
                  </w:r>
                </w:p>
              </w:tc>
              <w:tc>
                <w:tcPr>
                  <w:tcW w:w="163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2700808" w14:textId="77777777">
                  <w:pPr>
                    <w:rPr>
                      <w:rFonts w:ascii="Calibri" w:hAnsi="Calibri" w:cs="Calibri"/>
                      <w:sz w:val="22"/>
                      <w:szCs w:val="22"/>
                    </w:rPr>
                  </w:pPr>
                  <w:r w:rsidRPr="00B407C6">
                    <w:rPr>
                      <w:rFonts w:ascii="Calibri" w:hAnsi="Calibri" w:eastAsia="Calibri" w:cs="Calibri"/>
                      <w:color w:val="1F1F1F"/>
                      <w:sz w:val="22"/>
                      <w:szCs w:val="22"/>
                    </w:rPr>
                    <w:t>Insemination POST</w:t>
                  </w:r>
                </w:p>
              </w:tc>
              <w:tc>
                <w:tcPr>
                  <w:tcW w:w="20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EF0CDA1" w14:textId="77777777">
                  <w:pPr>
                    <w:rPr>
                      <w:rFonts w:ascii="Calibri" w:hAnsi="Calibri" w:cs="Calibri"/>
                      <w:sz w:val="22"/>
                      <w:szCs w:val="22"/>
                    </w:rPr>
                  </w:pPr>
                  <w:r w:rsidRPr="00B407C6">
                    <w:rPr>
                      <w:rFonts w:ascii="Calibri" w:hAnsi="Calibri" w:eastAsia="Calibri" w:cs="Calibri"/>
                      <w:color w:val="1F1F1F"/>
                      <w:sz w:val="22"/>
                      <w:szCs w:val="22"/>
                    </w:rPr>
                    <w:t>Sync insemination record</w:t>
                  </w:r>
                </w:p>
              </w:tc>
              <w:tc>
                <w:tcPr>
                  <w:tcW w:w="223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70D9892" w14:textId="4930A1A9">
                  <w:pPr>
                    <w:rPr>
                      <w:rFonts w:ascii="Calibri" w:hAnsi="Calibri" w:cs="Calibri"/>
                      <w:sz w:val="22"/>
                      <w:szCs w:val="22"/>
                    </w:rPr>
                  </w:pPr>
                  <w:r w:rsidRPr="00B407C6">
                    <w:rPr>
                      <w:rFonts w:ascii="Calibri" w:hAnsi="Calibri" w:eastAsia="Calibri" w:cs="Calibri"/>
                      <w:color w:val="1F1F1F"/>
                      <w:sz w:val="22"/>
                      <w:szCs w:val="22"/>
                    </w:rPr>
                    <w:t xml:space="preserve">POST /insemination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Sow Tattoo, Date, Time, Lot, Boar Tattoo, AI No, CY, Inseminator</w:t>
                  </w:r>
                </w:p>
              </w:tc>
            </w:tr>
            <w:tr w:rsidRPr="00B407C6" w:rsidR="00035A73" w:rsidTr="316E832A" w14:paraId="37C4A3AE" w14:textId="77777777">
              <w:trPr>
                <w:trHeight w:val="772"/>
              </w:trPr>
              <w:tc>
                <w:tcPr>
                  <w:tcW w:w="163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P="316E832A" w:rsidRDefault="00000000" w14:paraId="33E8B17D" w14:textId="48E2362B">
                  <w:pPr>
                    <w:rPr>
                      <w:rFonts w:ascii="Calibri" w:hAnsi="Calibri" w:eastAsia="Calibri" w:cs="Calibri"/>
                      <w:b w:val="1"/>
                      <w:bCs w:val="1"/>
                      <w:color w:val="1F4E79"/>
                      <w:sz w:val="22"/>
                      <w:szCs w:val="22"/>
                    </w:rPr>
                  </w:pPr>
                  <w:r w:rsidRPr="316E832A" w:rsidR="2C61B549">
                    <w:rPr>
                      <w:rFonts w:ascii="Calibri" w:hAnsi="Calibri" w:eastAsia="Calibri" w:cs="Calibri"/>
                      <w:b w:val="1"/>
                      <w:bCs w:val="1"/>
                      <w:color w:val="1F4E79"/>
                      <w:sz w:val="22"/>
                      <w:szCs w:val="22"/>
                    </w:rPr>
                    <w:t>Pig Vision</w:t>
                  </w:r>
                  <w:ins w:author="Hamadzashe Mudavose" w:date="2026-09-02T10:55:58.591Z" w16du:dateUtc="2026-09-02T10:55:58.591Z" w:id="1381594787">
                    <w:r w:rsidRPr="316E832A" w:rsidR="1E9EE80D">
                      <w:rPr>
                        <w:rFonts w:ascii="Calibri" w:hAnsi="Calibri" w:eastAsia="Calibri" w:cs="Calibri"/>
                        <w:b w:val="1"/>
                        <w:bCs w:val="1"/>
                        <w:color w:val="1F4E79"/>
                        <w:sz w:val="22"/>
                        <w:szCs w:val="22"/>
                      </w:rPr>
                      <w:t>/Pig Ex</w:t>
                    </w:r>
                  </w:ins>
                  <w:ins w:author="Hamadzashe Mudavose" w:date="2026-09-02T10:56:02.285Z" w16du:dateUtc="2026-09-02T10:56:02.285Z" w:id="1649496360">
                    <w:r w:rsidRPr="316E832A" w:rsidR="1E9EE80D">
                      <w:rPr>
                        <w:rFonts w:ascii="Calibri" w:hAnsi="Calibri" w:eastAsia="Calibri" w:cs="Calibri"/>
                        <w:b w:val="1"/>
                        <w:bCs w:val="1"/>
                        <w:color w:val="1F4E79"/>
                        <w:sz w:val="22"/>
                        <w:szCs w:val="22"/>
                      </w:rPr>
                      <w:t>pert</w:t>
                    </w:r>
                  </w:ins>
                </w:p>
              </w:tc>
              <w:tc>
                <w:tcPr>
                  <w:tcW w:w="163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0EDD105" w14:textId="77777777">
                  <w:pPr>
                    <w:rPr>
                      <w:rFonts w:ascii="Calibri" w:hAnsi="Calibri" w:cs="Calibri"/>
                      <w:sz w:val="22"/>
                      <w:szCs w:val="22"/>
                    </w:rPr>
                  </w:pPr>
                  <w:r w:rsidRPr="00B407C6">
                    <w:rPr>
                      <w:rFonts w:ascii="Calibri" w:hAnsi="Calibri" w:eastAsia="Calibri" w:cs="Calibri"/>
                      <w:color w:val="1F1F1F"/>
                      <w:sz w:val="22"/>
                      <w:szCs w:val="22"/>
                    </w:rPr>
                    <w:t>Mating Advice Upload</w:t>
                  </w:r>
                </w:p>
              </w:tc>
              <w:tc>
                <w:tcPr>
                  <w:tcW w:w="2065"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E7860AB" w14:textId="6A8E3E1D">
                  <w:pPr>
                    <w:rPr>
                      <w:rFonts w:ascii="Calibri" w:hAnsi="Calibri" w:cs="Calibri"/>
                      <w:sz w:val="22"/>
                      <w:szCs w:val="22"/>
                    </w:rPr>
                  </w:pPr>
                  <w:r w:rsidRPr="00B407C6">
                    <w:rPr>
                      <w:rFonts w:ascii="Calibri" w:hAnsi="Calibri" w:eastAsia="Calibri" w:cs="Calibri"/>
                      <w:color w:val="1F1F1F"/>
                      <w:sz w:val="22"/>
                      <w:szCs w:val="22"/>
                    </w:rPr>
                    <w:t xml:space="preserve">Parse advice file → NAVFarm </w:t>
                  </w:r>
                  <w:r w:rsidRPr="00B407C6" w:rsidR="00F05623">
                    <w:rPr>
                      <w:rFonts w:ascii="Calibri" w:hAnsi="Calibri" w:eastAsia="Calibri" w:cs="Calibri"/>
                      <w:color w:val="1F1F1F"/>
                      <w:sz w:val="22"/>
                      <w:szCs w:val="22"/>
                    </w:rPr>
                    <w:t>mating advice</w:t>
                  </w:r>
                  <w:r w:rsidRPr="00B407C6">
                    <w:rPr>
                      <w:rFonts w:ascii="Calibri" w:hAnsi="Calibri" w:eastAsia="Calibri" w:cs="Calibri"/>
                      <w:color w:val="1F1F1F"/>
                      <w:sz w:val="22"/>
                      <w:szCs w:val="22"/>
                    </w:rPr>
                    <w:t xml:space="preserve"> table</w:t>
                  </w:r>
                </w:p>
              </w:tc>
              <w:tc>
                <w:tcPr>
                  <w:tcW w:w="223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B214E46" w14:textId="56AF5C3F">
                  <w:pPr>
                    <w:rPr>
                      <w:rFonts w:ascii="Calibri" w:hAnsi="Calibri" w:cs="Calibri"/>
                      <w:sz w:val="22"/>
                      <w:szCs w:val="22"/>
                    </w:rPr>
                  </w:pPr>
                  <w:r w:rsidRPr="00B407C6">
                    <w:rPr>
                      <w:rFonts w:ascii="Calibri" w:hAnsi="Calibri" w:eastAsia="Calibri" w:cs="Calibri"/>
                      <w:color w:val="1F1F1F"/>
                      <w:sz w:val="22"/>
                      <w:szCs w:val="22"/>
                    </w:rPr>
                    <w:t xml:space="preserve">Triggered by Topigs </w:t>
                  </w:r>
                  <w:r w:rsidRPr="00B407C6" w:rsidR="00F05623">
                    <w:rPr>
                      <w:rFonts w:ascii="Calibri" w:hAnsi="Calibri" w:eastAsia="Calibri" w:cs="Calibri"/>
                      <w:color w:val="1F1F1F"/>
                      <w:sz w:val="22"/>
                      <w:szCs w:val="22"/>
                    </w:rPr>
                    <w:t>Norvin</w:t>
                  </w:r>
                  <w:r w:rsidRPr="00B407C6">
                    <w:rPr>
                      <w:rFonts w:ascii="Calibri" w:hAnsi="Calibri" w:eastAsia="Calibri" w:cs="Calibri"/>
                      <w:color w:val="1F1F1F"/>
                      <w:sz w:val="22"/>
                      <w:szCs w:val="22"/>
                    </w:rPr>
                    <w:t xml:space="preserve"> Monday upload. Stored per YYWW.</w:t>
                  </w:r>
                </w:p>
              </w:tc>
            </w:tr>
          </w:tbl>
          <w:p w:rsidRPr="00B407C6" w:rsidR="00035A73" w:rsidRDefault="00035A73" w14:paraId="0DC8124C" w14:textId="77777777">
            <w:pPr>
              <w:rPr>
                <w:rFonts w:ascii="Calibri" w:hAnsi="Calibri" w:cs="Calibri"/>
                <w:sz w:val="22"/>
                <w:szCs w:val="22"/>
              </w:rPr>
            </w:pPr>
          </w:p>
        </w:tc>
      </w:tr>
      <w:tr w:rsidRPr="00B407C6" w:rsidR="00035A73" w:rsidTr="316E832A" w14:paraId="347AA2CD"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A196BFE"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F05623" w14:paraId="3C50D7CD" w14:textId="6F7F9330">
            <w:pPr>
              <w:spacing w:after="2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Negative advice sire selected → HARD BLOCK. Cannot proceed.</w:t>
            </w:r>
          </w:p>
          <w:p w:rsidRPr="00B407C6" w:rsidR="00035A73" w:rsidRDefault="00F05623" w14:paraId="047395F0" w14:textId="4A477C78">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Wednesday check: if weekly service count &lt; 80% of target → WARNING to Farm Manager.</w:t>
            </w:r>
          </w:p>
          <w:p w:rsidRPr="00B407C6" w:rsidR="00035A73" w:rsidRDefault="00000000" w14:paraId="614BD015" w14:textId="54012833">
            <w:pPr>
              <w:spacing w:before="40" w:after="50"/>
              <w:rPr>
                <w:rFonts w:ascii="Calibri" w:hAnsi="Calibri" w:cs="Calibri"/>
                <w:sz w:val="22"/>
                <w:szCs w:val="22"/>
              </w:rPr>
            </w:pPr>
            <w:r w:rsidRPr="316E832A" w:rsidR="71CDE42A">
              <w:rPr>
                <w:rFonts w:ascii="Calibri" w:hAnsi="Calibri" w:eastAsia="Calibri" w:cs="Calibri"/>
                <w:color w:val="C0392B"/>
                <w:sz w:val="22"/>
                <w:szCs w:val="22"/>
              </w:rPr>
              <w:t>🔴 Stand</w:t>
            </w:r>
            <w:r w:rsidRPr="316E832A" w:rsidR="06D3A408">
              <w:rPr>
                <w:rFonts w:ascii="Calibri" w:hAnsi="Calibri" w:eastAsia="Calibri" w:cs="Calibri"/>
                <w:color w:val="C0392B"/>
                <w:sz w:val="22"/>
                <w:szCs w:val="22"/>
              </w:rPr>
              <w:t xml:space="preserve"> overs</w:t>
            </w:r>
            <w:r w:rsidRPr="316E832A" w:rsidR="2C61B549">
              <w:rPr>
                <w:rFonts w:ascii="Calibri" w:hAnsi="Calibri" w:eastAsia="Calibri" w:cs="Calibri"/>
                <w:color w:val="C0392B"/>
                <w:sz w:val="22"/>
                <w:szCs w:val="22"/>
              </w:rPr>
              <w:t xml:space="preserve"> &gt; 10% of service target at end of week → CRITICAL alert.</w:t>
            </w:r>
          </w:p>
        </w:tc>
      </w:tr>
      <w:tr w:rsidRPr="00B407C6" w:rsidR="00035A73" w:rsidTr="316E832A" w14:paraId="66CE54F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FC45EE6"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0B7981E3" w14:textId="218ABC01">
            <w:pPr>
              <w:spacing w:after="20"/>
              <w:rPr>
                <w:rFonts w:ascii="Calibri" w:hAnsi="Calibri" w:cs="Calibri"/>
                <w:sz w:val="22"/>
                <w:szCs w:val="22"/>
              </w:rPr>
            </w:pPr>
            <w:r w:rsidRPr="00B407C6">
              <w:rPr>
                <w:rFonts w:ascii="Calibri" w:hAnsi="Calibri" w:eastAsia="Calibri" w:cs="Calibri"/>
                <w:color w:val="1F1F1F"/>
                <w:sz w:val="22"/>
                <w:szCs w:val="22"/>
              </w:rPr>
              <w:t xml:space="preserve">• Negative advice: HARD BLOCK. System Admin override only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permanently logged with reason and override-by field.</w:t>
            </w:r>
          </w:p>
          <w:p w:rsidRPr="00B407C6" w:rsidR="00035A73" w:rsidRDefault="00000000" w14:paraId="4F789D42" w14:textId="5F4DAE17">
            <w:pPr>
              <w:spacing w:before="40" w:after="50"/>
              <w:rPr>
                <w:rFonts w:ascii="Calibri" w:hAnsi="Calibri" w:cs="Calibri"/>
                <w:sz w:val="22"/>
                <w:szCs w:val="22"/>
              </w:rPr>
            </w:pPr>
            <w:r w:rsidRPr="316E832A" w:rsidR="2C61B549">
              <w:rPr>
                <w:rFonts w:ascii="Calibri" w:hAnsi="Calibri" w:eastAsia="Calibri" w:cs="Calibri"/>
                <w:color w:val="1F1F1F"/>
                <w:sz w:val="22"/>
                <w:szCs w:val="22"/>
              </w:rPr>
              <w:t xml:space="preserve">• Semen lot QC = FAILED: </w:t>
            </w:r>
            <w:r w:rsidRPr="316E832A" w:rsidR="4FD339BF">
              <w:rPr>
                <w:rFonts w:ascii="Calibri" w:hAnsi="Calibri" w:eastAsia="Calibri" w:cs="Calibri"/>
                <w:color w:val="1F1F1F"/>
                <w:sz w:val="22"/>
                <w:szCs w:val="22"/>
              </w:rPr>
              <w:t>hard blocked</w:t>
            </w:r>
            <w:r w:rsidRPr="316E832A" w:rsidR="2C61B549">
              <w:rPr>
                <w:rFonts w:ascii="Calibri" w:hAnsi="Calibri" w:eastAsia="Calibri" w:cs="Calibri"/>
                <w:color w:val="1F1F1F"/>
                <w:sz w:val="22"/>
                <w:szCs w:val="22"/>
              </w:rPr>
              <w:t xml:space="preserve"> from insemination. Not selectable in dropdown.</w:t>
            </w:r>
          </w:p>
          <w:p w:rsidRPr="00B407C6" w:rsidR="00035A73" w:rsidRDefault="00000000" w14:paraId="6135C4DE" w14:textId="657FE6B8">
            <w:pPr>
              <w:spacing w:before="40" w:after="50"/>
              <w:rPr>
                <w:rFonts w:ascii="Calibri" w:hAnsi="Calibri" w:cs="Calibri"/>
                <w:sz w:val="22"/>
                <w:szCs w:val="22"/>
              </w:rPr>
            </w:pPr>
            <w:r w:rsidRPr="00B407C6">
              <w:rPr>
                <w:rFonts w:ascii="Calibri" w:hAnsi="Calibri" w:eastAsia="Calibri" w:cs="Calibri"/>
                <w:color w:val="1F1F1F"/>
                <w:sz w:val="22"/>
                <w:szCs w:val="22"/>
              </w:rPr>
              <w:t xml:space="preserve">• Empty Days auto-calculated: </w:t>
            </w:r>
            <w:r w:rsidRPr="00B407C6" w:rsidR="00F05623">
              <w:rPr>
                <w:rFonts w:ascii="Calibri" w:hAnsi="Calibri" w:eastAsia="Calibri" w:cs="Calibri"/>
                <w:color w:val="1F1F1F"/>
                <w:sz w:val="22"/>
                <w:szCs w:val="22"/>
              </w:rPr>
              <w:t>Insemination Date</w:t>
            </w:r>
            <w:r w:rsidRPr="00B407C6">
              <w:rPr>
                <w:rFonts w:ascii="Calibri" w:hAnsi="Calibri" w:eastAsia="Calibri" w:cs="Calibri"/>
                <w:color w:val="1F1F1F"/>
                <w:sz w:val="22"/>
                <w:szCs w:val="22"/>
              </w:rPr>
              <w:t xml:space="preserve"> − </w:t>
            </w:r>
            <w:r w:rsidRPr="00B407C6" w:rsidR="00F05623">
              <w:rPr>
                <w:rFonts w:ascii="Calibri" w:hAnsi="Calibri" w:eastAsia="Calibri" w:cs="Calibri"/>
                <w:color w:val="1F1F1F"/>
                <w:sz w:val="22"/>
                <w:szCs w:val="22"/>
              </w:rPr>
              <w:t>Weaning Date</w:t>
            </w:r>
            <w:r w:rsidRPr="00B407C6">
              <w:rPr>
                <w:rFonts w:ascii="Calibri" w:hAnsi="Calibri" w:eastAsia="Calibri" w:cs="Calibri"/>
                <w:color w:val="1F1F1F"/>
                <w:sz w:val="22"/>
                <w:szCs w:val="22"/>
              </w:rPr>
              <w:t xml:space="preserve">. If sow aborts in Gestation: recalculated as </w:t>
            </w:r>
            <w:r w:rsidRPr="00B407C6" w:rsidR="00F05623">
              <w:rPr>
                <w:rFonts w:ascii="Calibri" w:hAnsi="Calibri" w:eastAsia="Calibri" w:cs="Calibri"/>
                <w:color w:val="1F1F1F"/>
                <w:sz w:val="22"/>
                <w:szCs w:val="22"/>
              </w:rPr>
              <w:t>Abort Date</w:t>
            </w:r>
            <w:r w:rsidRPr="00B407C6">
              <w:rPr>
                <w:rFonts w:ascii="Calibri" w:hAnsi="Calibri" w:eastAsia="Calibri" w:cs="Calibri"/>
                <w:color w:val="1F1F1F"/>
                <w:sz w:val="22"/>
                <w:szCs w:val="22"/>
              </w:rPr>
              <w:t xml:space="preserve"> − </w:t>
            </w:r>
            <w:r w:rsidRPr="00B407C6" w:rsidR="00F05623">
              <w:rPr>
                <w:rFonts w:ascii="Calibri" w:hAnsi="Calibri" w:eastAsia="Calibri" w:cs="Calibri"/>
                <w:color w:val="1F1F1F"/>
                <w:sz w:val="22"/>
                <w:szCs w:val="22"/>
              </w:rPr>
              <w:t>Weaning Date</w:t>
            </w:r>
            <w:r w:rsidRPr="00B407C6">
              <w:rPr>
                <w:rFonts w:ascii="Calibri" w:hAnsi="Calibri" w:eastAsia="Calibri" w:cs="Calibri"/>
                <w:color w:val="1F1F1F"/>
                <w:sz w:val="22"/>
                <w:szCs w:val="22"/>
              </w:rPr>
              <w:t xml:space="preserve"> (MOM 24 Aug).</w:t>
            </w:r>
          </w:p>
        </w:tc>
      </w:tr>
    </w:tbl>
    <w:p w:rsidRPr="00B407C6" w:rsidR="00F05623" w:rsidRDefault="00F05623" w14:paraId="3170F93D" w14:textId="77777777">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2D9C6B8D"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4E83D6BB"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4</w:t>
            </w:r>
          </w:p>
          <w:p w:rsidRPr="00B407C6" w:rsidR="00035A73" w:rsidRDefault="00000000" w14:paraId="32D1B4ED" w14:textId="77777777">
            <w:pPr>
              <w:spacing w:after="20"/>
              <w:rPr>
                <w:rFonts w:ascii="Calibri" w:hAnsi="Calibri" w:cs="Calibri"/>
                <w:sz w:val="22"/>
                <w:szCs w:val="22"/>
              </w:rPr>
            </w:pPr>
            <w:r w:rsidRPr="00B407C6">
              <w:rPr>
                <w:rFonts w:ascii="Calibri" w:hAnsi="Calibri" w:eastAsia="Calibri" w:cs="Calibri"/>
                <w:b/>
                <w:bCs/>
                <w:color w:val="FFFFFF"/>
                <w:sz w:val="22"/>
                <w:szCs w:val="22"/>
              </w:rPr>
              <w:t>BATCH MANAGEMENT</w:t>
            </w:r>
          </w:p>
          <w:p w:rsidRPr="00B407C6" w:rsidR="00035A73" w:rsidRDefault="00000000" w14:paraId="3216BEA4" w14:textId="77777777">
            <w:pPr>
              <w:rPr>
                <w:rFonts w:ascii="Calibri" w:hAnsi="Calibri" w:cs="Calibri"/>
                <w:sz w:val="22"/>
                <w:szCs w:val="22"/>
              </w:rPr>
            </w:pPr>
            <w:r w:rsidRPr="00B407C6">
              <w:rPr>
                <w:rFonts w:ascii="Calibri" w:hAnsi="Calibri" w:eastAsia="Calibri" w:cs="Calibri"/>
                <w:color w:val="A8C8E8"/>
                <w:sz w:val="22"/>
                <w:szCs w:val="22"/>
              </w:rPr>
              <w:t>21 Permanent Sow Batches (never close), WG Closeable Batches, multi-location, 6-type scheduler</w:t>
            </w:r>
          </w:p>
        </w:tc>
      </w:tr>
    </w:tbl>
    <w:p w:rsidRPr="00B407C6" w:rsidR="00035A73" w:rsidRDefault="00035A73" w14:paraId="64D6CF1F"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4266404F"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1FD4BC5E" w14:textId="77777777">
            <w:pPr>
              <w:rPr>
                <w:rFonts w:ascii="Calibri" w:hAnsi="Calibri" w:cs="Calibri"/>
                <w:sz w:val="22"/>
                <w:szCs w:val="22"/>
              </w:rPr>
            </w:pPr>
            <w:r w:rsidRPr="00B407C6">
              <w:rPr>
                <w:rFonts w:ascii="Calibri" w:hAnsi="Calibri" w:eastAsia="Calibri" w:cs="Calibri"/>
                <w:b/>
                <w:bCs/>
                <w:color w:val="FFFFFF"/>
                <w:sz w:val="22"/>
                <w:szCs w:val="22"/>
              </w:rPr>
              <w:t>4.1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3F4B2F66" w14:textId="77777777">
            <w:pPr>
              <w:rPr>
                <w:rFonts w:ascii="Calibri" w:hAnsi="Calibri" w:cs="Calibri"/>
                <w:sz w:val="22"/>
                <w:szCs w:val="22"/>
              </w:rPr>
            </w:pPr>
            <w:r w:rsidRPr="00B407C6">
              <w:rPr>
                <w:rFonts w:ascii="Calibri" w:hAnsi="Calibri" w:eastAsia="Calibri" w:cs="Calibri"/>
                <w:b/>
                <w:bCs/>
                <w:color w:val="FFFFFF"/>
                <w:sz w:val="22"/>
                <w:szCs w:val="22"/>
              </w:rPr>
              <w:t>Two Batch Types: Permanent Sow Batches (21) and WG Closeable Batches</w:t>
            </w:r>
          </w:p>
        </w:tc>
      </w:tr>
      <w:tr w:rsidRPr="00B407C6" w:rsidR="00035A73" w:rsidTr="316E832A" w14:paraId="35EA620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7BDF1E3"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7CF56D79" w14:textId="5EAD706E">
            <w:pPr>
              <w:spacing w:after="40"/>
              <w:rPr>
                <w:rFonts w:ascii="Calibri" w:hAnsi="Calibri" w:cs="Calibri"/>
                <w:sz w:val="22"/>
                <w:szCs w:val="22"/>
              </w:rPr>
            </w:pPr>
            <w:r w:rsidRPr="00B407C6">
              <w:rPr>
                <w:rFonts w:ascii="Calibri" w:hAnsi="Calibri" w:eastAsia="Calibri" w:cs="Calibri"/>
                <w:b/>
                <w:bCs/>
                <w:color w:val="1F4E79"/>
                <w:sz w:val="22"/>
                <w:szCs w:val="22"/>
              </w:rPr>
              <w:t>PERMANENT SOW BATCHES (SOW-BATCH-01 to SOW-BATCH-21):</w:t>
            </w:r>
            <w:r w:rsidRPr="00B407C6">
              <w:rPr>
                <w:rFonts w:ascii="Calibri" w:hAnsi="Calibri" w:eastAsia="Calibri" w:cs="Calibri"/>
                <w:color w:val="1F1F1F"/>
                <w:sz w:val="22"/>
                <w:szCs w:val="22"/>
              </w:rPr>
              <w:t xml:space="preserve"> 21 permanent batches, fixed at setup. NEVER closed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animals move in and out but the batch ID is permanent for the full life of the herd. Sow animals are always assigned to one of these 21 batches.</w:t>
            </w:r>
          </w:p>
          <w:p w:rsidRPr="00B407C6" w:rsidR="00035A73" w:rsidRDefault="00000000" w14:paraId="6E75BD41" w14:textId="77777777">
            <w:pPr>
              <w:spacing w:before="40" w:after="50"/>
              <w:rPr>
                <w:rFonts w:ascii="Calibri" w:hAnsi="Calibri" w:cs="Calibri"/>
                <w:sz w:val="22"/>
                <w:szCs w:val="22"/>
              </w:rPr>
            </w:pPr>
            <w:r w:rsidRPr="00B407C6">
              <w:rPr>
                <w:rFonts w:ascii="Calibri" w:hAnsi="Calibri" w:eastAsia="Calibri" w:cs="Calibri"/>
                <w:b/>
                <w:bCs/>
                <w:color w:val="1F4E79"/>
                <w:sz w:val="22"/>
                <w:szCs w:val="22"/>
              </w:rPr>
              <w:t>WEANER / GROWER CLOSEABLE BATCHES:</w:t>
            </w:r>
            <w:r w:rsidRPr="00B407C6">
              <w:rPr>
                <w:rFonts w:ascii="Calibri" w:hAnsi="Calibri" w:eastAsia="Calibri" w:cs="Calibri"/>
                <w:color w:val="1F1F1F"/>
                <w:sz w:val="22"/>
                <w:szCs w:val="22"/>
              </w:rPr>
              <w:t xml:space="preserve"> Created per farrowing group. Format: [SowBatch]-[YY]-[WW]. Example: 1-26-22 = Sow Batch 1, year 2026, week 22. A single sow batch can have multiple active WG batches simultaneously. WG batches are closed only when all animals in them have been dispatched or died.</w:t>
            </w:r>
          </w:p>
        </w:tc>
      </w:tr>
      <w:tr w:rsidRPr="00B407C6" w:rsidR="00035A73" w:rsidTr="316E832A" w14:paraId="418DA4A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BBF39F2"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721EFAD6"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Batch Setup and Assignment</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78C718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989E2BF"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9CC8EBB" w14:textId="77777777">
                  <w:pPr>
                    <w:rPr>
                      <w:rFonts w:ascii="Calibri" w:hAnsi="Calibri" w:cs="Calibri"/>
                      <w:sz w:val="22"/>
                      <w:szCs w:val="22"/>
                    </w:rPr>
                  </w:pPr>
                  <w:r w:rsidRPr="00B407C6">
                    <w:rPr>
                      <w:rFonts w:ascii="Calibri" w:hAnsi="Calibri" w:eastAsia="Calibri" w:cs="Calibri"/>
                      <w:color w:val="1F1F1F"/>
                      <w:sz w:val="22"/>
                      <w:szCs w:val="22"/>
                    </w:rPr>
                    <w:t>System implementation: create SOW-BATCH-01 through SOW-BATCH-21. These are fixed and will never be auto-incremented. Sow animals assigned to batch by Farm Manager.</w:t>
                  </w:r>
                </w:p>
              </w:tc>
            </w:tr>
          </w:tbl>
          <w:p w:rsidRPr="00B407C6" w:rsidR="00035A73" w:rsidRDefault="00000000" w14:paraId="51EB25F9"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F532B5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51C9F91"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6225CE8" w14:textId="77777777">
                  <w:pPr>
                    <w:rPr>
                      <w:rFonts w:ascii="Calibri" w:hAnsi="Calibri" w:cs="Calibri"/>
                      <w:sz w:val="22"/>
                      <w:szCs w:val="22"/>
                    </w:rPr>
                  </w:pPr>
                  <w:r w:rsidRPr="00B407C6">
                    <w:rPr>
                      <w:rFonts w:ascii="Calibri" w:hAnsi="Calibri" w:eastAsia="Calibri" w:cs="Calibri"/>
                      <w:color w:val="1F1F1F"/>
                      <w:sz w:val="22"/>
                      <w:szCs w:val="22"/>
                    </w:rPr>
                    <w:t>Each sow batch assigned to one or more farm locations (House records). Data entry screen shows one TAB per location under the batch.</w:t>
                  </w:r>
                </w:p>
              </w:tc>
            </w:tr>
          </w:tbl>
          <w:p w:rsidRPr="00B407C6" w:rsidR="00035A73" w:rsidRDefault="00000000" w14:paraId="54B17FC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67F5BE0"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8805F85"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FDD43D0" w14:textId="77777777">
                  <w:pPr>
                    <w:rPr>
                      <w:rFonts w:ascii="Calibri" w:hAnsi="Calibri" w:cs="Calibri"/>
                      <w:sz w:val="22"/>
                      <w:szCs w:val="22"/>
                    </w:rPr>
                  </w:pPr>
                  <w:r w:rsidRPr="00B407C6">
                    <w:rPr>
                      <w:rFonts w:ascii="Calibri" w:hAnsi="Calibri" w:eastAsia="Calibri" w:cs="Calibri"/>
                      <w:color w:val="1F1F1F"/>
                      <w:sz w:val="22"/>
                      <w:szCs w:val="22"/>
                    </w:rPr>
                    <w:t>On weaning POST: system auto-creates WG Batch. Batch number formula: [SowBatch#]-[YY]-[WW]. e.g. 1-26-22. Links to parent sow batch.</w:t>
                  </w:r>
                </w:p>
              </w:tc>
            </w:tr>
          </w:tbl>
          <w:p w:rsidRPr="00B407C6" w:rsidR="00035A73" w:rsidRDefault="00000000" w14:paraId="6EF48DF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67C0BF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6F83F83"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CA95057" w14:textId="77777777">
                  <w:pPr>
                    <w:rPr>
                      <w:rFonts w:ascii="Calibri" w:hAnsi="Calibri" w:cs="Calibri"/>
                      <w:sz w:val="22"/>
                      <w:szCs w:val="22"/>
                    </w:rPr>
                  </w:pPr>
                  <w:r w:rsidRPr="00B407C6">
                    <w:rPr>
                      <w:rFonts w:ascii="Calibri" w:hAnsi="Calibri" w:eastAsia="Calibri" w:cs="Calibri"/>
                      <w:color w:val="1F1F1F"/>
                      <w:sz w:val="22"/>
                      <w:szCs w:val="22"/>
                    </w:rPr>
                    <w:t>WG Batch can have multiple source lines (multi-source: piglets from Multiplier + Grasmere in same batch). One batch_source_line record per source: Source Farm, Source Sow Batch, Animals Received, Percent of total.</w:t>
                  </w:r>
                </w:p>
              </w:tc>
            </w:tr>
          </w:tbl>
          <w:p w:rsidRPr="00B407C6" w:rsidR="00035A73" w:rsidRDefault="00000000" w14:paraId="4FE323F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4FC4A6D6"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7F5A"/>
                  <w:tcMar>
                    <w:top w:w="60" w:type="dxa"/>
                    <w:left w:w="80" w:type="dxa"/>
                    <w:bottom w:w="60" w:type="dxa"/>
                    <w:right w:w="80" w:type="dxa"/>
                  </w:tcMar>
                  <w:vAlign w:val="center"/>
                </w:tcPr>
                <w:p w:rsidRPr="00B407C6" w:rsidR="00035A73" w:rsidRDefault="00000000" w14:paraId="57E6DD5E"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000000" w14:paraId="4EC752E9" w14:textId="3DC27E22">
                  <w:pPr>
                    <w:rPr>
                      <w:rFonts w:ascii="Calibri" w:hAnsi="Calibri" w:cs="Calibri"/>
                      <w:sz w:val="22"/>
                      <w:szCs w:val="22"/>
                    </w:rPr>
                  </w:pPr>
                  <w:r w:rsidRPr="316E832A" w:rsidR="2C61B549">
                    <w:rPr>
                      <w:rFonts w:ascii="Calibri" w:hAnsi="Calibri" w:eastAsia="Calibri" w:cs="Calibri"/>
                      <w:color w:val="1F1F1F"/>
                      <w:sz w:val="22"/>
                      <w:szCs w:val="22"/>
                    </w:rPr>
                    <w:t xml:space="preserve">Batch enters each production stage. Scheduler </w:t>
                  </w:r>
                  <w:r w:rsidRPr="316E832A" w:rsidR="7D547961">
                    <w:rPr>
                      <w:rFonts w:ascii="Calibri" w:hAnsi="Calibri" w:eastAsia="Calibri" w:cs="Calibri"/>
                      <w:color w:val="1F1F1F"/>
                      <w:sz w:val="22"/>
                      <w:szCs w:val="22"/>
                    </w:rPr>
                    <w:t>auto created</w:t>
                  </w:r>
                  <w:r w:rsidRPr="316E832A" w:rsidR="2C61B549">
                    <w:rPr>
                      <w:rFonts w:ascii="Calibri" w:hAnsi="Calibri" w:eastAsia="Calibri" w:cs="Calibri"/>
                      <w:color w:val="1F1F1F"/>
                      <w:sz w:val="22"/>
                      <w:szCs w:val="22"/>
                    </w:rPr>
                    <w:t xml:space="preserve"> from Breed Lifecycle Stage config. 6 scheduler line types, 5 occurrence types. No manual scheduler entry.</w:t>
                  </w:r>
                </w:p>
              </w:tc>
            </w:tr>
          </w:tbl>
          <w:p w:rsidRPr="00B407C6" w:rsidR="00035A73" w:rsidRDefault="00000000" w14:paraId="464132B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CD1F0DA"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4E4266B3"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46AB5EB" w14:textId="77777777">
                  <w:pPr>
                    <w:rPr>
                      <w:rFonts w:ascii="Calibri" w:hAnsi="Calibri" w:cs="Calibri"/>
                      <w:sz w:val="22"/>
                      <w:szCs w:val="22"/>
                    </w:rPr>
                  </w:pPr>
                  <w:r w:rsidRPr="00B407C6">
                    <w:rPr>
                      <w:rFonts w:ascii="Calibri" w:hAnsi="Calibri" w:eastAsia="Calibri" w:cs="Calibri"/>
                      <w:color w:val="1F1F1F"/>
                      <w:sz w:val="22"/>
                      <w:szCs w:val="22"/>
                    </w:rPr>
                    <w:t>WG batch close: triggered when all animals either transferred to slaughter or mortality-closed. System validates: head count balance = 0. Then closes batch and archives all cost data.</w:t>
                  </w:r>
                </w:p>
              </w:tc>
            </w:tr>
          </w:tbl>
          <w:p w:rsidRPr="00B407C6" w:rsidR="00035A73" w:rsidRDefault="00035A73" w14:paraId="4D11DE65" w14:textId="77777777">
            <w:pPr>
              <w:rPr>
                <w:rFonts w:ascii="Calibri" w:hAnsi="Calibri" w:cs="Calibri"/>
                <w:sz w:val="22"/>
                <w:szCs w:val="22"/>
              </w:rPr>
            </w:pPr>
          </w:p>
        </w:tc>
      </w:tr>
      <w:tr w:rsidRPr="00B407C6" w:rsidR="00035A73" w:rsidTr="316E832A" w14:paraId="775C6E0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1F18974"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5A332698" w14:textId="77777777">
            <w:pPr>
              <w:spacing w:before="40" w:after="50"/>
              <w:rPr>
                <w:rFonts w:ascii="Calibri" w:hAnsi="Calibri" w:cs="Calibri"/>
                <w:sz w:val="22"/>
                <w:szCs w:val="22"/>
              </w:rPr>
            </w:pPr>
            <w:r w:rsidRPr="00B407C6">
              <w:rPr>
                <w:rFonts w:ascii="Calibri" w:hAnsi="Calibri" w:eastAsia="Calibri" w:cs="Calibri"/>
                <w:b/>
                <w:bCs/>
                <w:color w:val="1F4E79"/>
                <w:sz w:val="22"/>
                <w:szCs w:val="22"/>
              </w:rPr>
              <w:t>D365BC:</w:t>
            </w:r>
            <w:r w:rsidRPr="00B407C6">
              <w:rPr>
                <w:rFonts w:ascii="Calibri" w:hAnsi="Calibri" w:eastAsia="Calibri" w:cs="Calibri"/>
                <w:color w:val="1F1F1F"/>
                <w:sz w:val="22"/>
                <w:szCs w:val="22"/>
              </w:rPr>
              <w:t xml:space="preserve"> Batch Number flows as External Document Reference on all cost GL entries. Enables D365BC batch-level cost reporting.</w:t>
            </w:r>
          </w:p>
        </w:tc>
      </w:tr>
      <w:tr w:rsidRPr="00B407C6" w:rsidR="00035A73" w:rsidTr="316E832A" w14:paraId="70EFBC0D"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FF525EF"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6ABD082E" w14:textId="77777777">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Sow batch empty (0 active animals) for &gt; 14 days → WARNING to Farm Manager (supply gap alert).</w:t>
            </w:r>
          </w:p>
        </w:tc>
      </w:tr>
      <w:tr w:rsidRPr="00B407C6" w:rsidR="00035A73" w:rsidTr="316E832A" w14:paraId="185003E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80E3BC7"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15182147" w14:textId="43930105">
            <w:pPr>
              <w:spacing w:after="20"/>
              <w:rPr>
                <w:rFonts w:ascii="Calibri" w:hAnsi="Calibri" w:cs="Calibri"/>
                <w:sz w:val="22"/>
                <w:szCs w:val="22"/>
              </w:rPr>
            </w:pPr>
            <w:r w:rsidRPr="00B407C6">
              <w:rPr>
                <w:rFonts w:ascii="Calibri" w:hAnsi="Calibri" w:eastAsia="Calibri" w:cs="Calibri"/>
                <w:color w:val="1F1F1F"/>
                <w:sz w:val="22"/>
                <w:szCs w:val="22"/>
              </w:rPr>
              <w:t xml:space="preserve">• Permanent sow batches: cannot be closed or deleted by any user role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including System Admin.</w:t>
            </w:r>
          </w:p>
          <w:p w:rsidRPr="00B407C6" w:rsidR="00035A73" w:rsidRDefault="00000000" w14:paraId="59C16E6B" w14:textId="77777777">
            <w:pPr>
              <w:spacing w:before="40" w:after="50"/>
              <w:rPr>
                <w:rFonts w:ascii="Calibri" w:hAnsi="Calibri" w:cs="Calibri"/>
                <w:sz w:val="22"/>
                <w:szCs w:val="22"/>
              </w:rPr>
            </w:pPr>
            <w:r w:rsidRPr="00B407C6">
              <w:rPr>
                <w:rFonts w:ascii="Calibri" w:hAnsi="Calibri" w:eastAsia="Calibri" w:cs="Calibri"/>
                <w:color w:val="1F1F1F"/>
                <w:sz w:val="22"/>
                <w:szCs w:val="22"/>
              </w:rPr>
              <w:t>• WG batch: cannot close if any animal still in ACTIVE status within the batch. Head count balance must = 0.</w:t>
            </w:r>
          </w:p>
          <w:p w:rsidRPr="00B407C6" w:rsidR="00035A73" w:rsidRDefault="00000000" w14:paraId="6CB5DF9A" w14:textId="77777777">
            <w:pPr>
              <w:spacing w:before="40" w:after="50"/>
              <w:rPr>
                <w:rFonts w:ascii="Calibri" w:hAnsi="Calibri" w:cs="Calibri"/>
                <w:sz w:val="22"/>
                <w:szCs w:val="22"/>
              </w:rPr>
            </w:pPr>
            <w:r w:rsidRPr="00B407C6">
              <w:rPr>
                <w:rFonts w:ascii="Calibri" w:hAnsi="Calibri" w:eastAsia="Calibri" w:cs="Calibri"/>
                <w:color w:val="1F1F1F"/>
                <w:sz w:val="22"/>
                <w:szCs w:val="22"/>
              </w:rPr>
              <w:t>• Scheduler lines auto-created from Breed Lifecycle Stage config on batch-stage entry. Farm staff cannot create or delete scheduler lines.</w:t>
            </w:r>
          </w:p>
        </w:tc>
      </w:tr>
    </w:tbl>
    <w:p w:rsidRPr="00B407C6" w:rsidR="00035A73" w:rsidRDefault="00035A73" w14:paraId="50B21FDD"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6E29C912" w14:textId="77777777">
        <w:tc>
          <w:tcPr>
            <w:tcW w:w="10176" w:type="dxa"/>
            <w:tcBorders>
              <w:top w:val="single" w:color="1A3A5C" w:sz="14" w:space="0"/>
              <w:left w:val="single" w:color="1A3A5C" w:sz="14" w:space="0"/>
              <w:bottom w:val="single" w:color="1A3A5C" w:sz="14" w:space="0"/>
              <w:right w:val="single" w:color="1A3A5C" w:sz="14" w:space="0"/>
            </w:tcBorders>
            <w:shd w:val="clear" w:color="auto" w:fill="D6EAF8"/>
            <w:tcMar>
              <w:top w:w="80" w:type="dxa"/>
              <w:left w:w="160" w:type="dxa"/>
              <w:bottom w:w="80" w:type="dxa"/>
              <w:right w:w="160" w:type="dxa"/>
            </w:tcMar>
          </w:tcPr>
          <w:p w:rsidRPr="00B407C6" w:rsidR="00035A73" w:rsidRDefault="00000000" w14:paraId="5C7D398D" w14:textId="77777777">
            <w:pPr>
              <w:spacing w:after="40"/>
              <w:rPr>
                <w:rFonts w:ascii="Calibri" w:hAnsi="Calibri" w:cs="Calibri"/>
                <w:sz w:val="22"/>
                <w:szCs w:val="22"/>
              </w:rPr>
            </w:pPr>
            <w:r w:rsidRPr="00B407C6">
              <w:rPr>
                <w:rFonts w:ascii="Calibri" w:hAnsi="Calibri" w:eastAsia="Calibri" w:cs="Calibri"/>
                <w:b/>
                <w:bCs/>
                <w:color w:val="1A3A5C"/>
                <w:sz w:val="22"/>
                <w:szCs w:val="22"/>
              </w:rPr>
              <w:t>Scheduler: 6 Line Types × 5 Occurrence Types</w:t>
            </w:r>
          </w:p>
          <w:p w:rsidR="00035A73" w:rsidRDefault="00F05623" w14:paraId="4B15AF03" w14:textId="0630401E">
            <w:pPr>
              <w:spacing w:after="30"/>
              <w:rPr>
                <w:rFonts w:ascii="Calibri" w:hAnsi="Calibri" w:eastAsia="Calibri" w:cs="Calibri"/>
                <w:color w:val="1F1F1F"/>
                <w:sz w:val="22"/>
                <w:szCs w:val="22"/>
              </w:rPr>
            </w:pPr>
            <w:r w:rsidRPr="00F05623">
              <w:rPr>
                <w:rFonts w:ascii="Calibri" w:hAnsi="Calibri" w:eastAsia="Calibri" w:cs="Calibri"/>
                <w:b/>
                <w:bCs/>
                <w:color w:val="EE0000"/>
                <w:sz w:val="22"/>
                <w:szCs w:val="22"/>
              </w:rPr>
              <w:t>BREED/ LINE TYPES:</w:t>
            </w:r>
            <w:r w:rsidRPr="00F05623">
              <w:rPr>
                <w:rFonts w:ascii="Calibri" w:hAnsi="Calibri" w:eastAsia="Calibri" w:cs="Calibri"/>
                <w:color w:val="EE0000"/>
                <w:sz w:val="22"/>
                <w:szCs w:val="22"/>
              </w:rPr>
              <w:t xml:space="preserve"> </w:t>
            </w:r>
            <w:r w:rsidRPr="00B407C6">
              <w:rPr>
                <w:rFonts w:ascii="Calibri" w:hAnsi="Calibri" w:eastAsia="Calibri" w:cs="Calibri"/>
                <w:color w:val="1F1F1F"/>
                <w:sz w:val="22"/>
                <w:szCs w:val="22"/>
              </w:rPr>
              <w:t>CONSUMPTION (feed/medicine deducted from inventory on POST), OUTPUT (animals born/produced added to inventory), DESCRIPTIVE (health check notes, no ledger entry), OVERHEAD (electricity/water/labour → GL journal), RESOURCE (AI technician, vet visit → GL WIP), TRANSFER (planned movement between locations).</w:t>
            </w:r>
          </w:p>
          <w:p w:rsidRPr="00B407C6" w:rsidR="00F05623" w:rsidRDefault="00F05623" w14:paraId="34526F2D" w14:textId="77777777">
            <w:pPr>
              <w:spacing w:after="30"/>
              <w:rPr>
                <w:rFonts w:ascii="Calibri" w:hAnsi="Calibri" w:cs="Calibri"/>
                <w:sz w:val="22"/>
                <w:szCs w:val="22"/>
              </w:rPr>
            </w:pPr>
          </w:p>
          <w:p w:rsidR="00035A73" w:rsidRDefault="00000000" w14:paraId="19E7E94C" w14:textId="4FEC7ECE">
            <w:pPr>
              <w:spacing w:after="30"/>
              <w:rPr>
                <w:rFonts w:ascii="Calibri" w:hAnsi="Calibri" w:eastAsia="Calibri" w:cs="Calibri"/>
                <w:color w:val="1F1F1F"/>
                <w:sz w:val="22"/>
                <w:szCs w:val="22"/>
              </w:rPr>
            </w:pPr>
            <w:r w:rsidRPr="00F05623">
              <w:rPr>
                <w:rFonts w:ascii="Calibri" w:hAnsi="Calibri" w:eastAsia="Calibri" w:cs="Calibri"/>
                <w:b/>
                <w:bCs/>
                <w:color w:val="EE0000"/>
                <w:sz w:val="22"/>
                <w:szCs w:val="22"/>
              </w:rPr>
              <w:t>OCCURRENCE TYPES:</w:t>
            </w:r>
            <w:r w:rsidRPr="00F05623">
              <w:rPr>
                <w:rFonts w:ascii="Calibri" w:hAnsi="Calibri" w:eastAsia="Calibri" w:cs="Calibri"/>
                <w:color w:val="EE0000"/>
                <w:sz w:val="22"/>
                <w:szCs w:val="22"/>
              </w:rPr>
              <w:t xml:space="preserve"> </w:t>
            </w:r>
            <w:r w:rsidRPr="00B407C6">
              <w:rPr>
                <w:rFonts w:ascii="Calibri" w:hAnsi="Calibri" w:eastAsia="Calibri" w:cs="Calibri"/>
                <w:color w:val="1F1F1F"/>
                <w:sz w:val="22"/>
                <w:szCs w:val="22"/>
              </w:rPr>
              <w:t xml:space="preserve">DAILY (every day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feed, headcount), WEEKLY (every 7 days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weight check), MONTHLY (every 30 days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BCS, backfat), ONCE (specific event on one date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vaccination, quarantine clearance, pregnancy scan), CUSTOM (user-defined date from lifecycle config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e.g. specific weaning date, specific processing date).</w:t>
            </w:r>
          </w:p>
          <w:p w:rsidRPr="00B407C6" w:rsidR="00F05623" w:rsidRDefault="00F05623" w14:paraId="1996F752" w14:textId="77777777">
            <w:pPr>
              <w:spacing w:after="30"/>
              <w:rPr>
                <w:rFonts w:ascii="Calibri" w:hAnsi="Calibri" w:cs="Calibri"/>
                <w:sz w:val="22"/>
                <w:szCs w:val="22"/>
              </w:rPr>
            </w:pPr>
          </w:p>
          <w:p w:rsidRPr="00B407C6" w:rsidR="00035A73" w:rsidRDefault="00000000" w14:paraId="70EDCEF7" w14:textId="77777777">
            <w:pPr>
              <w:spacing w:after="30"/>
              <w:rPr>
                <w:rFonts w:ascii="Calibri" w:hAnsi="Calibri" w:cs="Calibri"/>
                <w:sz w:val="22"/>
                <w:szCs w:val="22"/>
              </w:rPr>
            </w:pPr>
            <w:r w:rsidRPr="00F05623">
              <w:rPr>
                <w:rFonts w:ascii="Calibri" w:hAnsi="Calibri" w:eastAsia="Calibri" w:cs="Calibri"/>
                <w:b/>
                <w:bCs/>
                <w:color w:val="EE0000"/>
                <w:sz w:val="22"/>
                <w:szCs w:val="22"/>
              </w:rPr>
              <w:t>MANDATORY EVENTS:</w:t>
            </w:r>
            <w:r w:rsidRPr="00B407C6">
              <w:rPr>
                <w:rFonts w:ascii="Calibri" w:hAnsi="Calibri" w:eastAsia="Calibri" w:cs="Calibri"/>
                <w:color w:val="1F1F1F"/>
                <w:sz w:val="22"/>
                <w:szCs w:val="22"/>
              </w:rPr>
              <w:t xml:space="preserve"> ONCE events due today must be completed before POST DAY is allowed. POST DAY button is disabled if any mandatory event is outstanding.</w:t>
            </w:r>
          </w:p>
        </w:tc>
      </w:tr>
    </w:tbl>
    <w:p w:rsidRPr="00B407C6" w:rsidR="00035A73" w:rsidRDefault="00035A73" w14:paraId="5413B4BE" w14:textId="77777777">
      <w:pPr>
        <w:spacing w:before="20" w:after="20"/>
        <w:rPr>
          <w:rFonts w:ascii="Calibri" w:hAnsi="Calibri" w:cs="Calibri"/>
          <w:sz w:val="22"/>
          <w:szCs w:val="22"/>
        </w:rPr>
      </w:pPr>
    </w:p>
    <w:p w:rsidRPr="00B407C6" w:rsidR="00035A73" w:rsidRDefault="00035A73" w14:paraId="1309CAF2" w14:textId="04187C0B">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0659DAE4"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79BB6B4B"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5</w:t>
            </w:r>
          </w:p>
          <w:p w:rsidRPr="00B407C6" w:rsidR="00035A73" w:rsidRDefault="00000000" w14:paraId="26102418" w14:textId="77777777">
            <w:pPr>
              <w:spacing w:after="20"/>
              <w:rPr>
                <w:rFonts w:ascii="Calibri" w:hAnsi="Calibri" w:cs="Calibri"/>
                <w:sz w:val="22"/>
                <w:szCs w:val="22"/>
              </w:rPr>
            </w:pPr>
            <w:r w:rsidRPr="00B407C6">
              <w:rPr>
                <w:rFonts w:ascii="Calibri" w:hAnsi="Calibri" w:eastAsia="Calibri" w:cs="Calibri"/>
                <w:b/>
                <w:bCs/>
                <w:color w:val="FFFFFF"/>
                <w:sz w:val="22"/>
                <w:szCs w:val="22"/>
              </w:rPr>
              <w:t>DAILY DATA ENTRY</w:t>
            </w:r>
          </w:p>
          <w:p w:rsidRPr="00B407C6" w:rsidR="00035A73" w:rsidRDefault="00000000" w14:paraId="54456C55" w14:textId="77777777">
            <w:pPr>
              <w:rPr>
                <w:rFonts w:ascii="Calibri" w:hAnsi="Calibri" w:cs="Calibri"/>
                <w:sz w:val="22"/>
                <w:szCs w:val="22"/>
              </w:rPr>
            </w:pPr>
            <w:r w:rsidRPr="00B407C6">
              <w:rPr>
                <w:rFonts w:ascii="Calibri" w:hAnsi="Calibri" w:eastAsia="Calibri" w:cs="Calibri"/>
                <w:color w:val="A8C8E8"/>
                <w:sz w:val="22"/>
                <w:szCs w:val="22"/>
              </w:rPr>
              <w:t>Single-page multi-location screen, 7 blocks, farrowing individual sow, HEAD COUNT BALANCE RULE, POST Day</w:t>
            </w:r>
          </w:p>
        </w:tc>
      </w:tr>
    </w:tbl>
    <w:p w:rsidRPr="00B407C6" w:rsidR="00035A73" w:rsidRDefault="00035A73" w14:paraId="402F006B"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38ED1223"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662FED6C" w14:textId="77777777">
            <w:pPr>
              <w:rPr>
                <w:rFonts w:ascii="Calibri" w:hAnsi="Calibri" w:cs="Calibri"/>
                <w:sz w:val="22"/>
                <w:szCs w:val="22"/>
              </w:rPr>
            </w:pPr>
            <w:r w:rsidRPr="00B407C6">
              <w:rPr>
                <w:rFonts w:ascii="Calibri" w:hAnsi="Calibri" w:eastAsia="Calibri" w:cs="Calibri"/>
                <w:b/>
                <w:bCs/>
                <w:color w:val="FFFFFF"/>
                <w:sz w:val="22"/>
                <w:szCs w:val="22"/>
              </w:rPr>
              <w:t>5.1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57B43F4B" w14:textId="77777777">
            <w:pPr>
              <w:rPr>
                <w:rFonts w:ascii="Calibri" w:hAnsi="Calibri" w:cs="Calibri"/>
                <w:sz w:val="22"/>
                <w:szCs w:val="22"/>
              </w:rPr>
            </w:pPr>
            <w:r w:rsidRPr="00B407C6">
              <w:rPr>
                <w:rFonts w:ascii="Calibri" w:hAnsi="Calibri" w:eastAsia="Calibri" w:cs="Calibri"/>
                <w:b/>
                <w:bCs/>
                <w:color w:val="FFFFFF"/>
                <w:sz w:val="22"/>
                <w:szCs w:val="22"/>
              </w:rPr>
              <w:t>Daily Data Entry Screen Layout and HEAD COUNT BALANCE RULE</w:t>
            </w:r>
          </w:p>
        </w:tc>
      </w:tr>
      <w:tr w:rsidRPr="00B407C6" w:rsidR="00035A73" w:rsidTr="316E832A" w14:paraId="1FDF21D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9DDA626"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473BED0D" w14:textId="5304E4E8">
            <w:pPr>
              <w:spacing w:after="40"/>
              <w:rPr>
                <w:rFonts w:ascii="Calibri" w:hAnsi="Calibri" w:cs="Calibri"/>
                <w:sz w:val="22"/>
                <w:szCs w:val="22"/>
              </w:rPr>
            </w:pPr>
            <w:r w:rsidRPr="00B407C6">
              <w:rPr>
                <w:rFonts w:ascii="Calibri" w:hAnsi="Calibri" w:eastAsia="Calibri" w:cs="Calibri"/>
                <w:color w:val="1F1F1F"/>
                <w:sz w:val="22"/>
                <w:szCs w:val="22"/>
              </w:rPr>
              <w:t xml:space="preserve">SINGLE PAGE SCREEN with: (a) Header strip showing batch info, (b) Date navigator (7 days back accessible, today = default), (c) LOCATION TABS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one tab per batch location (farm → house level), (d) 7 Entry Blocks below the tabs, (e) Summary Panel on right side showing running balance and active alerts, (f) SAVE DRAFT and POST DAY buttons.</w:t>
            </w:r>
          </w:p>
          <w:p w:rsidRPr="00B407C6" w:rsidR="00035A73" w:rsidRDefault="00000000" w14:paraId="6101DF44" w14:textId="77777777">
            <w:pPr>
              <w:spacing w:before="40" w:after="50"/>
              <w:rPr>
                <w:rFonts w:ascii="Calibri" w:hAnsi="Calibri" w:cs="Calibri"/>
                <w:sz w:val="22"/>
                <w:szCs w:val="22"/>
              </w:rPr>
            </w:pPr>
            <w:r w:rsidRPr="00B407C6">
              <w:rPr>
                <w:rFonts w:ascii="Calibri" w:hAnsi="Calibri" w:eastAsia="Calibri" w:cs="Calibri"/>
                <w:b/>
                <w:bCs/>
                <w:color w:val="C0392B"/>
                <w:sz w:val="22"/>
                <w:szCs w:val="22"/>
              </w:rPr>
              <w:t>HEAD COUNT BALANCE RULE (per location tab):</w:t>
            </w:r>
            <w:r w:rsidRPr="00B407C6">
              <w:rPr>
                <w:rFonts w:ascii="Calibri" w:hAnsi="Calibri" w:eastAsia="Calibri" w:cs="Calibri"/>
                <w:color w:val="1F1F1F"/>
                <w:sz w:val="22"/>
                <w:szCs w:val="22"/>
              </w:rPr>
              <w:t xml:space="preserve"> Opening Head Count + Born Today + Transfers IN = Closing Head Count + Deaths Today + Transfers OUT. This must balance to ZERO on every location tab before POST DAY is allowed. Imbalanced tabs shown in RED. This rule is ABSOLUTE and cannot be bypassed.</w:t>
            </w:r>
          </w:p>
        </w:tc>
      </w:tr>
      <w:tr w:rsidRPr="00B407C6" w:rsidR="00035A73" w:rsidTr="316E832A" w14:paraId="546547E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E225C1F"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1734E662"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POST DAY Process</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0886655"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376FE43"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705472D" w14:textId="77777777">
                  <w:pPr>
                    <w:rPr>
                      <w:rFonts w:ascii="Calibri" w:hAnsi="Calibri" w:cs="Calibri"/>
                      <w:sz w:val="22"/>
                      <w:szCs w:val="22"/>
                    </w:rPr>
                  </w:pPr>
                  <w:r w:rsidRPr="00B407C6">
                    <w:rPr>
                      <w:rFonts w:ascii="Calibri" w:hAnsi="Calibri" w:eastAsia="Calibri" w:cs="Calibri"/>
                      <w:color w:val="1F1F1F"/>
                      <w:sz w:val="22"/>
                      <w:szCs w:val="22"/>
                    </w:rPr>
                    <w:t>Farm Operator opens batch, selects today's date. System loads: head count from previous posted day, scheduled events for today, pre-filled feed quantities.</w:t>
                  </w:r>
                </w:p>
              </w:tc>
            </w:tr>
          </w:tbl>
          <w:p w:rsidRPr="00B407C6" w:rsidR="00035A73" w:rsidRDefault="00000000" w14:paraId="1BCAB4A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3F8EE6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A823CF8"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169D40F" w14:textId="77777777">
                  <w:pPr>
                    <w:rPr>
                      <w:rFonts w:ascii="Calibri" w:hAnsi="Calibri" w:cs="Calibri"/>
                      <w:sz w:val="22"/>
                      <w:szCs w:val="22"/>
                    </w:rPr>
                  </w:pPr>
                  <w:r w:rsidRPr="00B407C6">
                    <w:rPr>
                      <w:rFonts w:ascii="Calibri" w:hAnsi="Calibri" w:eastAsia="Calibri" w:cs="Calibri"/>
                      <w:color w:val="1F1F1F"/>
                      <w:sz w:val="22"/>
                      <w:szCs w:val="22"/>
                    </w:rPr>
                    <w:t>Operator completes all 7 blocks on each location tab. Mandatory ONCE events (vaccinations, scans due today) must be completed first.</w:t>
                  </w:r>
                </w:p>
              </w:tc>
            </w:tr>
          </w:tbl>
          <w:p w:rsidRPr="00B407C6" w:rsidR="00035A73" w:rsidRDefault="00000000" w14:paraId="0FDE028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5A84A264"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531349E2"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26064B54" w14:textId="77777777">
                  <w:pPr>
                    <w:rPr>
                      <w:rFonts w:ascii="Calibri" w:hAnsi="Calibri" w:cs="Calibri"/>
                      <w:sz w:val="22"/>
                      <w:szCs w:val="22"/>
                    </w:rPr>
                  </w:pPr>
                  <w:r w:rsidRPr="00B407C6">
                    <w:rPr>
                      <w:rFonts w:ascii="Calibri" w:hAnsi="Calibri" w:eastAsia="Calibri" w:cs="Calibri"/>
                      <w:b/>
                      <w:bCs/>
                      <w:color w:val="1F4E79"/>
                      <w:sz w:val="22"/>
                      <w:szCs w:val="22"/>
                    </w:rPr>
                    <w:t>All mandatory ONCE events for today completed?</w:t>
                  </w:r>
                </w:p>
              </w:tc>
            </w:tr>
            <w:tr w:rsidRPr="00B407C6" w:rsidR="00035A73" w14:paraId="0F638A3C"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2D56BE1B"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Proceed to balance check.</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73C7DB3C"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55328D4C"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w:t>
                  </w: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POST DAY button disabled. List of outstanding mandatory events shown.</w:t>
                  </w:r>
                </w:p>
              </w:tc>
            </w:tr>
          </w:tbl>
          <w:p w:rsidRPr="00B407C6" w:rsidR="00035A73" w:rsidRDefault="00000000" w14:paraId="78BAC94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AF140DE"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0C9A74E"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3241974" w14:textId="77777777">
                  <w:pPr>
                    <w:rPr>
                      <w:rFonts w:ascii="Calibri" w:hAnsi="Calibri" w:cs="Calibri"/>
                      <w:sz w:val="22"/>
                      <w:szCs w:val="22"/>
                    </w:rPr>
                  </w:pPr>
                  <w:r w:rsidRPr="00B407C6">
                    <w:rPr>
                      <w:rFonts w:ascii="Calibri" w:hAnsi="Calibri" w:eastAsia="Calibri" w:cs="Calibri"/>
                      <w:color w:val="1F1F1F"/>
                      <w:sz w:val="22"/>
                      <w:szCs w:val="22"/>
                    </w:rPr>
                    <w:t>HEAD COUNT BALANCE CHECK: per location tab: Opening + Born + IN − Closing − Deaths − OUT = 0? System calculates actual vs expected closing count.</w:t>
                  </w:r>
                </w:p>
              </w:tc>
            </w:tr>
          </w:tbl>
          <w:p w:rsidRPr="00B407C6" w:rsidR="00035A73" w:rsidRDefault="00000000" w14:paraId="74527AA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0ABD4807"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1B388275"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61F18D0E" w14:textId="77777777">
                  <w:pPr>
                    <w:rPr>
                      <w:rFonts w:ascii="Calibri" w:hAnsi="Calibri" w:cs="Calibri"/>
                      <w:sz w:val="22"/>
                      <w:szCs w:val="22"/>
                    </w:rPr>
                  </w:pPr>
                  <w:r w:rsidRPr="00B407C6">
                    <w:rPr>
                      <w:rFonts w:ascii="Calibri" w:hAnsi="Calibri" w:eastAsia="Calibri" w:cs="Calibri"/>
                      <w:b/>
                      <w:bCs/>
                      <w:color w:val="1F4E79"/>
                      <w:sz w:val="22"/>
                      <w:szCs w:val="22"/>
                    </w:rPr>
                    <w:t>All location tabs balance?</w:t>
                  </w:r>
                </w:p>
              </w:tc>
            </w:tr>
            <w:tr w:rsidRPr="00B407C6" w:rsidR="00035A73" w14:paraId="632D018F"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1A80E446"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POST DAY enabled.</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5DC21FF4"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7B50BB43"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w:t>
                  </w: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Failing tabs shown RED with exact expected vs actual count difference. Operator corrects.</w:t>
                  </w:r>
                </w:p>
              </w:tc>
            </w:tr>
          </w:tbl>
          <w:p w:rsidRPr="00B407C6" w:rsidR="00035A73" w:rsidRDefault="00000000" w14:paraId="50A1AD7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B259B10"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5891C0D"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8060CCB" w14:textId="77777777">
                  <w:pPr>
                    <w:rPr>
                      <w:rFonts w:ascii="Calibri" w:hAnsi="Calibri" w:cs="Calibri"/>
                      <w:sz w:val="22"/>
                      <w:szCs w:val="22"/>
                    </w:rPr>
                  </w:pPr>
                  <w:r w:rsidRPr="00B407C6">
                    <w:rPr>
                      <w:rFonts w:ascii="Calibri" w:hAnsi="Calibri" w:eastAsia="Calibri" w:cs="Calibri"/>
                      <w:color w:val="1F1F1F"/>
                      <w:sz w:val="22"/>
                      <w:szCs w:val="22"/>
                    </w:rPr>
                    <w:t>Operator presses POST DAY. System creates all inventory movements, overhead GL entries, stage event records simultaneously.</w:t>
                  </w:r>
                </w:p>
              </w:tc>
            </w:tr>
          </w:tbl>
          <w:p w:rsidRPr="00B407C6" w:rsidR="00035A73" w:rsidRDefault="00000000" w14:paraId="6CBAB46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970ACD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1A82D3C"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BDC31D6" w14:textId="77777777">
                  <w:pPr>
                    <w:rPr>
                      <w:rFonts w:ascii="Calibri" w:hAnsi="Calibri" w:cs="Calibri"/>
                      <w:sz w:val="22"/>
                      <w:szCs w:val="22"/>
                    </w:rPr>
                  </w:pPr>
                  <w:r w:rsidRPr="00B407C6">
                    <w:rPr>
                      <w:rFonts w:ascii="Calibri" w:hAnsi="Calibri" w:eastAsia="Calibri" w:cs="Calibri"/>
                      <w:color w:val="1F1F1F"/>
                      <w:sz w:val="22"/>
                      <w:szCs w:val="22"/>
                    </w:rPr>
                    <w:t>D365BC API batch call fires: all inventory movements + overhead GL journal in one call. If D365BC fails: NAVFarm day stays POSTED_PENDING_ERP. Retry 3×. Alert fires.</w:t>
                  </w:r>
                </w:p>
              </w:tc>
            </w:tr>
          </w:tbl>
          <w:p w:rsidRPr="00B407C6" w:rsidR="00035A73" w:rsidRDefault="00000000" w14:paraId="42A2B21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741ADE7B"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60" w:type="dxa"/>
                    <w:left w:w="80" w:type="dxa"/>
                    <w:bottom w:w="60" w:type="dxa"/>
                    <w:right w:w="80" w:type="dxa"/>
                  </w:tcMar>
                  <w:vAlign w:val="center"/>
                </w:tcPr>
                <w:p w:rsidRPr="00B407C6" w:rsidR="00035A73" w:rsidRDefault="00000000" w14:paraId="76978A06"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000000" w14:paraId="2E970EAD" w14:textId="58DEB1D3">
                  <w:pPr>
                    <w:rPr>
                      <w:rFonts w:ascii="Calibri" w:hAnsi="Calibri" w:cs="Calibri"/>
                      <w:sz w:val="22"/>
                      <w:szCs w:val="22"/>
                    </w:rPr>
                  </w:pPr>
                  <w:r w:rsidRPr="316E832A" w:rsidR="2C61B549">
                    <w:rPr>
                      <w:rFonts w:ascii="Calibri" w:hAnsi="Calibri" w:eastAsia="Calibri" w:cs="Calibri"/>
                      <w:color w:val="1F1F1F"/>
                      <w:sz w:val="22"/>
                      <w:szCs w:val="22"/>
                    </w:rPr>
                    <w:t>Pig Vision</w:t>
                  </w:r>
                  <w:ins w:author="Hamadzashe Mudavose" w:date="2026-09-02T11:44:42.083Z" w16du:dateUtc="2026-09-02T11:44:42.083Z" w:id="1831642947">
                    <w:r w:rsidRPr="316E832A" w:rsidR="19D95BF6">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sync fires in background: insemination, scan, farrow, wean, cull records synced.</w:t>
                  </w:r>
                </w:p>
              </w:tc>
            </w:tr>
          </w:tbl>
          <w:p w:rsidRPr="00B407C6" w:rsidR="00035A73" w:rsidRDefault="00000000" w14:paraId="45D61A81"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2AE4F06"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41C3B096"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B5A4FA6" w14:textId="77777777">
                  <w:pPr>
                    <w:rPr>
                      <w:rFonts w:ascii="Calibri" w:hAnsi="Calibri" w:cs="Calibri"/>
                      <w:sz w:val="22"/>
                      <w:szCs w:val="22"/>
                    </w:rPr>
                  </w:pPr>
                  <w:r w:rsidRPr="00B407C6">
                    <w:rPr>
                      <w:rFonts w:ascii="Calibri" w:hAnsi="Calibri" w:eastAsia="Calibri" w:cs="Calibri"/>
                      <w:color w:val="1F1F1F"/>
                      <w:sz w:val="22"/>
                      <w:szCs w:val="22"/>
                    </w:rPr>
                    <w:t>Day LOCKED. To correct: Reversal Request → Farm Manager approval → if period closed: Finance also approves. Reversal creates equal and opposite entries.</w:t>
                  </w:r>
                </w:p>
              </w:tc>
            </w:tr>
          </w:tbl>
          <w:p w:rsidRPr="00B407C6" w:rsidR="00035A73" w:rsidRDefault="00035A73" w14:paraId="141A6A1B" w14:textId="77777777">
            <w:pPr>
              <w:rPr>
                <w:rFonts w:ascii="Calibri" w:hAnsi="Calibri" w:cs="Calibri"/>
                <w:sz w:val="22"/>
                <w:szCs w:val="22"/>
              </w:rPr>
            </w:pPr>
          </w:p>
        </w:tc>
      </w:tr>
      <w:tr w:rsidRPr="00B407C6" w:rsidR="00035A73" w:rsidTr="316E832A" w14:paraId="4590F49C"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C8353CF"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tbl>
            <w:tblPr>
              <w:tblW w:w="76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50"/>
              <w:gridCol w:w="1650"/>
              <w:gridCol w:w="2082"/>
              <w:gridCol w:w="2250"/>
            </w:tblGrid>
            <w:tr w:rsidRPr="00B407C6" w:rsidR="00035A73" w:rsidTr="00F05623" w14:paraId="14D3A5D7" w14:textId="77777777">
              <w:trPr>
                <w:trHeight w:val="270"/>
                <w:tblHeader/>
              </w:trPr>
              <w:tc>
                <w:tcPr>
                  <w:tcW w:w="1650"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65331A91" w14:textId="77777777">
                  <w:pPr>
                    <w:jc w:val="center"/>
                    <w:rPr>
                      <w:rFonts w:ascii="Calibri" w:hAnsi="Calibri" w:cs="Calibri"/>
                      <w:sz w:val="22"/>
                      <w:szCs w:val="22"/>
                    </w:rPr>
                  </w:pPr>
                  <w:r w:rsidRPr="00B407C6">
                    <w:rPr>
                      <w:rFonts w:ascii="Calibri" w:hAnsi="Calibri" w:eastAsia="Calibri" w:cs="Calibri"/>
                      <w:b/>
                      <w:bCs/>
                      <w:color w:val="FFFFFF"/>
                      <w:sz w:val="22"/>
                      <w:szCs w:val="22"/>
                    </w:rPr>
                    <w:t>System</w:t>
                  </w:r>
                </w:p>
              </w:tc>
              <w:tc>
                <w:tcPr>
                  <w:tcW w:w="1650"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748F1BDE" w14:textId="77777777">
                  <w:pPr>
                    <w:jc w:val="center"/>
                    <w:rPr>
                      <w:rFonts w:ascii="Calibri" w:hAnsi="Calibri" w:cs="Calibri"/>
                      <w:sz w:val="22"/>
                      <w:szCs w:val="22"/>
                    </w:rPr>
                  </w:pPr>
                  <w:r w:rsidRPr="00B407C6">
                    <w:rPr>
                      <w:rFonts w:ascii="Calibri" w:hAnsi="Calibri" w:eastAsia="Calibri" w:cs="Calibri"/>
                      <w:b/>
                      <w:bCs/>
                      <w:color w:val="FFFFFF"/>
                      <w:sz w:val="22"/>
                      <w:szCs w:val="22"/>
                    </w:rPr>
                    <w:t>Event / Trigger</w:t>
                  </w:r>
                </w:p>
              </w:tc>
              <w:tc>
                <w:tcPr>
                  <w:tcW w:w="2082"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312D02C5" w14:textId="77777777">
                  <w:pPr>
                    <w:jc w:val="center"/>
                    <w:rPr>
                      <w:rFonts w:ascii="Calibri" w:hAnsi="Calibri" w:cs="Calibri"/>
                      <w:sz w:val="22"/>
                      <w:szCs w:val="22"/>
                    </w:rPr>
                  </w:pPr>
                  <w:r w:rsidRPr="00B407C6">
                    <w:rPr>
                      <w:rFonts w:ascii="Calibri" w:hAnsi="Calibri" w:eastAsia="Calibri" w:cs="Calibri"/>
                      <w:b/>
                      <w:bCs/>
                      <w:color w:val="FFFFFF"/>
                      <w:sz w:val="22"/>
                      <w:szCs w:val="22"/>
                    </w:rPr>
                    <w:t>NAVFarm Action</w:t>
                  </w:r>
                </w:p>
              </w:tc>
              <w:tc>
                <w:tcPr>
                  <w:tcW w:w="2250"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26D0016E" w14:textId="77777777">
                  <w:pPr>
                    <w:jc w:val="center"/>
                    <w:rPr>
                      <w:rFonts w:ascii="Calibri" w:hAnsi="Calibri" w:cs="Calibri"/>
                      <w:sz w:val="22"/>
                      <w:szCs w:val="22"/>
                    </w:rPr>
                  </w:pPr>
                  <w:r w:rsidRPr="00B407C6">
                    <w:rPr>
                      <w:rFonts w:ascii="Calibri" w:hAnsi="Calibri" w:eastAsia="Calibri" w:cs="Calibri"/>
                      <w:b/>
                      <w:bCs/>
                      <w:color w:val="FFFFFF"/>
                      <w:sz w:val="22"/>
                      <w:szCs w:val="22"/>
                    </w:rPr>
                    <w:t>D365BC / PV Action + Table</w:t>
                  </w:r>
                </w:p>
              </w:tc>
            </w:tr>
            <w:tr w:rsidRPr="00B407C6" w:rsidR="00035A73" w:rsidTr="00F05623" w14:paraId="43E1D1FA" w14:textId="77777777">
              <w:trPr>
                <w:trHeight w:val="541"/>
              </w:trPr>
              <w:tc>
                <w:tcPr>
                  <w:tcW w:w="165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659D" w14:paraId="168DEA85" w14:textId="3505FAF0">
                  <w:pPr>
                    <w:rPr>
                      <w:rFonts w:ascii="Calibri" w:hAnsi="Calibri" w:cs="Calibri"/>
                      <w:sz w:val="22"/>
                      <w:szCs w:val="22"/>
                    </w:rPr>
                  </w:pPr>
                  <w:r>
                    <w:rPr>
                      <w:rFonts w:ascii="Calibri" w:hAnsi="Calibri" w:eastAsia="Calibri" w:cs="Calibri"/>
                      <w:b/>
                      <w:bCs/>
                      <w:color w:val="1F4E79"/>
                      <w:sz w:val="22"/>
                      <w:szCs w:val="22"/>
                    </w:rPr>
                    <w:t>NAVFarm</w:t>
                  </w:r>
                </w:p>
              </w:tc>
              <w:tc>
                <w:tcPr>
                  <w:tcW w:w="165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D6AB9BF" w14:textId="75C5EC5E">
                  <w:pPr>
                    <w:rPr>
                      <w:rFonts w:ascii="Calibri" w:hAnsi="Calibri" w:cs="Calibri"/>
                      <w:sz w:val="22"/>
                      <w:szCs w:val="22"/>
                    </w:rPr>
                  </w:pPr>
                  <w:r w:rsidRPr="00B407C6">
                    <w:rPr>
                      <w:rFonts w:ascii="Calibri" w:hAnsi="Calibri" w:eastAsia="Calibri" w:cs="Calibri"/>
                      <w:color w:val="1F1F1F"/>
                      <w:sz w:val="22"/>
                      <w:szCs w:val="22"/>
                    </w:rPr>
                    <w:t xml:space="preserve">POST DAY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Feed consumed</w:t>
                  </w:r>
                </w:p>
              </w:tc>
              <w:tc>
                <w:tcPr>
                  <w:tcW w:w="208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264AE86" w14:textId="77777777">
                  <w:pPr>
                    <w:rPr>
                      <w:rFonts w:ascii="Calibri" w:hAnsi="Calibri" w:cs="Calibri"/>
                      <w:sz w:val="22"/>
                      <w:szCs w:val="22"/>
                    </w:rPr>
                  </w:pPr>
                  <w:r w:rsidRPr="00B407C6">
                    <w:rPr>
                      <w:rFonts w:ascii="Calibri" w:hAnsi="Calibri" w:eastAsia="Calibri" w:cs="Calibri"/>
                      <w:color w:val="1F1F1F"/>
                      <w:sz w:val="22"/>
                      <w:szCs w:val="22"/>
                    </w:rPr>
                    <w:t>Inventory negative entry per lot</w:t>
                  </w:r>
                </w:p>
              </w:tc>
              <w:tc>
                <w:tcPr>
                  <w:tcW w:w="225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B883839" w14:textId="7296E1A1">
                  <w:pPr>
                    <w:rPr>
                      <w:rFonts w:ascii="Calibri" w:hAnsi="Calibri" w:cs="Calibri"/>
                      <w:sz w:val="22"/>
                      <w:szCs w:val="22"/>
                    </w:rPr>
                  </w:pPr>
                  <w:r w:rsidRPr="00B407C6">
                    <w:rPr>
                      <w:rFonts w:ascii="Calibri" w:hAnsi="Calibri" w:eastAsia="Calibri" w:cs="Calibri"/>
                      <w:color w:val="1F1F1F"/>
                      <w:sz w:val="22"/>
                      <w:szCs w:val="22"/>
                    </w:rPr>
                    <w:t>POST /</w:t>
                  </w:r>
                  <w:r w:rsidRPr="00B407C6" w:rsidR="00F05623">
                    <w:rPr>
                      <w:rFonts w:ascii="Calibri" w:hAnsi="Calibri" w:eastAsia="Calibri" w:cs="Calibri"/>
                      <w:color w:val="1F1F1F"/>
                      <w:sz w:val="22"/>
                      <w:szCs w:val="22"/>
                    </w:rPr>
                    <w:t>item Ledger Entries</w:t>
                  </w:r>
                  <w:r w:rsidRPr="00B407C6">
                    <w:rPr>
                      <w:rFonts w:ascii="Calibri" w:hAnsi="Calibri" w:eastAsia="Calibri" w:cs="Calibri"/>
                      <w:color w:val="1F1F1F"/>
                      <w:sz w:val="22"/>
                      <w:szCs w:val="22"/>
                    </w:rPr>
                    <w:t xml:space="preserve"> (FIFO lot allocated)</w:t>
                  </w:r>
                </w:p>
              </w:tc>
            </w:tr>
            <w:tr w:rsidRPr="00B407C6" w:rsidR="00035A73" w:rsidTr="00F05623" w14:paraId="113511DC" w14:textId="77777777">
              <w:trPr>
                <w:trHeight w:val="531"/>
              </w:trPr>
              <w:tc>
                <w:tcPr>
                  <w:tcW w:w="165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659D" w14:paraId="4941338B" w14:textId="4C2FD3EC">
                  <w:pPr>
                    <w:rPr>
                      <w:rFonts w:ascii="Calibri" w:hAnsi="Calibri" w:cs="Calibri"/>
                      <w:sz w:val="22"/>
                      <w:szCs w:val="22"/>
                    </w:rPr>
                  </w:pPr>
                  <w:r>
                    <w:rPr>
                      <w:rFonts w:ascii="Calibri" w:hAnsi="Calibri" w:eastAsia="Calibri" w:cs="Calibri"/>
                      <w:b/>
                      <w:bCs/>
                      <w:color w:val="1F4E79"/>
                      <w:sz w:val="22"/>
                      <w:szCs w:val="22"/>
                    </w:rPr>
                    <w:t>NAVFarm</w:t>
                  </w:r>
                </w:p>
              </w:tc>
              <w:tc>
                <w:tcPr>
                  <w:tcW w:w="165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65633F86" w14:textId="24535E65">
                  <w:pPr>
                    <w:rPr>
                      <w:rFonts w:ascii="Calibri" w:hAnsi="Calibri" w:cs="Calibri"/>
                      <w:sz w:val="22"/>
                      <w:szCs w:val="22"/>
                    </w:rPr>
                  </w:pPr>
                  <w:r w:rsidRPr="00B407C6">
                    <w:rPr>
                      <w:rFonts w:ascii="Calibri" w:hAnsi="Calibri" w:eastAsia="Calibri" w:cs="Calibri"/>
                      <w:color w:val="1F1F1F"/>
                      <w:sz w:val="22"/>
                      <w:szCs w:val="22"/>
                    </w:rPr>
                    <w:t xml:space="preserve">POST DAY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Medicine consumed</w:t>
                  </w:r>
                </w:p>
              </w:tc>
              <w:tc>
                <w:tcPr>
                  <w:tcW w:w="2082"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2B88E454" w14:textId="77777777">
                  <w:pPr>
                    <w:rPr>
                      <w:rFonts w:ascii="Calibri" w:hAnsi="Calibri" w:cs="Calibri"/>
                      <w:sz w:val="22"/>
                      <w:szCs w:val="22"/>
                    </w:rPr>
                  </w:pPr>
                  <w:r w:rsidRPr="00B407C6">
                    <w:rPr>
                      <w:rFonts w:ascii="Calibri" w:hAnsi="Calibri" w:eastAsia="Calibri" w:cs="Calibri"/>
                      <w:color w:val="1F1F1F"/>
                      <w:sz w:val="22"/>
                      <w:szCs w:val="22"/>
                    </w:rPr>
                    <w:t>Inventory negative entry FEFO</w:t>
                  </w:r>
                </w:p>
              </w:tc>
              <w:tc>
                <w:tcPr>
                  <w:tcW w:w="225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3DAC2C87" w14:textId="6079078B">
                  <w:pPr>
                    <w:rPr>
                      <w:rFonts w:ascii="Calibri" w:hAnsi="Calibri" w:cs="Calibri"/>
                      <w:sz w:val="22"/>
                      <w:szCs w:val="22"/>
                    </w:rPr>
                  </w:pPr>
                  <w:r w:rsidRPr="00B407C6">
                    <w:rPr>
                      <w:rFonts w:ascii="Calibri" w:hAnsi="Calibri" w:eastAsia="Calibri" w:cs="Calibri"/>
                      <w:color w:val="1F1F1F"/>
                      <w:sz w:val="22"/>
                      <w:szCs w:val="22"/>
                    </w:rPr>
                    <w:t>POST /</w:t>
                  </w:r>
                  <w:r w:rsidRPr="00B407C6" w:rsidR="00F05623">
                    <w:rPr>
                      <w:rFonts w:ascii="Calibri" w:hAnsi="Calibri" w:eastAsia="Calibri" w:cs="Calibri"/>
                      <w:color w:val="1F1F1F"/>
                      <w:sz w:val="22"/>
                      <w:szCs w:val="22"/>
                    </w:rPr>
                    <w:t>item Ledger Entries</w:t>
                  </w:r>
                  <w:r w:rsidRPr="00B407C6">
                    <w:rPr>
                      <w:rFonts w:ascii="Calibri" w:hAnsi="Calibri" w:eastAsia="Calibri" w:cs="Calibri"/>
                      <w:color w:val="1F1F1F"/>
                      <w:sz w:val="22"/>
                      <w:szCs w:val="22"/>
                    </w:rPr>
                    <w:t xml:space="preserve"> (FEFO lot, withdrawal days checked)</w:t>
                  </w:r>
                </w:p>
              </w:tc>
            </w:tr>
            <w:tr w:rsidRPr="00B407C6" w:rsidR="00035A73" w:rsidTr="00F05623" w14:paraId="4CAFF404" w14:textId="77777777">
              <w:trPr>
                <w:trHeight w:val="811"/>
              </w:trPr>
              <w:tc>
                <w:tcPr>
                  <w:tcW w:w="165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659D" w14:paraId="3BFADE18" w14:textId="30A604C4">
                  <w:pPr>
                    <w:rPr>
                      <w:rFonts w:ascii="Calibri" w:hAnsi="Calibri" w:cs="Calibri"/>
                      <w:sz w:val="22"/>
                      <w:szCs w:val="22"/>
                    </w:rPr>
                  </w:pPr>
                  <w:r>
                    <w:rPr>
                      <w:rFonts w:ascii="Calibri" w:hAnsi="Calibri" w:eastAsia="Calibri" w:cs="Calibri"/>
                      <w:b/>
                      <w:bCs/>
                      <w:color w:val="1F4E79"/>
                      <w:sz w:val="22"/>
                      <w:szCs w:val="22"/>
                    </w:rPr>
                    <w:t>NAVFarm</w:t>
                  </w:r>
                </w:p>
              </w:tc>
              <w:tc>
                <w:tcPr>
                  <w:tcW w:w="165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22708E6" w14:textId="4A72A7EC">
                  <w:pPr>
                    <w:rPr>
                      <w:rFonts w:ascii="Calibri" w:hAnsi="Calibri" w:cs="Calibri"/>
                      <w:sz w:val="22"/>
                      <w:szCs w:val="22"/>
                    </w:rPr>
                  </w:pPr>
                  <w:r w:rsidRPr="00B407C6">
                    <w:rPr>
                      <w:rFonts w:ascii="Calibri" w:hAnsi="Calibri" w:eastAsia="Calibri" w:cs="Calibri"/>
                      <w:color w:val="1F1F1F"/>
                      <w:sz w:val="22"/>
                      <w:szCs w:val="22"/>
                    </w:rPr>
                    <w:t xml:space="preserve">POST DAY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Overhead (electricity/water/labour)</w:t>
                  </w:r>
                </w:p>
              </w:tc>
              <w:tc>
                <w:tcPr>
                  <w:tcW w:w="208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E8D32A6" w14:textId="77777777">
                  <w:pPr>
                    <w:rPr>
                      <w:rFonts w:ascii="Calibri" w:hAnsi="Calibri" w:cs="Calibri"/>
                      <w:sz w:val="22"/>
                      <w:szCs w:val="22"/>
                    </w:rPr>
                  </w:pPr>
                  <w:r w:rsidRPr="00B407C6">
                    <w:rPr>
                      <w:rFonts w:ascii="Calibri" w:hAnsi="Calibri" w:eastAsia="Calibri" w:cs="Calibri"/>
                      <w:color w:val="1F1F1F"/>
                      <w:sz w:val="22"/>
                      <w:szCs w:val="22"/>
                    </w:rPr>
                    <w:t>GL Journal entry</w:t>
                  </w:r>
                </w:p>
              </w:tc>
              <w:tc>
                <w:tcPr>
                  <w:tcW w:w="225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9DCF501" w14:textId="77777777">
                  <w:pPr>
                    <w:rPr>
                      <w:rFonts w:ascii="Calibri" w:hAnsi="Calibri" w:cs="Calibri"/>
                      <w:sz w:val="22"/>
                      <w:szCs w:val="22"/>
                    </w:rPr>
                  </w:pPr>
                  <w:r w:rsidRPr="00B407C6">
                    <w:rPr>
                      <w:rFonts w:ascii="Calibri" w:hAnsi="Calibri" w:eastAsia="Calibri" w:cs="Calibri"/>
                      <w:color w:val="1F1F1F"/>
                      <w:sz w:val="22"/>
                      <w:szCs w:val="22"/>
                    </w:rPr>
                    <w:t>POST /generalJournalLines Dr Overhead Cr AP/Cash with Farm Dimension</w:t>
                  </w:r>
                </w:p>
              </w:tc>
            </w:tr>
            <w:tr w:rsidRPr="00B407C6" w:rsidR="00035A73" w:rsidTr="00F05623" w14:paraId="5C3942AF" w14:textId="77777777">
              <w:trPr>
                <w:trHeight w:val="1072"/>
              </w:trPr>
              <w:tc>
                <w:tcPr>
                  <w:tcW w:w="165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659D" w14:paraId="15311054" w14:textId="7B84A38C">
                  <w:pPr>
                    <w:rPr>
                      <w:rFonts w:ascii="Calibri" w:hAnsi="Calibri" w:cs="Calibri"/>
                      <w:sz w:val="22"/>
                      <w:szCs w:val="22"/>
                    </w:rPr>
                  </w:pPr>
                  <w:r>
                    <w:rPr>
                      <w:rFonts w:ascii="Calibri" w:hAnsi="Calibri" w:eastAsia="Calibri" w:cs="Calibri"/>
                      <w:b/>
                      <w:bCs/>
                      <w:color w:val="1F4E79"/>
                      <w:sz w:val="22"/>
                      <w:szCs w:val="22"/>
                    </w:rPr>
                    <w:t>NAVFarm</w:t>
                  </w:r>
                </w:p>
              </w:tc>
              <w:tc>
                <w:tcPr>
                  <w:tcW w:w="165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64C15F3" w14:textId="555A9BFF">
                  <w:pPr>
                    <w:rPr>
                      <w:rFonts w:ascii="Calibri" w:hAnsi="Calibri" w:cs="Calibri"/>
                      <w:sz w:val="22"/>
                      <w:szCs w:val="22"/>
                    </w:rPr>
                  </w:pPr>
                  <w:r w:rsidRPr="00B407C6">
                    <w:rPr>
                      <w:rFonts w:ascii="Calibri" w:hAnsi="Calibri" w:eastAsia="Calibri" w:cs="Calibri"/>
                      <w:color w:val="1F1F1F"/>
                      <w:sz w:val="22"/>
                      <w:szCs w:val="22"/>
                    </w:rPr>
                    <w:t xml:space="preserve">POST DAY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Mortality write-off</w:t>
                  </w:r>
                </w:p>
              </w:tc>
              <w:tc>
                <w:tcPr>
                  <w:tcW w:w="2082"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FF2BDED" w14:textId="77777777">
                  <w:pPr>
                    <w:rPr>
                      <w:rFonts w:ascii="Calibri" w:hAnsi="Calibri" w:cs="Calibri"/>
                      <w:sz w:val="22"/>
                      <w:szCs w:val="22"/>
                    </w:rPr>
                  </w:pPr>
                  <w:r w:rsidRPr="00B407C6">
                    <w:rPr>
                      <w:rFonts w:ascii="Calibri" w:hAnsi="Calibri" w:eastAsia="Calibri" w:cs="Calibri"/>
                      <w:color w:val="1F1F1F"/>
                      <w:sz w:val="22"/>
                      <w:szCs w:val="22"/>
                    </w:rPr>
                    <w:t>Inventory negative + GL impairment</w:t>
                  </w:r>
                </w:p>
              </w:tc>
              <w:tc>
                <w:tcPr>
                  <w:tcW w:w="225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E6D2536" w14:textId="55D936E1">
                  <w:pPr>
                    <w:rPr>
                      <w:rFonts w:ascii="Calibri" w:hAnsi="Calibri" w:cs="Calibri"/>
                      <w:sz w:val="22"/>
                      <w:szCs w:val="22"/>
                    </w:rPr>
                  </w:pPr>
                  <w:r w:rsidRPr="00B407C6">
                    <w:rPr>
                      <w:rFonts w:ascii="Calibri" w:hAnsi="Calibri" w:eastAsia="Calibri" w:cs="Calibri"/>
                      <w:color w:val="1F1F1F"/>
                      <w:sz w:val="22"/>
                      <w:szCs w:val="22"/>
                    </w:rPr>
                    <w:t>POST /</w:t>
                  </w:r>
                  <w:r w:rsidRPr="00B407C6" w:rsidR="00F05623">
                    <w:rPr>
                      <w:rFonts w:ascii="Calibri" w:hAnsi="Calibri" w:eastAsia="Calibri" w:cs="Calibri"/>
                      <w:color w:val="1F1F1F"/>
                      <w:sz w:val="22"/>
                      <w:szCs w:val="22"/>
                    </w:rPr>
                    <w:t>item Ledger Entries</w:t>
                  </w:r>
                  <w:r w:rsidRPr="00B407C6">
                    <w:rPr>
                      <w:rFonts w:ascii="Calibri" w:hAnsi="Calibri" w:eastAsia="Calibri" w:cs="Calibri"/>
                      <w:color w:val="1F1F1F"/>
                      <w:sz w:val="22"/>
                      <w:szCs w:val="22"/>
                    </w:rPr>
                    <w:t xml:space="preserve"> (negative) + POST /generalJournalLines Dr Impairment Cr Inventory</w:t>
                  </w:r>
                </w:p>
              </w:tc>
            </w:tr>
          </w:tbl>
          <w:p w:rsidRPr="00B407C6" w:rsidR="00035A73" w:rsidRDefault="00035A73" w14:paraId="55D7742E" w14:textId="77777777">
            <w:pPr>
              <w:rPr>
                <w:rFonts w:ascii="Calibri" w:hAnsi="Calibri" w:cs="Calibri"/>
                <w:sz w:val="22"/>
                <w:szCs w:val="22"/>
              </w:rPr>
            </w:pPr>
          </w:p>
        </w:tc>
      </w:tr>
      <w:tr w:rsidRPr="00B407C6" w:rsidR="00035A73" w:rsidTr="316E832A" w14:paraId="1BF839F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504CDBA"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F05623" w14:paraId="0455363C" w14:textId="65F27C5F">
            <w:pPr>
              <w:spacing w:after="2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POST DAY disabled if any mandatory ONCE event outstanding.</w:t>
            </w:r>
          </w:p>
          <w:p w:rsidRPr="00B407C6" w:rsidR="00035A73" w:rsidRDefault="00F05623" w14:paraId="444EBEBD" w14:textId="7C87A957">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POST DAY disabled if any location tab fails HEAD COUNT BALANCE RULE.</w:t>
            </w:r>
          </w:p>
        </w:tc>
      </w:tr>
      <w:tr w:rsidRPr="00B407C6" w:rsidR="00035A73" w:rsidTr="316E832A" w14:paraId="60B30657"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CD59D3E"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FA26DE" w:rsidP="00FA26DE" w:rsidRDefault="00000000" w14:paraId="32C98C61" w14:textId="449AF8F2">
            <w:pPr>
              <w:spacing w:after="20"/>
              <w:rPr>
                <w:rFonts w:ascii="Calibri" w:hAnsi="Calibri" w:cs="Calibri"/>
                <w:sz w:val="22"/>
                <w:szCs w:val="22"/>
              </w:rPr>
            </w:pPr>
            <w:r w:rsidRPr="00B407C6">
              <w:rPr>
                <w:rFonts w:ascii="Calibri" w:hAnsi="Calibri" w:eastAsia="Calibri" w:cs="Calibri"/>
                <w:color w:val="1F1F1F"/>
                <w:sz w:val="22"/>
                <w:szCs w:val="22"/>
              </w:rPr>
              <w:t>• HEAD COUNT BALANCE RULE: non-negotiable. Cannot post without balance = 0 on every active location tab.</w:t>
            </w:r>
          </w:p>
          <w:p w:rsidRPr="00B407C6" w:rsidR="00035A73" w:rsidRDefault="00035A73" w14:paraId="222AD827" w14:textId="7B787121">
            <w:pPr>
              <w:spacing w:before="40" w:after="50"/>
              <w:rPr>
                <w:rFonts w:ascii="Calibri" w:hAnsi="Calibri" w:cs="Calibri"/>
                <w:sz w:val="22"/>
                <w:szCs w:val="22"/>
              </w:rPr>
            </w:pPr>
          </w:p>
        </w:tc>
      </w:tr>
    </w:tbl>
    <w:p w:rsidRPr="00B407C6" w:rsidR="00035A73" w:rsidRDefault="00035A73" w14:paraId="4F071DF5" w14:textId="77777777">
      <w:pPr>
        <w:spacing w:before="20" w:after="20"/>
        <w:rPr>
          <w:rFonts w:ascii="Calibri" w:hAnsi="Calibri" w:cs="Calibri"/>
          <w:sz w:val="22"/>
          <w:szCs w:val="22"/>
        </w:rPr>
      </w:pPr>
    </w:p>
    <w:p w:rsidRPr="00B407C6" w:rsidR="00035A73" w:rsidRDefault="00000000" w14:paraId="5F151E7D" w14:textId="3D8721A6">
      <w:pPr>
        <w:pStyle w:val="Heading2"/>
        <w:spacing w:before="200" w:after="80"/>
        <w:rPr>
          <w:rFonts w:ascii="Calibri" w:hAnsi="Calibri" w:cs="Calibri"/>
          <w:sz w:val="22"/>
          <w:szCs w:val="22"/>
        </w:rPr>
      </w:pPr>
      <w:r w:rsidRPr="00B407C6">
        <w:rPr>
          <w:rFonts w:ascii="Calibri" w:hAnsi="Calibri" w:eastAsia="Calibri" w:cs="Calibri"/>
          <w:b/>
          <w:bCs/>
          <w:color w:val="1A3A5C"/>
          <w:sz w:val="22"/>
          <w:szCs w:val="22"/>
        </w:rPr>
        <w:t xml:space="preserve">5.1  Seven Entry Blocks </w:t>
      </w:r>
      <w:r w:rsidRPr="00B407C6" w:rsidR="00947466">
        <w:rPr>
          <w:rFonts w:ascii="Calibri" w:hAnsi="Calibri" w:eastAsia="Calibri" w:cs="Calibri"/>
          <w:b/>
          <w:bCs/>
          <w:color w:val="1A3A5C"/>
          <w:sz w:val="22"/>
          <w:szCs w:val="22"/>
        </w:rPr>
        <w:t>-</w:t>
      </w:r>
      <w:r w:rsidRPr="00B407C6">
        <w:rPr>
          <w:rFonts w:ascii="Calibri" w:hAnsi="Calibri" w:eastAsia="Calibri" w:cs="Calibri"/>
          <w:b/>
          <w:bCs/>
          <w:color w:val="1A3A5C"/>
          <w:sz w:val="22"/>
          <w:szCs w:val="22"/>
        </w:rPr>
        <w:t xml:space="preserve"> Full Detail</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00"/>
        <w:gridCol w:w="8576"/>
      </w:tblGrid>
      <w:tr w:rsidRPr="00B407C6" w:rsidR="00035A73" w:rsidTr="316E832A" w14:paraId="674AE963" w14:textId="77777777">
        <w:tc>
          <w:tcPr>
            <w:tcW w:w="16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80" w:type="dxa"/>
              <w:left w:w="100" w:type="dxa"/>
              <w:bottom w:w="80" w:type="dxa"/>
              <w:right w:w="100" w:type="dxa"/>
            </w:tcMar>
          </w:tcPr>
          <w:p w:rsidRPr="00B407C6" w:rsidR="00035A73" w:rsidRDefault="00000000" w14:paraId="483F7D1F" w14:textId="77777777">
            <w:pPr>
              <w:jc w:val="center"/>
              <w:rPr>
                <w:rFonts w:ascii="Calibri" w:hAnsi="Calibri" w:cs="Calibri"/>
                <w:sz w:val="22"/>
                <w:szCs w:val="22"/>
              </w:rPr>
            </w:pPr>
            <w:r w:rsidRPr="00B407C6">
              <w:rPr>
                <w:rFonts w:ascii="Calibri" w:hAnsi="Calibri" w:eastAsia="Calibri" w:cs="Calibri"/>
                <w:b/>
                <w:bCs/>
                <w:color w:val="FFFFFF"/>
                <w:sz w:val="22"/>
                <w:szCs w:val="22"/>
              </w:rPr>
              <w:t>Block</w:t>
            </w:r>
          </w:p>
        </w:tc>
        <w:tc>
          <w:tcPr>
            <w:tcW w:w="8576"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80" w:type="dxa"/>
              <w:left w:w="100" w:type="dxa"/>
              <w:bottom w:w="80" w:type="dxa"/>
              <w:right w:w="100" w:type="dxa"/>
            </w:tcMar>
          </w:tcPr>
          <w:p w:rsidRPr="00B407C6" w:rsidR="00035A73" w:rsidRDefault="00000000" w14:paraId="46AFF4B0" w14:textId="77777777">
            <w:pPr>
              <w:rPr>
                <w:rFonts w:ascii="Calibri" w:hAnsi="Calibri" w:cs="Calibri"/>
                <w:sz w:val="22"/>
                <w:szCs w:val="22"/>
              </w:rPr>
            </w:pPr>
            <w:r w:rsidRPr="00B407C6">
              <w:rPr>
                <w:rFonts w:ascii="Calibri" w:hAnsi="Calibri" w:eastAsia="Calibri" w:cs="Calibri"/>
                <w:b/>
                <w:bCs/>
                <w:color w:val="FFFFFF"/>
                <w:sz w:val="22"/>
                <w:szCs w:val="22"/>
              </w:rPr>
              <w:t>Content, Fields, and Business Rules</w:t>
            </w:r>
          </w:p>
        </w:tc>
      </w:tr>
      <w:tr w:rsidRPr="00B407C6" w:rsidR="00035A73" w:rsidTr="316E832A" w14:paraId="762097EA" w14:textId="77777777">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80" w:type="dxa"/>
              <w:left w:w="100" w:type="dxa"/>
              <w:bottom w:w="80" w:type="dxa"/>
              <w:right w:w="100" w:type="dxa"/>
            </w:tcMar>
          </w:tcPr>
          <w:p w:rsidRPr="00B407C6" w:rsidR="00035A73" w:rsidRDefault="00000000" w14:paraId="3FE878EB" w14:textId="77777777">
            <w:pPr>
              <w:rPr>
                <w:rFonts w:ascii="Calibri" w:hAnsi="Calibri" w:cs="Calibri"/>
                <w:sz w:val="22"/>
                <w:szCs w:val="22"/>
              </w:rPr>
            </w:pPr>
            <w:r w:rsidRPr="00B407C6">
              <w:rPr>
                <w:rFonts w:ascii="Calibri" w:hAnsi="Calibri" w:eastAsia="Calibri" w:cs="Calibri"/>
                <w:b/>
                <w:bCs/>
                <w:color w:val="1A3A5C"/>
                <w:sz w:val="22"/>
                <w:szCs w:val="22"/>
              </w:rPr>
              <w:t>Block 1 Feed Consumption</w:t>
            </w:r>
          </w:p>
        </w:tc>
        <w:tc>
          <w:tcPr>
            <w:tcW w:w="8576" w:type="dxa"/>
            <w:tcBorders>
              <w:top w:val="single" w:color="AAAAAA" w:sz="4" w:space="0"/>
              <w:left w:val="single" w:color="AAAAAA" w:sz="4" w:space="0"/>
              <w:bottom w:val="single" w:color="AAAAAA" w:sz="4" w:space="0"/>
              <w:right w:val="single" w:color="AAAAAA" w:sz="4" w:space="0"/>
            </w:tcBorders>
            <w:shd w:val="clear" w:color="auto" w:fill="F2F4F7"/>
            <w:tcMar>
              <w:top w:w="80" w:type="dxa"/>
              <w:left w:w="100" w:type="dxa"/>
              <w:bottom w:w="80" w:type="dxa"/>
              <w:right w:w="100" w:type="dxa"/>
            </w:tcMar>
          </w:tcPr>
          <w:p w:rsidRPr="00B407C6" w:rsidR="00035A73" w:rsidRDefault="00000000" w14:paraId="5473B62C" w14:textId="5C227C3F">
            <w:pPr>
              <w:rPr>
                <w:rFonts w:ascii="Calibri" w:hAnsi="Calibri" w:cs="Calibri"/>
                <w:sz w:val="22"/>
                <w:szCs w:val="22"/>
              </w:rPr>
            </w:pPr>
            <w:r w:rsidRPr="316E832A" w:rsidR="2C61B549">
              <w:rPr>
                <w:rFonts w:ascii="Calibri" w:hAnsi="Calibri" w:eastAsia="Calibri" w:cs="Calibri"/>
                <w:color w:val="1F1F1F"/>
                <w:sz w:val="22"/>
                <w:szCs w:val="22"/>
              </w:rPr>
              <w:t xml:space="preserve">Feed items pre-populated from scheduler for this location today. Standard Qty = Head Count × </w:t>
            </w:r>
            <w:r w:rsidRPr="316E832A" w:rsidR="2C61B549">
              <w:rPr>
                <w:rFonts w:ascii="Calibri" w:hAnsi="Calibri" w:eastAsia="Calibri" w:cs="Calibri"/>
                <w:color w:val="1F1F1F"/>
                <w:sz w:val="22"/>
                <w:szCs w:val="22"/>
              </w:rPr>
              <w:t>feed_rate_from_lifecycle_config</w:t>
            </w:r>
            <w:r w:rsidRPr="316E832A" w:rsidR="2C61B549">
              <w:rPr>
                <w:rFonts w:ascii="Calibri" w:hAnsi="Calibri" w:eastAsia="Calibri" w:cs="Calibri"/>
                <w:color w:val="1F1F1F"/>
                <w:sz w:val="22"/>
                <w:szCs w:val="22"/>
              </w:rPr>
              <w:t xml:space="preserve">. Operator enters ACTUAL Qty. Lot selection mandatory </w:t>
            </w:r>
            <w:r w:rsidRPr="316E832A" w:rsidR="553F08A4">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 FIFO enforced (earliest lot first).</w:t>
            </w:r>
            <w:r w:rsidRPr="316E832A" w:rsidR="5A9E4E93">
              <w:rPr>
                <w:rFonts w:ascii="Calibri" w:hAnsi="Calibri" w:eastAsia="Calibri" w:cs="Calibri"/>
                <w:color w:val="1F1F1F"/>
                <w:sz w:val="22"/>
                <w:szCs w:val="22"/>
              </w:rPr>
              <w:t xml:space="preserve"> </w:t>
            </w:r>
            <w:r w:rsidRPr="316E832A" w:rsidR="6A649AA4">
              <w:rPr>
                <w:rFonts w:ascii="Calibri" w:hAnsi="Calibri" w:eastAsia="Calibri" w:cs="Calibri"/>
                <w:color w:val="1F1F1F"/>
                <w:sz w:val="22"/>
                <w:szCs w:val="22"/>
              </w:rPr>
              <w:t>Wherever</w:t>
            </w:r>
            <w:r w:rsidRPr="316E832A" w:rsidR="5A9E4E93">
              <w:rPr>
                <w:rFonts w:ascii="Calibri" w:hAnsi="Calibri" w:eastAsia="Calibri" w:cs="Calibri"/>
                <w:color w:val="1F1F1F"/>
                <w:sz w:val="22"/>
                <w:szCs w:val="22"/>
              </w:rPr>
              <w:t xml:space="preserve"> lot is defined.</w:t>
            </w:r>
            <w:r w:rsidRPr="316E832A" w:rsidR="2C61B549">
              <w:rPr>
                <w:rFonts w:ascii="Calibri" w:hAnsi="Calibri" w:eastAsia="Calibri" w:cs="Calibri"/>
                <w:color w:val="1F1F1F"/>
                <w:sz w:val="22"/>
                <w:szCs w:val="22"/>
              </w:rPr>
              <w:t xml:space="preserve"> Deviation from FIFO requires Reason </w:t>
            </w:r>
            <w:r w:rsidRPr="316E832A" w:rsidR="2C61B549">
              <w:rPr>
                <w:rFonts w:ascii="Calibri" w:hAnsi="Calibri" w:eastAsia="Calibri" w:cs="Calibri"/>
                <w:color w:val="1F1F1F"/>
                <w:sz w:val="22"/>
                <w:szCs w:val="22"/>
              </w:rPr>
              <w:t>selection</w:t>
            </w:r>
            <w:r w:rsidRPr="316E832A" w:rsidR="2C61B549">
              <w:rPr>
                <w:rFonts w:ascii="Calibri" w:hAnsi="Calibri" w:eastAsia="Calibri" w:cs="Calibri"/>
                <w:color w:val="1F1F1F"/>
                <w:sz w:val="22"/>
                <w:szCs w:val="22"/>
              </w:rPr>
              <w:t xml:space="preserve">. BAGGED FEED: Empty Bags field shown </w:t>
            </w:r>
            <w:r w:rsidRPr="316E832A" w:rsidR="553F08A4">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 reconciliation: Empty Bags × 50 KG vs system qty. Variance flagged if &gt; 2%. Cumulative KG per pig running total shown for FCR tracking. If bulk feed: system checks silo balance </w:t>
            </w:r>
            <w:r w:rsidRPr="316E832A" w:rsidR="553F08A4">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 alerts if post would take balance below zero.</w:t>
            </w:r>
          </w:p>
        </w:tc>
      </w:tr>
      <w:tr w:rsidRPr="00B407C6" w:rsidR="00035A73" w:rsidTr="316E832A" w14:paraId="684D785C" w14:textId="77777777">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B407C6" w:rsidR="00035A73" w:rsidRDefault="00000000" w14:paraId="5B70D55B" w14:textId="77777777">
            <w:pPr>
              <w:rPr>
                <w:rFonts w:ascii="Calibri" w:hAnsi="Calibri" w:cs="Calibri"/>
                <w:sz w:val="22"/>
                <w:szCs w:val="22"/>
              </w:rPr>
            </w:pPr>
            <w:r w:rsidRPr="00B407C6">
              <w:rPr>
                <w:rFonts w:ascii="Calibri" w:hAnsi="Calibri" w:eastAsia="Calibri" w:cs="Calibri"/>
                <w:b/>
                <w:bCs/>
                <w:color w:val="1A3A5C"/>
                <w:sz w:val="22"/>
                <w:szCs w:val="22"/>
              </w:rPr>
              <w:t>Block 2 Medicine / Vaccine</w:t>
            </w:r>
          </w:p>
        </w:tc>
        <w:tc>
          <w:tcPr>
            <w:tcW w:w="85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B407C6" w:rsidR="00035A73" w:rsidRDefault="00000000" w14:paraId="12B5ECE3" w14:textId="30993338">
            <w:pPr>
              <w:rPr>
                <w:rFonts w:ascii="Calibri" w:hAnsi="Calibri" w:cs="Calibri"/>
                <w:sz w:val="22"/>
                <w:szCs w:val="22"/>
              </w:rPr>
            </w:pPr>
            <w:r w:rsidRPr="00B407C6">
              <w:rPr>
                <w:rFonts w:ascii="Calibri" w:hAnsi="Calibri" w:eastAsia="Calibri" w:cs="Calibri"/>
                <w:color w:val="1F1F1F"/>
                <w:sz w:val="22"/>
                <w:szCs w:val="22"/>
              </w:rPr>
              <w:t xml:space="preserve">Medicine and vaccine events scheduled today shown. FEFO enforced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earliest expiry lot shown first. Expired lots shown in RED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cannot select. Withdrawal days shown in RED banner (e.g. "21 withdrawal days remaining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do not transfer until [date]"). OTC Flag field (matches Grower Batch Report OTC column). If slaughter date within withdrawal period: CRITICAL block warning. Dose per animal pre-filled from vaccination protocol. Operator enters actual dose administered. Batch lot used recorded for traceability.</w:t>
            </w:r>
          </w:p>
        </w:tc>
      </w:tr>
      <w:tr w:rsidRPr="00B407C6" w:rsidR="00035A73" w:rsidTr="316E832A" w14:paraId="007E4346" w14:textId="77777777">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80" w:type="dxa"/>
              <w:left w:w="100" w:type="dxa"/>
              <w:bottom w:w="80" w:type="dxa"/>
              <w:right w:w="100" w:type="dxa"/>
            </w:tcMar>
          </w:tcPr>
          <w:p w:rsidRPr="00B407C6" w:rsidR="00035A73" w:rsidRDefault="00000000" w14:paraId="7F0F4E97" w14:textId="77777777">
            <w:pPr>
              <w:rPr>
                <w:rFonts w:ascii="Calibri" w:hAnsi="Calibri" w:cs="Calibri"/>
                <w:sz w:val="22"/>
                <w:szCs w:val="22"/>
              </w:rPr>
            </w:pPr>
            <w:r w:rsidRPr="00B407C6">
              <w:rPr>
                <w:rFonts w:ascii="Calibri" w:hAnsi="Calibri" w:eastAsia="Calibri" w:cs="Calibri"/>
                <w:b/>
                <w:bCs/>
                <w:color w:val="1A3A5C"/>
                <w:sz w:val="22"/>
                <w:szCs w:val="22"/>
              </w:rPr>
              <w:t>Block 3 Weight &amp; Body Condition</w:t>
            </w:r>
          </w:p>
        </w:tc>
        <w:tc>
          <w:tcPr>
            <w:tcW w:w="8576" w:type="dxa"/>
            <w:tcBorders>
              <w:top w:val="single" w:color="AAAAAA" w:sz="4" w:space="0"/>
              <w:left w:val="single" w:color="AAAAAA" w:sz="4" w:space="0"/>
              <w:bottom w:val="single" w:color="AAAAAA" w:sz="4" w:space="0"/>
              <w:right w:val="single" w:color="AAAAAA" w:sz="4" w:space="0"/>
            </w:tcBorders>
            <w:shd w:val="clear" w:color="auto" w:fill="F2F4F7"/>
            <w:tcMar>
              <w:top w:w="80" w:type="dxa"/>
              <w:left w:w="100" w:type="dxa"/>
              <w:bottom w:w="80" w:type="dxa"/>
              <w:right w:w="100" w:type="dxa"/>
            </w:tcMar>
          </w:tcPr>
          <w:p w:rsidRPr="00B407C6" w:rsidR="00035A73" w:rsidRDefault="00000000" w14:paraId="0946E9A6" w14:textId="4362273A">
            <w:pPr>
              <w:rPr>
                <w:rFonts w:ascii="Calibri" w:hAnsi="Calibri" w:cs="Calibri"/>
                <w:sz w:val="22"/>
                <w:szCs w:val="22"/>
              </w:rPr>
            </w:pPr>
            <w:r w:rsidRPr="316E832A" w:rsidR="2C61B549">
              <w:rPr>
                <w:rFonts w:ascii="Calibri" w:hAnsi="Calibri" w:eastAsia="Calibri" w:cs="Calibri"/>
                <w:color w:val="1F1F1F"/>
                <w:sz w:val="22"/>
                <w:szCs w:val="22"/>
              </w:rPr>
              <w:t xml:space="preserve">Weight </w:t>
            </w:r>
            <w:r w:rsidRPr="316E832A" w:rsidR="0D8E1BC9">
              <w:rPr>
                <w:rFonts w:ascii="Calibri" w:hAnsi="Calibri" w:eastAsia="Calibri" w:cs="Calibri"/>
                <w:color w:val="1F1F1F"/>
                <w:sz w:val="22"/>
                <w:szCs w:val="22"/>
              </w:rPr>
              <w:t>checks</w:t>
            </w:r>
            <w:r w:rsidRPr="316E832A" w:rsidR="2C61B549">
              <w:rPr>
                <w:rFonts w:ascii="Calibri" w:hAnsi="Calibri" w:eastAsia="Calibri" w:cs="Calibri"/>
                <w:color w:val="1F1F1F"/>
                <w:sz w:val="22"/>
                <w:szCs w:val="22"/>
              </w:rPr>
              <w:t xml:space="preserve"> due if WEEKLY event falls today, or at checkpoint weeks (10/15/16/19/21/23/25/28 for gilts). INDIVIDUAL entry for gilts: each tattoo listed, operator enters weight, system shows vs target weight from KPI master (GREEN/ORANGE/RED). GROUP entry for weaners/growers: </w:t>
            </w:r>
            <w:r w:rsidRPr="316E832A" w:rsidR="2C61B549">
              <w:rPr>
                <w:rFonts w:ascii="Calibri" w:hAnsi="Calibri" w:eastAsia="Calibri" w:cs="Calibri"/>
                <w:color w:val="1F1F1F"/>
                <w:sz w:val="22"/>
                <w:szCs w:val="22"/>
              </w:rPr>
              <w:t>avg</w:t>
            </w:r>
            <w:ins w:author="Paul Young" w:date="2026-08-31T07:43:49.371Z" w16du:dateUtc="2026-08-31T07:43:49.371Z" w:id="1569162458">
              <w:r w:rsidRPr="316E832A" w:rsidR="353194CA">
                <w:rPr>
                  <w:rFonts w:ascii="Calibri" w:hAnsi="Calibri" w:eastAsia="Calibri" w:cs="Calibri"/>
                  <w:color w:val="1F1F1F"/>
                  <w:sz w:val="22"/>
                  <w:szCs w:val="22"/>
                </w:rPr>
                <w:t>.</w:t>
              </w:r>
            </w:ins>
            <w:r w:rsidRPr="316E832A" w:rsidR="2C61B549">
              <w:rPr>
                <w:rFonts w:ascii="Calibri" w:hAnsi="Calibri" w:eastAsia="Calibri" w:cs="Calibri"/>
                <w:color w:val="1F1F1F"/>
                <w:sz w:val="22"/>
                <w:szCs w:val="22"/>
              </w:rPr>
              <w:t xml:space="preserve"> weight + sample size (min 10% of batch). BCS Score 1-5 for sows at key stages (farrowing, weaning). Backfat (mm) recorded at farrowing and weaning. Head Count per location entered here </w:t>
            </w:r>
            <w:r w:rsidRPr="316E832A" w:rsidR="553F08A4">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 drives balance rule.</w:t>
            </w:r>
          </w:p>
        </w:tc>
      </w:tr>
      <w:tr w:rsidRPr="00B407C6" w:rsidR="00035A73" w:rsidTr="316E832A" w14:paraId="6F947F65" w14:textId="77777777">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B407C6" w:rsidR="00035A73" w:rsidRDefault="00000000" w14:paraId="06E7903A" w14:textId="77777777">
            <w:pPr>
              <w:rPr>
                <w:rFonts w:ascii="Calibri" w:hAnsi="Calibri" w:cs="Calibri"/>
                <w:sz w:val="22"/>
                <w:szCs w:val="22"/>
              </w:rPr>
            </w:pPr>
            <w:r w:rsidRPr="00B407C6">
              <w:rPr>
                <w:rFonts w:ascii="Calibri" w:hAnsi="Calibri" w:eastAsia="Calibri" w:cs="Calibri"/>
                <w:b/>
                <w:bCs/>
                <w:color w:val="1A3A5C"/>
                <w:sz w:val="22"/>
                <w:szCs w:val="22"/>
              </w:rPr>
              <w:t>Block 4A Mortality (SEPARATE)</w:t>
            </w:r>
          </w:p>
        </w:tc>
        <w:tc>
          <w:tcPr>
            <w:tcW w:w="85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B407C6" w:rsidR="00035A73" w:rsidRDefault="00000000" w14:paraId="7C94B299" w14:textId="55F32E88">
            <w:pPr>
              <w:rPr>
                <w:rFonts w:ascii="Calibri" w:hAnsi="Calibri" w:cs="Calibri"/>
                <w:sz w:val="22"/>
                <w:szCs w:val="22"/>
              </w:rPr>
            </w:pPr>
            <w:r w:rsidRPr="00B407C6">
              <w:rPr>
                <w:rFonts w:ascii="Calibri" w:hAnsi="Calibri" w:eastAsia="Calibri" w:cs="Calibri"/>
                <w:color w:val="1F1F1F"/>
                <w:sz w:val="22"/>
                <w:szCs w:val="22"/>
              </w:rPr>
              <w:t xml:space="preserve">SEPARATE from Cull (MOM 24 Aug). Fields: Date, Head Count (dead), Reason Code (MORTALITY category only), Animal Tattoo (mandatory for sow/gilt/boar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individually tracked), Weight at Death (KG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mandatory for sow/gilt/boar, FA write-off value), Age at Mortality (auto from DOB), Week of Life at death (Active/1wk/2wk/3wk/4wk for farrowing piglets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matches Mortality &amp; Cull Report), Notes (mandatory if Reason = OTHER/UNKNOWN/MULTIPLE), Disposal Destination (from DISPOSAL reason codes). RATION PIG: sub-type with own count, weight (mandatory), Farm Butchery destination auto-selected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classified separately from mortality for sustainability reporting.</w:t>
            </w:r>
          </w:p>
        </w:tc>
      </w:tr>
      <w:tr w:rsidRPr="00B407C6" w:rsidR="00035A73" w:rsidTr="316E832A" w14:paraId="66F25557" w14:textId="77777777">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80" w:type="dxa"/>
              <w:left w:w="100" w:type="dxa"/>
              <w:bottom w:w="80" w:type="dxa"/>
              <w:right w:w="100" w:type="dxa"/>
            </w:tcMar>
          </w:tcPr>
          <w:p w:rsidRPr="00B407C6" w:rsidR="00035A73" w:rsidRDefault="00000000" w14:paraId="2EE825D3" w14:textId="77777777">
            <w:pPr>
              <w:rPr>
                <w:rFonts w:ascii="Calibri" w:hAnsi="Calibri" w:cs="Calibri"/>
                <w:sz w:val="22"/>
                <w:szCs w:val="22"/>
              </w:rPr>
            </w:pPr>
            <w:r w:rsidRPr="00B407C6">
              <w:rPr>
                <w:rFonts w:ascii="Calibri" w:hAnsi="Calibri" w:eastAsia="Calibri" w:cs="Calibri"/>
                <w:b/>
                <w:bCs/>
                <w:color w:val="1A3A5C"/>
                <w:sz w:val="22"/>
                <w:szCs w:val="22"/>
              </w:rPr>
              <w:t>Block 4B Cull (SEPARATE)</w:t>
            </w:r>
          </w:p>
        </w:tc>
        <w:tc>
          <w:tcPr>
            <w:tcW w:w="8576" w:type="dxa"/>
            <w:tcBorders>
              <w:top w:val="single" w:color="AAAAAA" w:sz="4" w:space="0"/>
              <w:left w:val="single" w:color="AAAAAA" w:sz="4" w:space="0"/>
              <w:bottom w:val="single" w:color="AAAAAA" w:sz="4" w:space="0"/>
              <w:right w:val="single" w:color="AAAAAA" w:sz="4" w:space="0"/>
            </w:tcBorders>
            <w:shd w:val="clear" w:color="auto" w:fill="F2F4F7"/>
            <w:tcMar>
              <w:top w:w="80" w:type="dxa"/>
              <w:left w:w="100" w:type="dxa"/>
              <w:bottom w:w="80" w:type="dxa"/>
              <w:right w:w="100" w:type="dxa"/>
            </w:tcMar>
          </w:tcPr>
          <w:p w:rsidRPr="00B407C6" w:rsidR="00035A73" w:rsidRDefault="00000000" w14:paraId="1AFFEB4B" w14:textId="0731691B">
            <w:pPr>
              <w:rPr>
                <w:rFonts w:ascii="Calibri" w:hAnsi="Calibri" w:cs="Calibri"/>
                <w:sz w:val="22"/>
                <w:szCs w:val="22"/>
              </w:rPr>
            </w:pPr>
            <w:r w:rsidRPr="316E832A" w:rsidR="2C61B549">
              <w:rPr>
                <w:rFonts w:ascii="Calibri" w:hAnsi="Calibri" w:eastAsia="Calibri" w:cs="Calibri"/>
                <w:color w:val="1F1F1F"/>
                <w:sz w:val="22"/>
                <w:szCs w:val="22"/>
              </w:rPr>
              <w:t xml:space="preserve">SEPARATE from Mortality. Fields: Animal Tattoo (mandatory), Out-of-Production Date (decision date </w:t>
            </w:r>
            <w:r w:rsidRPr="316E832A" w:rsidR="553F08A4">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 may be days/weeks before Cull Date), Cull Date (physical departure date from farm </w:t>
            </w:r>
            <w:r w:rsidRPr="316E832A" w:rsidR="553F08A4">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 may differ), Reason Code (CULL category only), Weight at Cull (KG), HSE (House + </w:t>
            </w:r>
            <w:r w:rsidRPr="316E832A" w:rsidR="2C61B549">
              <w:rPr>
                <w:rFonts w:ascii="Calibri" w:hAnsi="Calibri" w:eastAsia="Calibri" w:cs="Calibri"/>
                <w:color w:val="1F1F1F"/>
                <w:sz w:val="22"/>
                <w:szCs w:val="22"/>
              </w:rPr>
              <w:t xml:space="preserve">Sub-location from Grasmere Cull Report format), Weaning Data at last litter (for SOW Management Report), Service Line flag. Cost </w:t>
            </w:r>
            <w:r w:rsidRPr="316E832A" w:rsidR="150850C9">
              <w:rPr>
                <w:rFonts w:ascii="Calibri" w:hAnsi="Calibri" w:eastAsia="Calibri" w:cs="Calibri"/>
                <w:color w:val="1F1F1F"/>
                <w:sz w:val="22"/>
                <w:szCs w:val="22"/>
              </w:rPr>
              <w:t>shown</w:t>
            </w:r>
            <w:r w:rsidRPr="316E832A" w:rsidR="2C61B549">
              <w:rPr>
                <w:rFonts w:ascii="Calibri" w:hAnsi="Calibri" w:eastAsia="Calibri" w:cs="Calibri"/>
                <w:color w:val="1F1F1F"/>
                <w:sz w:val="22"/>
                <w:szCs w:val="22"/>
              </w:rPr>
              <w:t xml:space="preserve"> feed consumed between Out-of-Production Date and Cull Date × daily feed rate (visible in R08 Mortality &amp; Cull Report).</w:t>
            </w:r>
          </w:p>
        </w:tc>
      </w:tr>
      <w:tr w:rsidRPr="00B407C6" w:rsidR="00035A73" w:rsidTr="316E832A" w14:paraId="0007D16D" w14:textId="77777777">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B407C6" w:rsidR="00035A73" w:rsidRDefault="00000000" w14:paraId="79C0D42D" w14:textId="77777777">
            <w:pPr>
              <w:rPr>
                <w:rFonts w:ascii="Calibri" w:hAnsi="Calibri" w:cs="Calibri"/>
                <w:sz w:val="22"/>
                <w:szCs w:val="22"/>
              </w:rPr>
            </w:pPr>
            <w:r w:rsidRPr="00B407C6">
              <w:rPr>
                <w:rFonts w:ascii="Calibri" w:hAnsi="Calibri" w:eastAsia="Calibri" w:cs="Calibri"/>
                <w:b/>
                <w:bCs/>
                <w:color w:val="1A3A5C"/>
                <w:sz w:val="22"/>
                <w:szCs w:val="22"/>
              </w:rPr>
              <w:t>Block 5 Stage Event</w:t>
            </w:r>
          </w:p>
        </w:tc>
        <w:tc>
          <w:tcPr>
            <w:tcW w:w="85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B407C6" w:rsidR="00035A73" w:rsidRDefault="00000000" w14:paraId="7598BFED" w14:textId="77CF7D86">
            <w:pPr>
              <w:rPr>
                <w:rFonts w:ascii="Calibri" w:hAnsi="Calibri" w:cs="Calibri"/>
                <w:sz w:val="22"/>
                <w:szCs w:val="22"/>
              </w:rPr>
            </w:pPr>
            <w:r w:rsidRPr="316E832A" w:rsidR="2C61B549">
              <w:rPr>
                <w:rFonts w:ascii="Calibri" w:hAnsi="Calibri" w:eastAsia="Calibri" w:cs="Calibri"/>
                <w:color w:val="1F1F1F"/>
                <w:sz w:val="22"/>
                <w:szCs w:val="22"/>
              </w:rPr>
              <w:t xml:space="preserve">Changes by current stage: GESTATION → Day 28 Scan: per sow CONFIRMED/REPEAT/FAILED (mandatory ONCE event). FARROWING → Individual sow form: scan sow tattoo, enter Total Born, BA, BD, GA (mummified) </w:t>
            </w:r>
            <w:r w:rsidRPr="316E832A" w:rsidR="553F08A4">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 VALIDATION: Total Born MUST = BA + BD + GA (hard block if not). Enter </w:t>
            </w:r>
            <w:r w:rsidRPr="316E832A" w:rsidR="2C61B549">
              <w:rPr>
                <w:rFonts w:ascii="Calibri" w:hAnsi="Calibri" w:eastAsia="Calibri" w:cs="Calibri"/>
                <w:color w:val="1F1F1F"/>
                <w:sz w:val="22"/>
                <w:szCs w:val="22"/>
              </w:rPr>
              <w:t>avg</w:t>
            </w:r>
            <w:r w:rsidRPr="316E832A" w:rsidR="2C61B549">
              <w:rPr>
                <w:rFonts w:ascii="Calibri" w:hAnsi="Calibri" w:eastAsia="Calibri" w:cs="Calibri"/>
                <w:color w:val="1F1F1F"/>
                <w:sz w:val="22"/>
                <w:szCs w:val="22"/>
              </w:rPr>
              <w:t xml:space="preserve"> birth weight, sow weight before and after. After entry: system shows </w:t>
            </w:r>
            <w:r w:rsidRPr="316E832A" w:rsidR="2C61B549">
              <w:rPr>
                <w:rFonts w:ascii="Calibri" w:hAnsi="Calibri" w:eastAsia="Calibri" w:cs="Calibri"/>
                <w:color w:val="1F1F1F"/>
                <w:sz w:val="22"/>
                <w:szCs w:val="22"/>
              </w:rPr>
              <w:t>piglet+placenta</w:t>
            </w:r>
            <w:r w:rsidRPr="316E832A" w:rsidR="2C61B549">
              <w:rPr>
                <w:rFonts w:ascii="Calibri" w:hAnsi="Calibri" w:eastAsia="Calibri" w:cs="Calibri"/>
                <w:color w:val="1F1F1F"/>
                <w:sz w:val="22"/>
                <w:szCs w:val="22"/>
              </w:rPr>
              <w:t xml:space="preserve"> weight, maternal body weight change. WEANING → sows weaned count, piglets weaned count, </w:t>
            </w:r>
            <w:r w:rsidRPr="316E832A" w:rsidR="2C61B549">
              <w:rPr>
                <w:rFonts w:ascii="Calibri" w:hAnsi="Calibri" w:eastAsia="Calibri" w:cs="Calibri"/>
                <w:color w:val="1F1F1F"/>
                <w:sz w:val="22"/>
                <w:szCs w:val="22"/>
              </w:rPr>
              <w:t>avg</w:t>
            </w:r>
            <w:ins w:author="Paul Young" w:date="2026-08-31T07:44:02.935Z" w16du:dateUtc="2026-08-31T07:44:02.935Z" w:id="224292184">
              <w:r w:rsidRPr="316E832A" w:rsidR="4B28580F">
                <w:rPr>
                  <w:rFonts w:ascii="Calibri" w:hAnsi="Calibri" w:eastAsia="Calibri" w:cs="Calibri"/>
                  <w:color w:val="1F1F1F"/>
                  <w:sz w:val="22"/>
                  <w:szCs w:val="22"/>
                </w:rPr>
                <w:t>.</w:t>
              </w:r>
            </w:ins>
            <w:r w:rsidRPr="316E832A" w:rsidR="2C61B549">
              <w:rPr>
                <w:rFonts w:ascii="Calibri" w:hAnsi="Calibri" w:eastAsia="Calibri" w:cs="Calibri"/>
                <w:color w:val="1F1F1F"/>
                <w:sz w:val="22"/>
                <w:szCs w:val="22"/>
              </w:rPr>
              <w:t xml:space="preserve"> wean weight, total litter mass, sow weight at weaning. GILT WEEK 25/28 → ONCE events: individual gilt weights vs target, heat detection, service readiness (READY/NOT_YET/CULL). OTHER stages → any ONCE vaccination events due today.</w:t>
            </w:r>
          </w:p>
        </w:tc>
      </w:tr>
      <w:tr w:rsidRPr="00B407C6" w:rsidR="00035A73" w:rsidTr="316E832A" w14:paraId="6EBAE46C" w14:textId="77777777">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80" w:type="dxa"/>
              <w:left w:w="100" w:type="dxa"/>
              <w:bottom w:w="80" w:type="dxa"/>
              <w:right w:w="100" w:type="dxa"/>
            </w:tcMar>
          </w:tcPr>
          <w:p w:rsidRPr="00B407C6" w:rsidR="00035A73" w:rsidRDefault="00000000" w14:paraId="46F9EC7C" w14:textId="77777777">
            <w:pPr>
              <w:rPr>
                <w:rFonts w:ascii="Calibri" w:hAnsi="Calibri" w:cs="Calibri"/>
                <w:sz w:val="22"/>
                <w:szCs w:val="22"/>
              </w:rPr>
            </w:pPr>
            <w:r w:rsidRPr="00B407C6">
              <w:rPr>
                <w:rFonts w:ascii="Calibri" w:hAnsi="Calibri" w:eastAsia="Calibri" w:cs="Calibri"/>
                <w:b/>
                <w:bCs/>
                <w:color w:val="1A3A5C"/>
                <w:sz w:val="22"/>
                <w:szCs w:val="22"/>
              </w:rPr>
              <w:t>Block 6 Transfer</w:t>
            </w:r>
          </w:p>
        </w:tc>
        <w:tc>
          <w:tcPr>
            <w:tcW w:w="8576" w:type="dxa"/>
            <w:tcBorders>
              <w:top w:val="single" w:color="AAAAAA" w:sz="4" w:space="0"/>
              <w:left w:val="single" w:color="AAAAAA" w:sz="4" w:space="0"/>
              <w:bottom w:val="single" w:color="AAAAAA" w:sz="4" w:space="0"/>
              <w:right w:val="single" w:color="AAAAAA" w:sz="4" w:space="0"/>
            </w:tcBorders>
            <w:shd w:val="clear" w:color="auto" w:fill="F2F4F7"/>
            <w:tcMar>
              <w:top w:w="80" w:type="dxa"/>
              <w:left w:w="100" w:type="dxa"/>
              <w:bottom w:w="80" w:type="dxa"/>
              <w:right w:w="100" w:type="dxa"/>
            </w:tcMar>
          </w:tcPr>
          <w:p w:rsidRPr="00B407C6" w:rsidR="00035A73" w:rsidRDefault="00000000" w14:paraId="7CF21920" w14:textId="1E04849F">
            <w:pPr>
              <w:rPr>
                <w:rFonts w:ascii="Calibri" w:hAnsi="Calibri" w:cs="Calibri"/>
                <w:sz w:val="22"/>
                <w:szCs w:val="22"/>
              </w:rPr>
            </w:pPr>
            <w:r w:rsidRPr="00B407C6">
              <w:rPr>
                <w:rFonts w:ascii="Calibri" w:hAnsi="Calibri" w:eastAsia="Calibri" w:cs="Calibri"/>
                <w:color w:val="1F1F1F"/>
                <w:sz w:val="22"/>
                <w:szCs w:val="22"/>
              </w:rPr>
              <w:t xml:space="preserve">Transfer IN or OUT entries. Fields: Transfer Type (IN/OUT/INTERNAL), Source or Destination Batch, Source or Destination Location (Farm, House, Pen), Head Count, Avg Weight, Lot Number. For SLAUGHTER transfers: links to Transfer Order line (one line per batch per source location). Creating Transfer OUT to slaughter: system checks withdrawal days for all medicine lots used on this batch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HARD BLOCK if any withdrawal period not complete. Transfer IN from another farm: source batch and source farm recorded.</w:t>
            </w:r>
          </w:p>
        </w:tc>
      </w:tr>
      <w:tr w:rsidRPr="00B407C6" w:rsidR="00035A73" w:rsidTr="316E832A" w14:paraId="4ACD933C" w14:textId="77777777">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B407C6" w:rsidR="00035A73" w:rsidRDefault="00000000" w14:paraId="12D9F08F" w14:textId="77777777">
            <w:pPr>
              <w:rPr>
                <w:rFonts w:ascii="Calibri" w:hAnsi="Calibri" w:cs="Calibri"/>
                <w:sz w:val="22"/>
                <w:szCs w:val="22"/>
              </w:rPr>
            </w:pPr>
            <w:r w:rsidRPr="00B407C6">
              <w:rPr>
                <w:rFonts w:ascii="Calibri" w:hAnsi="Calibri" w:eastAsia="Calibri" w:cs="Calibri"/>
                <w:b/>
                <w:bCs/>
                <w:color w:val="1A3A5C"/>
                <w:sz w:val="22"/>
                <w:szCs w:val="22"/>
              </w:rPr>
              <w:t>Block 7 Overhead</w:t>
            </w:r>
          </w:p>
        </w:tc>
        <w:tc>
          <w:tcPr>
            <w:tcW w:w="85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B407C6" w:rsidR="00035A73" w:rsidRDefault="00000000" w14:paraId="4DEE5206" w14:textId="77777777">
            <w:pPr>
              <w:rPr>
                <w:rFonts w:ascii="Calibri" w:hAnsi="Calibri" w:cs="Calibri"/>
                <w:sz w:val="22"/>
                <w:szCs w:val="22"/>
              </w:rPr>
            </w:pPr>
            <w:r w:rsidRPr="00B407C6">
              <w:rPr>
                <w:rFonts w:ascii="Calibri" w:hAnsi="Calibri" w:eastAsia="Calibri" w:cs="Calibri"/>
                <w:color w:val="1F1F1F"/>
                <w:sz w:val="22"/>
                <w:szCs w:val="22"/>
              </w:rPr>
              <w:t>Pre-filled overhead types: Electricity (KWH), Water (Litres), Labour (Hours + Rate), Disinfection (NOS + Amount), Other Overhead (description + amount). All in USD. Water per pig auto-calculated = total water / head count. Electricity KWH entered → cost calculated at configured KWH rate. All overheads posted as GL journal to D365BC with Farm Dimension = Farm Code, LOB = LVS_PIGGERY. Labour hours × rate = amount posted to Labour GL account.</w:t>
            </w:r>
          </w:p>
        </w:tc>
      </w:tr>
      <w:tr w:rsidRPr="00B407C6" w:rsidR="00FB242D" w:rsidTr="316E832A" w14:paraId="3A05E368" w14:textId="77777777">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B407C6" w:rsidR="00FB242D" w:rsidRDefault="00FB242D" w14:paraId="181F5060" w14:textId="041176F4">
            <w:pPr>
              <w:rPr>
                <w:rFonts w:ascii="Calibri" w:hAnsi="Calibri" w:eastAsia="Calibri" w:cs="Calibri"/>
                <w:b/>
                <w:bCs/>
                <w:color w:val="1A3A5C"/>
                <w:sz w:val="22"/>
                <w:szCs w:val="22"/>
              </w:rPr>
            </w:pPr>
            <w:r w:rsidRPr="00FB242D">
              <w:rPr>
                <w:rFonts w:ascii="Calibri" w:hAnsi="Calibri" w:eastAsia="Calibri" w:cs="Calibri"/>
                <w:b/>
                <w:bCs/>
                <w:color w:val="C00000"/>
                <w:sz w:val="22"/>
                <w:szCs w:val="22"/>
              </w:rPr>
              <w:t>NOTE</w:t>
            </w:r>
          </w:p>
        </w:tc>
        <w:tc>
          <w:tcPr>
            <w:tcW w:w="85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00" w:type="dxa"/>
              <w:bottom w:w="80" w:type="dxa"/>
              <w:right w:w="100" w:type="dxa"/>
            </w:tcMar>
          </w:tcPr>
          <w:p w:rsidRPr="00FB242D" w:rsidR="00FB242D" w:rsidRDefault="00FB242D" w14:paraId="045B34D1" w14:textId="3D1B7945">
            <w:pPr>
              <w:rPr>
                <w:rFonts w:ascii="Calibri" w:hAnsi="Calibri" w:eastAsia="Calibri" w:cs="Calibri"/>
                <w:color w:val="C00000"/>
                <w:sz w:val="22"/>
                <w:szCs w:val="22"/>
              </w:rPr>
            </w:pPr>
            <w:r w:rsidRPr="00FB242D">
              <w:rPr>
                <w:rFonts w:ascii="Calibri" w:hAnsi="Calibri" w:eastAsia="Calibri" w:cs="Calibri"/>
                <w:color w:val="C00000"/>
                <w:sz w:val="22"/>
                <w:szCs w:val="22"/>
              </w:rPr>
              <w:t xml:space="preserve">Please validate or amend as actual requirement </w:t>
            </w:r>
          </w:p>
        </w:tc>
      </w:tr>
    </w:tbl>
    <w:p w:rsidRPr="00B407C6" w:rsidR="00035A73" w:rsidRDefault="00035A73" w14:paraId="4B964395" w14:textId="77777777">
      <w:pPr>
        <w:spacing w:before="20" w:after="20"/>
        <w:rPr>
          <w:rFonts w:ascii="Calibri" w:hAnsi="Calibri" w:cs="Calibri"/>
          <w:sz w:val="22"/>
          <w:szCs w:val="22"/>
        </w:rPr>
      </w:pPr>
    </w:p>
    <w:p w:rsidRPr="00B407C6" w:rsidR="00035A73" w:rsidRDefault="00035A73" w14:paraId="5EAB7C5A" w14:textId="01F8A9F6">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4DA0A579"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73CE5EA3"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6</w:t>
            </w:r>
          </w:p>
          <w:p w:rsidRPr="00B407C6" w:rsidR="00035A73" w:rsidRDefault="00000000" w14:paraId="4F117A2A" w14:textId="77777777">
            <w:pPr>
              <w:spacing w:after="20"/>
              <w:rPr>
                <w:rFonts w:ascii="Calibri" w:hAnsi="Calibri" w:cs="Calibri"/>
                <w:sz w:val="22"/>
                <w:szCs w:val="22"/>
              </w:rPr>
            </w:pPr>
            <w:r w:rsidRPr="00B407C6">
              <w:rPr>
                <w:rFonts w:ascii="Calibri" w:hAnsi="Calibri" w:eastAsia="Calibri" w:cs="Calibri"/>
                <w:b/>
                <w:bCs/>
                <w:color w:val="FFFFFF"/>
                <w:sz w:val="22"/>
                <w:szCs w:val="22"/>
              </w:rPr>
              <w:t>GILT LIFECYCLE</w:t>
            </w:r>
          </w:p>
          <w:p w:rsidRPr="00B407C6" w:rsidR="00035A73" w:rsidRDefault="00000000" w14:paraId="6C888D46" w14:textId="2B81E96E">
            <w:pPr>
              <w:rPr>
                <w:rFonts w:ascii="Calibri" w:hAnsi="Calibri" w:cs="Calibri"/>
                <w:sz w:val="22"/>
                <w:szCs w:val="22"/>
              </w:rPr>
            </w:pPr>
            <w:r w:rsidRPr="00B407C6">
              <w:rPr>
                <w:rFonts w:ascii="Calibri" w:hAnsi="Calibri" w:eastAsia="Calibri" w:cs="Calibri"/>
                <w:color w:val="A8C8E8"/>
                <w:sz w:val="22"/>
                <w:szCs w:val="22"/>
              </w:rPr>
              <w:t xml:space="preserve">Week 4 selection through service </w:t>
            </w:r>
            <w:r w:rsidRPr="00B407C6" w:rsidR="00947466">
              <w:rPr>
                <w:rFonts w:ascii="Calibri" w:hAnsi="Calibri" w:eastAsia="Calibri" w:cs="Calibri"/>
                <w:color w:val="A8C8E8"/>
                <w:sz w:val="22"/>
                <w:szCs w:val="22"/>
              </w:rPr>
              <w:t>-</w:t>
            </w:r>
            <w:r w:rsidRPr="00B407C6">
              <w:rPr>
                <w:rFonts w:ascii="Calibri" w:hAnsi="Calibri" w:eastAsia="Calibri" w:cs="Calibri"/>
                <w:color w:val="A8C8E8"/>
                <w:sz w:val="22"/>
                <w:szCs w:val="22"/>
              </w:rPr>
              <w:t xml:space="preserve"> individual weights, parity monitoring, </w:t>
            </w:r>
            <w:r w:rsidRPr="00B407C6" w:rsidR="00F05623">
              <w:rPr>
                <w:rFonts w:ascii="Calibri" w:hAnsi="Calibri" w:eastAsia="Calibri" w:cs="Calibri"/>
                <w:color w:val="A8C8E8"/>
                <w:sz w:val="22"/>
                <w:szCs w:val="22"/>
              </w:rPr>
              <w:t>stand over</w:t>
            </w:r>
            <w:r w:rsidRPr="00B407C6">
              <w:rPr>
                <w:rFonts w:ascii="Calibri" w:hAnsi="Calibri" w:eastAsia="Calibri" w:cs="Calibri"/>
                <w:color w:val="A8C8E8"/>
                <w:sz w:val="22"/>
                <w:szCs w:val="22"/>
              </w:rPr>
              <w:t xml:space="preserve"> tracking</w:t>
            </w:r>
          </w:p>
        </w:tc>
      </w:tr>
    </w:tbl>
    <w:p w:rsidRPr="00B407C6" w:rsidR="00035A73" w:rsidRDefault="00035A73" w14:paraId="26F8F44A"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17FC8FDD"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37C092D9" w14:textId="77777777">
            <w:pPr>
              <w:rPr>
                <w:rFonts w:ascii="Calibri" w:hAnsi="Calibri" w:cs="Calibri"/>
                <w:sz w:val="22"/>
                <w:szCs w:val="22"/>
              </w:rPr>
            </w:pPr>
            <w:r w:rsidRPr="00B407C6">
              <w:rPr>
                <w:rFonts w:ascii="Calibri" w:hAnsi="Calibri" w:eastAsia="Calibri" w:cs="Calibri"/>
                <w:b/>
                <w:bCs/>
                <w:color w:val="FFFFFF"/>
                <w:sz w:val="22"/>
                <w:szCs w:val="22"/>
              </w:rPr>
              <w:t>6.1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71CE721C" w14:textId="27AA5C17">
            <w:pPr>
              <w:rPr>
                <w:rFonts w:ascii="Calibri" w:hAnsi="Calibri" w:cs="Calibri"/>
                <w:sz w:val="22"/>
                <w:szCs w:val="22"/>
              </w:rPr>
            </w:pPr>
            <w:r w:rsidRPr="00B407C6">
              <w:rPr>
                <w:rFonts w:ascii="Calibri" w:hAnsi="Calibri" w:eastAsia="Calibri" w:cs="Calibri"/>
                <w:b/>
                <w:bCs/>
                <w:color w:val="FFFFFF"/>
                <w:sz w:val="22"/>
                <w:szCs w:val="22"/>
              </w:rPr>
              <w:t xml:space="preserve">Gilt Lifecycle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Week 4 (Selection) to First Service and Beyond</w:t>
            </w:r>
          </w:p>
        </w:tc>
      </w:tr>
      <w:tr w:rsidRPr="00B407C6" w:rsidR="00035A73" w14:paraId="649EF79C"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F27D625"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00F05623" w:rsidRDefault="00000000" w14:paraId="217F75A3" w14:textId="77777777">
            <w:pPr>
              <w:spacing w:before="40" w:after="50"/>
              <w:rPr>
                <w:rFonts w:ascii="Calibri" w:hAnsi="Calibri" w:eastAsia="Calibri" w:cs="Calibri"/>
                <w:color w:val="1F1F1F"/>
                <w:sz w:val="22"/>
                <w:szCs w:val="22"/>
              </w:rPr>
            </w:pPr>
            <w:r w:rsidRPr="00B407C6">
              <w:rPr>
                <w:rFonts w:ascii="Calibri" w:hAnsi="Calibri" w:eastAsia="Calibri" w:cs="Calibri"/>
                <w:color w:val="1F1F1F"/>
                <w:sz w:val="22"/>
                <w:szCs w:val="22"/>
              </w:rPr>
              <w:t>The full gilt lifecycle is tracked individually from arrival at Week 4 through processing at Week 25, service decision at Week 28, and first service at Weeks 31-33. Key design decisions:</w:t>
            </w:r>
          </w:p>
          <w:p w:rsidR="00F05623" w:rsidRDefault="00000000" w14:paraId="5C49D9FC" w14:textId="273D3A6E">
            <w:pPr>
              <w:spacing w:before="40" w:after="50"/>
              <w:rPr>
                <w:rFonts w:ascii="Calibri" w:hAnsi="Calibri" w:eastAsia="Calibri" w:cs="Calibri"/>
                <w:color w:val="1F1F1F"/>
                <w:sz w:val="22"/>
                <w:szCs w:val="22"/>
              </w:rPr>
            </w:pPr>
            <w:r w:rsidRPr="00B407C6">
              <w:rPr>
                <w:rFonts w:ascii="Calibri" w:hAnsi="Calibri" w:eastAsia="Calibri" w:cs="Calibri"/>
                <w:color w:val="1F1F1F"/>
                <w:sz w:val="22"/>
                <w:szCs w:val="22"/>
              </w:rPr>
              <w:t>(1) Gilt remains GILT status until first farrow</w:t>
            </w:r>
            <w:r w:rsidR="00F05623">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not first service.</w:t>
            </w:r>
          </w:p>
          <w:p w:rsidR="00F05623" w:rsidRDefault="00000000" w14:paraId="4C935B2E" w14:textId="77777777">
            <w:pPr>
              <w:spacing w:before="40" w:after="50"/>
              <w:rPr>
                <w:rFonts w:ascii="Calibri" w:hAnsi="Calibri" w:eastAsia="Calibri" w:cs="Calibri"/>
                <w:color w:val="1F1F1F"/>
                <w:sz w:val="22"/>
                <w:szCs w:val="22"/>
              </w:rPr>
            </w:pPr>
            <w:r w:rsidRPr="00B407C6">
              <w:rPr>
                <w:rFonts w:ascii="Calibri" w:hAnsi="Calibri" w:eastAsia="Calibri" w:cs="Calibri"/>
                <w:color w:val="1F1F1F"/>
                <w:sz w:val="22"/>
                <w:szCs w:val="22"/>
              </w:rPr>
              <w:t>(2) Original gilt batch number is stored permanently on animal record after sow batch transfer.</w:t>
            </w:r>
          </w:p>
          <w:p w:rsidR="00F05623" w:rsidRDefault="00000000" w14:paraId="3548E0BF" w14:textId="616A783B">
            <w:pPr>
              <w:spacing w:before="40" w:after="50"/>
              <w:rPr>
                <w:rFonts w:ascii="Calibri" w:hAnsi="Calibri" w:eastAsia="Calibri" w:cs="Calibri"/>
                <w:color w:val="1F1F1F"/>
                <w:sz w:val="22"/>
                <w:szCs w:val="22"/>
              </w:rPr>
            </w:pPr>
            <w:r w:rsidRPr="00B407C6">
              <w:rPr>
                <w:rFonts w:ascii="Calibri" w:hAnsi="Calibri" w:eastAsia="Calibri" w:cs="Calibri"/>
                <w:color w:val="1F1F1F"/>
                <w:sz w:val="22"/>
                <w:szCs w:val="22"/>
              </w:rPr>
              <w:t xml:space="preserve">(3) Second parity KPIs tracked separately to identify "gilt dropout syndrome". </w:t>
            </w:r>
          </w:p>
          <w:p w:rsidRPr="00B407C6" w:rsidR="00035A73" w:rsidRDefault="00000000" w14:paraId="464F2082" w14:textId="31E4E599">
            <w:pPr>
              <w:spacing w:before="40" w:after="50"/>
              <w:rPr>
                <w:rFonts w:ascii="Calibri" w:hAnsi="Calibri" w:cs="Calibri"/>
                <w:sz w:val="22"/>
                <w:szCs w:val="22"/>
              </w:rPr>
            </w:pPr>
            <w:r w:rsidRPr="00B407C6">
              <w:rPr>
                <w:rFonts w:ascii="Calibri" w:hAnsi="Calibri" w:eastAsia="Calibri" w:cs="Calibri"/>
                <w:color w:val="1F1F1F"/>
                <w:sz w:val="22"/>
                <w:szCs w:val="22"/>
              </w:rPr>
              <w:t>(4) Weight dashboard matches Richlands Farm Weekly Report format (YYWW tab structure).</w:t>
            </w:r>
          </w:p>
        </w:tc>
      </w:tr>
      <w:tr w:rsidRPr="00B407C6" w:rsidR="00035A73" w14:paraId="0C22D82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18E1A73"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03999482"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Gilt Lifecycle</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0A03490"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5E2F3D4"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EB0D31F" w14:textId="6DA199F5">
                  <w:pPr>
                    <w:rPr>
                      <w:rFonts w:ascii="Calibri" w:hAnsi="Calibri" w:cs="Calibri"/>
                      <w:sz w:val="22"/>
                      <w:szCs w:val="22"/>
                    </w:rPr>
                  </w:pPr>
                  <w:r w:rsidRPr="00B407C6">
                    <w:rPr>
                      <w:rFonts w:ascii="Calibri" w:hAnsi="Calibri" w:eastAsia="Calibri" w:cs="Calibri"/>
                      <w:color w:val="1F1F1F"/>
                      <w:sz w:val="22"/>
                      <w:szCs w:val="22"/>
                    </w:rPr>
                    <w:t xml:space="preserve">Week 4: Gilt Selection Screen opens (auto alert). Each candidate gilt: Tag (G-format), DOB, ARR, Origin, Dam Tattoo, Teat Count (min 15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hard block if &lt; 15), Colour Tag (G/B/Y), Birth Weight, Wean Weight, NOP. System auto-ranks: </w:t>
                  </w:r>
                  <w:r w:rsidRPr="00B407C6">
                    <w:rPr>
                      <w:rFonts w:ascii="Calibri" w:hAnsi="Calibri" w:eastAsia="Calibri" w:cs="Calibri"/>
                      <w:color w:val="1F1F1F"/>
                      <w:sz w:val="22"/>
                      <w:szCs w:val="22"/>
                    </w:rPr>
                    <w:t>Top 2 = GGP, next 18 = GP (stay at Multiplier), 50 = PS (distributed to farms). Transfer plan created.</w:t>
                  </w:r>
                </w:p>
              </w:tc>
            </w:tr>
          </w:tbl>
          <w:p w:rsidRPr="00B407C6" w:rsidR="00035A73" w:rsidRDefault="00000000" w14:paraId="5D0D4C2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1EA3E25"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22F7E2F"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308C13E" w14:textId="77777777">
                  <w:pPr>
                    <w:rPr>
                      <w:rFonts w:ascii="Calibri" w:hAnsi="Calibri" w:cs="Calibri"/>
                      <w:sz w:val="22"/>
                      <w:szCs w:val="22"/>
                    </w:rPr>
                  </w:pPr>
                  <w:r w:rsidRPr="00B407C6">
                    <w:rPr>
                      <w:rFonts w:ascii="Calibri" w:hAnsi="Calibri" w:eastAsia="Calibri" w:cs="Calibri"/>
                      <w:color w:val="1F1F1F"/>
                      <w:sz w:val="22"/>
                      <w:szCs w:val="22"/>
                    </w:rPr>
                    <w:t>Weeks 4-10: GROUP data entry. Feed escalates (Creep 2→3→Wean 1). Weekly weight check. ADG 4-10wk calculated vs target 0.55 KG/day.</w:t>
                  </w:r>
                </w:p>
              </w:tc>
            </w:tr>
          </w:tbl>
          <w:p w:rsidRPr="00B407C6" w:rsidR="00035A73" w:rsidRDefault="00000000" w14:paraId="625EC40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5FBE9C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892BE98"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0A6B1B2" w14:textId="77777777">
                  <w:pPr>
                    <w:rPr>
                      <w:rFonts w:ascii="Calibri" w:hAnsi="Calibri" w:cs="Calibri"/>
                      <w:sz w:val="22"/>
                      <w:szCs w:val="22"/>
                    </w:rPr>
                  </w:pPr>
                  <w:r w:rsidRPr="00B407C6">
                    <w:rPr>
                      <w:rFonts w:ascii="Calibri" w:hAnsi="Calibri" w:eastAsia="Calibri" w:cs="Calibri"/>
                      <w:color w:val="1F1F1F"/>
                      <w:sz w:val="22"/>
                      <w:szCs w:val="22"/>
                    </w:rPr>
                    <w:t>Week 10 CHECKPOINT: INDIVIDUAL weight entry per gilt tattoo. System shows: actual vs target (27-28 KG). RAG colouring. ADG since Week 4 calculated per gilt. Dashboard tab YYWW format (matches Richlands tracking Excel).</w:t>
                  </w:r>
                </w:p>
              </w:tc>
            </w:tr>
          </w:tbl>
          <w:p w:rsidRPr="00B407C6" w:rsidR="00035A73" w:rsidRDefault="00000000" w14:paraId="5C43872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C852880"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5A3B3C3"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4341137" w14:textId="77777777">
                  <w:pPr>
                    <w:rPr>
                      <w:rFonts w:ascii="Calibri" w:hAnsi="Calibri" w:cs="Calibri"/>
                      <w:sz w:val="22"/>
                      <w:szCs w:val="22"/>
                    </w:rPr>
                  </w:pPr>
                  <w:r w:rsidRPr="00B407C6">
                    <w:rPr>
                      <w:rFonts w:ascii="Calibri" w:hAnsi="Calibri" w:eastAsia="Calibri" w:cs="Calibri"/>
                      <w:color w:val="1F1F1F"/>
                      <w:sz w:val="22"/>
                      <w:szCs w:val="22"/>
                    </w:rPr>
                    <w:t>Weeks 10-25: Feed escalates per lifecycle config (R1→R2→R3→R4 for TN70). Weight checkpoints at 15, 16, 19, 21, 23 weeks. Individual gilt weight tracked at each checkpoint.</w:t>
                  </w:r>
                </w:p>
              </w:tc>
            </w:tr>
          </w:tbl>
          <w:p w:rsidRPr="00B407C6" w:rsidR="00035A73" w:rsidRDefault="00000000" w14:paraId="0B6F6ED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193FAA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CFC4516"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4F3370F" w14:textId="77777777">
                  <w:pPr>
                    <w:rPr>
                      <w:rFonts w:ascii="Calibri" w:hAnsi="Calibri" w:cs="Calibri"/>
                      <w:sz w:val="22"/>
                      <w:szCs w:val="22"/>
                    </w:rPr>
                  </w:pPr>
                  <w:r w:rsidRPr="00B407C6">
                    <w:rPr>
                      <w:rFonts w:ascii="Calibri" w:hAnsi="Calibri" w:eastAsia="Calibri" w:cs="Calibri"/>
                      <w:color w:val="1F1F1F"/>
                      <w:sz w:val="22"/>
                      <w:szCs w:val="22"/>
                    </w:rPr>
                    <w:t>Week 25 PROCESSING: ONCE event per gilt. Weight vs 111-138 KG target. Heat detection (OBSERVED/NOT_OBSERVED). BCS entry. Cull decision for defects (hernia etc. visible from Week 10+). Reason: CULLED_PROC.</w:t>
                  </w:r>
                </w:p>
              </w:tc>
            </w:tr>
          </w:tbl>
          <w:p w:rsidRPr="00B407C6" w:rsidR="00035A73" w:rsidRDefault="00000000" w14:paraId="250418C9"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37C2910"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937A65F"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6F65733" w14:textId="2CBCC7C0">
                  <w:pPr>
                    <w:rPr>
                      <w:rFonts w:ascii="Calibri" w:hAnsi="Calibri" w:cs="Calibri"/>
                      <w:sz w:val="22"/>
                      <w:szCs w:val="22"/>
                    </w:rPr>
                  </w:pPr>
                  <w:r w:rsidRPr="00B407C6">
                    <w:rPr>
                      <w:rFonts w:ascii="Calibri" w:hAnsi="Calibri" w:eastAsia="Calibri" w:cs="Calibri"/>
                      <w:color w:val="1F1F1F"/>
                      <w:sz w:val="22"/>
                      <w:szCs w:val="22"/>
                    </w:rPr>
                    <w:t>Week 28 SERVICE DECISION: ONCE event. Decision: READY (157-187 KG, 31-33 weeks) / NOT_YET / CULL. READY gilts assigned to destination Sow Batch.</w:t>
                  </w:r>
                  <w:r w:rsidR="00F62EAC">
                    <w:rPr>
                      <w:rFonts w:ascii="Calibri" w:hAnsi="Calibri" w:eastAsia="Calibri" w:cs="Calibri"/>
                      <w:color w:val="1F1F1F"/>
                      <w:sz w:val="22"/>
                      <w:szCs w:val="22"/>
                    </w:rPr>
                    <w:t xml:space="preserve"> </w:t>
                  </w:r>
                </w:p>
              </w:tc>
            </w:tr>
          </w:tbl>
          <w:p w:rsidRPr="00B407C6" w:rsidR="00035A73" w:rsidRDefault="00000000" w14:paraId="0D4031C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FE03E58"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2C1F5B4"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5FC01DD" w14:textId="6E26A26C">
                  <w:pPr>
                    <w:rPr>
                      <w:rFonts w:ascii="Calibri" w:hAnsi="Calibri" w:cs="Calibri"/>
                      <w:sz w:val="22"/>
                      <w:szCs w:val="22"/>
                    </w:rPr>
                  </w:pPr>
                  <w:r w:rsidRPr="00B407C6">
                    <w:rPr>
                      <w:rFonts w:ascii="Calibri" w:hAnsi="Calibri" w:eastAsia="Calibri" w:cs="Calibri"/>
                      <w:color w:val="1F1F1F"/>
                      <w:sz w:val="22"/>
                      <w:szCs w:val="22"/>
                    </w:rPr>
                    <w:t>Weeks 31-33 FIRST SERVICE: Service weight and age in days recorded. ORIGINAL GILT BATCH NUMBER stored permanently on Animal Register. Gilt now appears in sow batch insemination screen.</w:t>
                  </w:r>
                  <w:r w:rsidR="00F62EAC">
                    <w:rPr>
                      <w:rFonts w:ascii="Calibri" w:hAnsi="Calibri" w:eastAsia="Calibri" w:cs="Calibri"/>
                      <w:color w:val="1F1F1F"/>
                      <w:sz w:val="22"/>
                      <w:szCs w:val="22"/>
                    </w:rPr>
                    <w:t xml:space="preserve"> </w:t>
                  </w:r>
                  <w:r w:rsidR="00F62EAC">
                    <w:t xml:space="preserve">In NAVFarm, we will check whether the animal comes into heat at 28 weeks of age, capturing its weight at that point, and then </w:t>
                  </w:r>
                  <w:r w:rsidR="00F62EAC">
                    <w:t>calculate</w:t>
                  </w:r>
                  <w:r w:rsidR="00F62EAC">
                    <w:t xml:space="preserve"> its weight at 31 weeks of age</w:t>
                  </w:r>
                  <w:r w:rsidR="00F62EAC">
                    <w:t xml:space="preserve"> when she will come back on heat. </w:t>
                  </w:r>
                </w:p>
              </w:tc>
            </w:tr>
          </w:tbl>
          <w:p w:rsidRPr="00B407C6" w:rsidR="00035A73" w:rsidRDefault="00000000" w14:paraId="58C4A59C"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A46C16D"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0B124464" w14:textId="77777777">
                  <w:pPr>
                    <w:jc w:val="center"/>
                    <w:rPr>
                      <w:rFonts w:ascii="Calibri" w:hAnsi="Calibri" w:cs="Calibri"/>
                      <w:sz w:val="22"/>
                      <w:szCs w:val="22"/>
                    </w:rPr>
                  </w:pPr>
                  <w:r w:rsidRPr="00B407C6">
                    <w:rPr>
                      <w:rFonts w:ascii="Calibri" w:hAnsi="Calibri" w:eastAsia="Calibri" w:cs="Calibri"/>
                      <w:b/>
                      <w:bCs/>
                      <w:color w:val="FFFFFF"/>
                      <w:sz w:val="22"/>
                      <w:szCs w:val="22"/>
                    </w:rPr>
                    <w:t>8</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6D66753" w14:textId="77777777">
                  <w:pPr>
                    <w:rPr>
                      <w:rFonts w:ascii="Calibri" w:hAnsi="Calibri" w:cs="Calibri"/>
                      <w:sz w:val="22"/>
                      <w:szCs w:val="22"/>
                    </w:rPr>
                  </w:pPr>
                  <w:r w:rsidRPr="00B407C6">
                    <w:rPr>
                      <w:rFonts w:ascii="Calibri" w:hAnsi="Calibri" w:eastAsia="Calibri" w:cs="Calibri"/>
                      <w:color w:val="1F1F1F"/>
                      <w:sz w:val="22"/>
                      <w:szCs w:val="22"/>
                    </w:rPr>
                    <w:t>FIRST FARROW: Animal status changes GILT → SOW. Parity Count = 1. Second parity tracking begins. ADG, FCR, empty days from this point tracked under parity 2 KPIs.</w:t>
                  </w:r>
                </w:p>
              </w:tc>
            </w:tr>
          </w:tbl>
          <w:p w:rsidRPr="00B407C6" w:rsidR="00035A73" w:rsidRDefault="00035A73" w14:paraId="0777707B" w14:textId="77777777">
            <w:pPr>
              <w:rPr>
                <w:rFonts w:ascii="Calibri" w:hAnsi="Calibri" w:cs="Calibri"/>
                <w:sz w:val="22"/>
                <w:szCs w:val="22"/>
              </w:rPr>
            </w:pPr>
          </w:p>
        </w:tc>
      </w:tr>
      <w:tr w:rsidRPr="00B407C6" w:rsidR="00035A73" w14:paraId="72AF6E9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FCB3639"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177ADF" w14:paraId="21EBEB52" w14:textId="7044C158">
            <w:pPr>
              <w:spacing w:before="40" w:after="50"/>
              <w:rPr>
                <w:rFonts w:ascii="Calibri" w:hAnsi="Calibri" w:cs="Calibri"/>
                <w:sz w:val="22"/>
                <w:szCs w:val="22"/>
              </w:rPr>
            </w:pPr>
            <w:r>
              <w:rPr>
                <w:rFonts w:ascii="Calibri" w:hAnsi="Calibri" w:eastAsia="Calibri" w:cs="Calibri"/>
                <w:b/>
                <w:bCs/>
                <w:color w:val="1F4E79"/>
                <w:sz w:val="22"/>
                <w:szCs w:val="22"/>
              </w:rPr>
              <w:t>N/A</w:t>
            </w:r>
          </w:p>
        </w:tc>
      </w:tr>
      <w:tr w:rsidRPr="00B407C6" w:rsidR="00035A73" w14:paraId="18D8A85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F33AEB1"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F05623" w14:paraId="0CC1898E" w14:textId="137B7513">
            <w:pPr>
              <w:spacing w:after="20"/>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Gilt &gt; 33 weeks with no service → CRITICAL overdue alert.</w:t>
            </w:r>
          </w:p>
          <w:p w:rsidRPr="00B407C6" w:rsidR="00035A73" w:rsidRDefault="00F05623" w14:paraId="77C6CA79" w14:textId="338CE1AF">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Week 10 weight &lt; 27 KG → WARNING (slow grower, diet review needed).</w:t>
            </w:r>
          </w:p>
          <w:p w:rsidRPr="00B407C6" w:rsidR="00035A73" w:rsidRDefault="00F05623" w14:paraId="20528583" w14:textId="1B503C92">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Week 25 weight &lt; 111 KG → WARNING (not ready for processing week target).</w:t>
            </w:r>
          </w:p>
        </w:tc>
      </w:tr>
      <w:tr w:rsidRPr="00B407C6" w:rsidR="00035A73" w14:paraId="2471C5A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ABDE7F8"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7278E5F0" w14:textId="77777777">
            <w:pPr>
              <w:spacing w:after="20"/>
              <w:rPr>
                <w:rFonts w:ascii="Calibri" w:hAnsi="Calibri" w:cs="Calibri"/>
                <w:sz w:val="22"/>
                <w:szCs w:val="22"/>
              </w:rPr>
            </w:pPr>
            <w:r w:rsidRPr="00B407C6">
              <w:rPr>
                <w:rFonts w:ascii="Calibri" w:hAnsi="Calibri" w:eastAsia="Calibri" w:cs="Calibri"/>
                <w:color w:val="1F1F1F"/>
                <w:sz w:val="22"/>
                <w:szCs w:val="22"/>
              </w:rPr>
              <w:t>• Teat Count &lt; 15 at gilt selection: HARD BLOCK on selection. Cannot be selected regardless of TSI score.</w:t>
            </w:r>
          </w:p>
          <w:p w:rsidRPr="00B407C6" w:rsidR="00035A73" w:rsidRDefault="00000000" w14:paraId="231A2804" w14:textId="77777777">
            <w:pPr>
              <w:spacing w:before="40" w:after="50"/>
              <w:rPr>
                <w:rFonts w:ascii="Calibri" w:hAnsi="Calibri" w:cs="Calibri"/>
                <w:sz w:val="22"/>
                <w:szCs w:val="22"/>
              </w:rPr>
            </w:pPr>
            <w:r w:rsidRPr="00B407C6">
              <w:rPr>
                <w:rFonts w:ascii="Calibri" w:hAnsi="Calibri" w:eastAsia="Calibri" w:cs="Calibri"/>
                <w:color w:val="1F1F1F"/>
                <w:sz w:val="22"/>
                <w:szCs w:val="22"/>
              </w:rPr>
              <w:t>• Service weight &lt; 157 KG: WARNING + Farm Manager override required. Documented in audit trail.</w:t>
            </w:r>
          </w:p>
          <w:p w:rsidRPr="00B407C6" w:rsidR="00035A73" w:rsidRDefault="00000000" w14:paraId="3D7DF6CC" w14:textId="77777777">
            <w:pPr>
              <w:spacing w:before="40" w:after="50"/>
              <w:rPr>
                <w:rFonts w:ascii="Calibri" w:hAnsi="Calibri" w:cs="Calibri"/>
                <w:sz w:val="22"/>
                <w:szCs w:val="22"/>
              </w:rPr>
            </w:pPr>
            <w:r w:rsidRPr="00B407C6">
              <w:rPr>
                <w:rFonts w:ascii="Calibri" w:hAnsi="Calibri" w:eastAsia="Calibri" w:cs="Calibri"/>
                <w:color w:val="1F1F1F"/>
                <w:sz w:val="22"/>
                <w:szCs w:val="22"/>
              </w:rPr>
              <w:t>• Gilt status GILT until first farrow POST. Status does NOT change on first service or pregnancy confirmation.</w:t>
            </w:r>
          </w:p>
        </w:tc>
      </w:tr>
    </w:tbl>
    <w:p w:rsidRPr="00B407C6" w:rsidR="00035A73" w:rsidRDefault="00035A73" w14:paraId="3BB96852"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2F8AFF0E"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52E3EFE6" w14:textId="77777777">
            <w:pPr>
              <w:rPr>
                <w:rFonts w:ascii="Calibri" w:hAnsi="Calibri" w:cs="Calibri"/>
                <w:sz w:val="22"/>
                <w:szCs w:val="22"/>
              </w:rPr>
            </w:pPr>
            <w:r w:rsidRPr="00B407C6">
              <w:rPr>
                <w:rFonts w:ascii="Calibri" w:hAnsi="Calibri" w:eastAsia="Calibri" w:cs="Calibri"/>
                <w:b/>
                <w:bCs/>
                <w:color w:val="FFFFFF"/>
                <w:sz w:val="22"/>
                <w:szCs w:val="22"/>
              </w:rPr>
              <w:t>6.2</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0D7729CB" w14:textId="77777777">
            <w:pPr>
              <w:rPr>
                <w:rFonts w:ascii="Calibri" w:hAnsi="Calibri" w:cs="Calibri"/>
                <w:sz w:val="22"/>
                <w:szCs w:val="22"/>
              </w:rPr>
            </w:pPr>
            <w:r w:rsidRPr="00B407C6">
              <w:rPr>
                <w:rFonts w:ascii="Calibri" w:hAnsi="Calibri" w:eastAsia="Calibri" w:cs="Calibri"/>
                <w:b/>
                <w:bCs/>
                <w:color w:val="FFFFFF"/>
                <w:sz w:val="22"/>
                <w:szCs w:val="22"/>
              </w:rPr>
              <w:t>Parity Distribution Monitoring and Second Parity (P2) Tracking</w:t>
            </w:r>
          </w:p>
        </w:tc>
      </w:tr>
      <w:tr w:rsidRPr="00B407C6" w:rsidR="00035A73" w:rsidTr="316E832A" w14:paraId="11CBBAC7"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267794E"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56A5682C" w14:textId="48D42369">
            <w:pPr>
              <w:spacing w:after="40"/>
              <w:rPr>
                <w:rFonts w:ascii="Calibri" w:hAnsi="Calibri" w:cs="Calibri"/>
                <w:sz w:val="22"/>
                <w:szCs w:val="22"/>
              </w:rPr>
            </w:pPr>
            <w:r w:rsidRPr="316E832A" w:rsidR="2C61B549">
              <w:rPr>
                <w:rFonts w:ascii="Calibri" w:hAnsi="Calibri" w:eastAsia="Calibri" w:cs="Calibri"/>
                <w:color w:val="1F1F1F"/>
                <w:sz w:val="22"/>
                <w:szCs w:val="22"/>
              </w:rPr>
              <w:t xml:space="preserve">Parity distribution is one of the most important herd </w:t>
            </w:r>
            <w:r w:rsidRPr="316E832A" w:rsidR="5720B29D">
              <w:rPr>
                <w:rFonts w:ascii="Calibri" w:hAnsi="Calibri" w:eastAsia="Calibri" w:cs="Calibri"/>
                <w:color w:val="1F1F1F"/>
                <w:sz w:val="22"/>
                <w:szCs w:val="22"/>
              </w:rPr>
              <w:t>structures</w:t>
            </w:r>
            <w:r w:rsidRPr="316E832A" w:rsidR="2C61B549">
              <w:rPr>
                <w:rFonts w:ascii="Calibri" w:hAnsi="Calibri" w:eastAsia="Calibri" w:cs="Calibri"/>
                <w:color w:val="1F1F1F"/>
                <w:sz w:val="22"/>
                <w:szCs w:val="22"/>
              </w:rPr>
              <w:t xml:space="preserve"> KPIs. NAVFarm tracks and displays the % of sows at each parity (P0=gilts through P7+) live on the Sow Management Dashboard. Target structure: P0=22%, P2=19%, P3=17% etc. Excessive P7+ </w:t>
            </w:r>
            <w:r w:rsidRPr="316E832A" w:rsidR="2C61B549">
              <w:rPr>
                <w:rFonts w:ascii="Calibri" w:hAnsi="Calibri" w:eastAsia="Calibri" w:cs="Calibri"/>
                <w:color w:val="1F1F1F"/>
                <w:sz w:val="22"/>
                <w:szCs w:val="22"/>
              </w:rPr>
              <w:t>indicates</w:t>
            </w:r>
            <w:r w:rsidRPr="316E832A" w:rsidR="2C61B549">
              <w:rPr>
                <w:rFonts w:ascii="Calibri" w:hAnsi="Calibri" w:eastAsia="Calibri" w:cs="Calibri"/>
                <w:color w:val="1F1F1F"/>
                <w:sz w:val="22"/>
                <w:szCs w:val="22"/>
              </w:rPr>
              <w:t xml:space="preserve"> premature culling earlier in the herd life.</w:t>
            </w:r>
          </w:p>
          <w:p w:rsidRPr="00B407C6" w:rsidR="00035A73" w:rsidRDefault="00000000" w14:paraId="229A3ABA" w14:textId="62C605CC">
            <w:pPr>
              <w:spacing w:before="40" w:after="50"/>
              <w:rPr>
                <w:rFonts w:ascii="Calibri" w:hAnsi="Calibri" w:cs="Calibri"/>
                <w:sz w:val="22"/>
                <w:szCs w:val="22"/>
              </w:rPr>
            </w:pPr>
            <w:r w:rsidRPr="00B407C6">
              <w:rPr>
                <w:rFonts w:ascii="Calibri" w:hAnsi="Calibri" w:eastAsia="Calibri" w:cs="Calibri"/>
                <w:color w:val="1F1F1F"/>
                <w:sz w:val="22"/>
                <w:szCs w:val="22"/>
              </w:rPr>
              <w:t xml:space="preserve">Second parity (P2) tracking: "gilt dropout syndrome"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gilts that farrow once but fail at second parity. NAVFarm tracks separately: P1 farrowing rate, P2 farrowing rate, P1-P2 attrition %. Alert fires if P2 &lt; target. Service weight and ADG of gilt at first service also tracked as P2 predictors.</w:t>
            </w:r>
          </w:p>
        </w:tc>
      </w:tr>
      <w:tr w:rsidRPr="00B407C6" w:rsidR="00035A73" w:rsidTr="316E832A" w14:paraId="383291B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FC92987"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734AF396"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Parity Distribution Dashboard Update</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21E1BBA"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D6FAFA4"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0B1DAA7" w14:textId="77777777">
                  <w:pPr>
                    <w:rPr>
                      <w:rFonts w:ascii="Calibri" w:hAnsi="Calibri" w:cs="Calibri"/>
                      <w:sz w:val="22"/>
                      <w:szCs w:val="22"/>
                    </w:rPr>
                  </w:pPr>
                  <w:r w:rsidRPr="00B407C6">
                    <w:rPr>
                      <w:rFonts w:ascii="Calibri" w:hAnsi="Calibri" w:eastAsia="Calibri" w:cs="Calibri"/>
                      <w:color w:val="1F1F1F"/>
                      <w:sz w:val="22"/>
                      <w:szCs w:val="22"/>
                    </w:rPr>
                    <w:t>Nightly: system runs parity distribution calculation from Animal Register. COUNT of ACTIVE sows per parity group. As % of total active sows.</w:t>
                  </w:r>
                </w:p>
              </w:tc>
            </w:tr>
          </w:tbl>
          <w:p w:rsidRPr="00B407C6" w:rsidR="00035A73" w:rsidRDefault="00000000" w14:paraId="781A66F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4DB3339"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7EDEF7F"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E09B114" w14:textId="77777777">
                  <w:pPr>
                    <w:rPr>
                      <w:rFonts w:ascii="Calibri" w:hAnsi="Calibri" w:cs="Calibri"/>
                      <w:sz w:val="22"/>
                      <w:szCs w:val="22"/>
                    </w:rPr>
                  </w:pPr>
                  <w:r w:rsidRPr="00B407C6">
                    <w:rPr>
                      <w:rFonts w:ascii="Calibri" w:hAnsi="Calibri" w:eastAsia="Calibri" w:cs="Calibri"/>
                      <w:color w:val="1F1F1F"/>
                      <w:sz w:val="22"/>
                      <w:szCs w:val="22"/>
                    </w:rPr>
                    <w:t>Compare each % to target range from KPI Parameter Master. Flag deviations.</w:t>
                  </w:r>
                </w:p>
              </w:tc>
            </w:tr>
          </w:tbl>
          <w:p w:rsidRPr="00B407C6" w:rsidR="00035A73" w:rsidRDefault="00000000" w14:paraId="6848B4FF"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AFF21B9"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485489AE"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E32B964" w14:textId="77777777">
                  <w:pPr>
                    <w:rPr>
                      <w:rFonts w:ascii="Calibri" w:hAnsi="Calibri" w:cs="Calibri"/>
                      <w:sz w:val="22"/>
                      <w:szCs w:val="22"/>
                    </w:rPr>
                  </w:pPr>
                  <w:r w:rsidRPr="00B407C6">
                    <w:rPr>
                      <w:rFonts w:ascii="Calibri" w:hAnsi="Calibri" w:eastAsia="Calibri" w:cs="Calibri"/>
                      <w:color w:val="1F1F1F"/>
                      <w:sz w:val="22"/>
                      <w:szCs w:val="22"/>
                    </w:rPr>
                    <w:t>Dashboard updates: Parity bar chart refreshed. P2 alert fires if P2% &lt; lower limit. P7+ alert fires if P7+ &gt; 10%.</w:t>
                  </w:r>
                </w:p>
              </w:tc>
            </w:tr>
          </w:tbl>
          <w:p w:rsidRPr="00B407C6" w:rsidR="00035A73" w:rsidRDefault="00035A73" w14:paraId="18BD7B5E" w14:textId="77777777">
            <w:pPr>
              <w:rPr>
                <w:rFonts w:ascii="Calibri" w:hAnsi="Calibri" w:cs="Calibri"/>
                <w:sz w:val="22"/>
                <w:szCs w:val="22"/>
              </w:rPr>
            </w:pPr>
          </w:p>
        </w:tc>
      </w:tr>
      <w:tr w:rsidRPr="00B407C6" w:rsidR="00035A73" w:rsidTr="316E832A" w14:paraId="1A238AA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70D587A"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2E764F" w14:paraId="2607F3DF" w14:textId="3BD0AD08">
            <w:pPr>
              <w:spacing w:before="40" w:after="50"/>
              <w:rPr>
                <w:rFonts w:ascii="Calibri" w:hAnsi="Calibri" w:cs="Calibri"/>
                <w:sz w:val="22"/>
                <w:szCs w:val="22"/>
              </w:rPr>
            </w:pPr>
            <w:r>
              <w:rPr>
                <w:rFonts w:ascii="Calibri" w:hAnsi="Calibri" w:eastAsia="Calibri" w:cs="Calibri"/>
                <w:color w:val="1F1F1F"/>
                <w:sz w:val="22"/>
                <w:szCs w:val="22"/>
              </w:rPr>
              <w:t>N/A</w:t>
            </w:r>
          </w:p>
        </w:tc>
      </w:tr>
      <w:tr w:rsidRPr="00B407C6" w:rsidR="00035A73" w:rsidTr="316E832A" w14:paraId="32D0BBC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08AFDEF"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F05623" w14:paraId="4F3CAEC9" w14:textId="290067E7">
            <w:pPr>
              <w:spacing w:after="2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P2 (Parity 2) % &lt; 15% → CRITICAL alert: second parity retention failure.</w:t>
            </w:r>
          </w:p>
          <w:p w:rsidRPr="00B407C6" w:rsidR="00035A73" w:rsidRDefault="00F05623" w14:paraId="660A439D" w14:textId="249C2876">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P7+ % &gt; 10% → WARNING: long tail </w:t>
            </w:r>
            <w:r w:rsidRPr="00B407C6" w:rsidR="00947466">
              <w:rPr>
                <w:rFonts w:ascii="Calibri" w:hAnsi="Calibri" w:eastAsia="Calibri" w:cs="Calibri"/>
                <w:color w:val="E67E22"/>
                <w:sz w:val="22"/>
                <w:szCs w:val="22"/>
              </w:rPr>
              <w:t>-</w:t>
            </w:r>
            <w:r w:rsidRPr="00B407C6">
              <w:rPr>
                <w:rFonts w:ascii="Calibri" w:hAnsi="Calibri" w:eastAsia="Calibri" w:cs="Calibri"/>
                <w:color w:val="E67E22"/>
                <w:sz w:val="22"/>
                <w:szCs w:val="22"/>
              </w:rPr>
              <w:t xml:space="preserve"> excessive early culling distorting structure.</w:t>
            </w:r>
          </w:p>
        </w:tc>
      </w:tr>
      <w:tr w:rsidRPr="00B407C6" w:rsidR="00035A73" w:rsidTr="316E832A" w14:paraId="1D081D8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CC05753"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49E2CE10" w14:textId="04300939">
            <w:pPr>
              <w:spacing w:before="40" w:after="50"/>
              <w:rPr>
                <w:rFonts w:ascii="Calibri" w:hAnsi="Calibri" w:cs="Calibri"/>
                <w:sz w:val="22"/>
                <w:szCs w:val="22"/>
              </w:rPr>
            </w:pPr>
            <w:r w:rsidRPr="00B407C6">
              <w:rPr>
                <w:rFonts w:ascii="Calibri" w:hAnsi="Calibri" w:eastAsia="Calibri" w:cs="Calibri"/>
                <w:color w:val="1F1F1F"/>
                <w:sz w:val="22"/>
                <w:szCs w:val="22"/>
              </w:rPr>
              <w:t xml:space="preserve">• Parity </w:t>
            </w:r>
            <w:r w:rsidRPr="00B407C6" w:rsidR="00F05623">
              <w:rPr>
                <w:rFonts w:ascii="Calibri" w:hAnsi="Calibri" w:eastAsia="Calibri" w:cs="Calibri"/>
                <w:color w:val="1F1F1F"/>
                <w:sz w:val="22"/>
                <w:szCs w:val="22"/>
              </w:rPr>
              <w:t>counts</w:t>
            </w:r>
            <w:r w:rsidRPr="00B407C6">
              <w:rPr>
                <w:rFonts w:ascii="Calibri" w:hAnsi="Calibri" w:eastAsia="Calibri" w:cs="Calibri"/>
                <w:color w:val="1F1F1F"/>
                <w:sz w:val="22"/>
                <w:szCs w:val="22"/>
              </w:rPr>
              <w:t xml:space="preserve"> auto</w:t>
            </w:r>
            <w:r w:rsidR="00F05623">
              <w:rPr>
                <w:rFonts w:ascii="Calibri" w:hAnsi="Calibri" w:eastAsia="Calibri" w:cs="Calibri"/>
                <w:color w:val="1F1F1F"/>
                <w:sz w:val="22"/>
                <w:szCs w:val="22"/>
              </w:rPr>
              <w:t xml:space="preserve"> </w:t>
            </w:r>
            <w:r w:rsidRPr="00B407C6">
              <w:rPr>
                <w:rFonts w:ascii="Calibri" w:hAnsi="Calibri" w:eastAsia="Calibri" w:cs="Calibri"/>
                <w:color w:val="1F1F1F"/>
                <w:sz w:val="22"/>
                <w:szCs w:val="22"/>
              </w:rPr>
              <w:t>incremented by system on each weaning POST. Cannot be manually edited.</w:t>
            </w:r>
          </w:p>
        </w:tc>
      </w:tr>
    </w:tbl>
    <w:p w:rsidRPr="00B407C6" w:rsidR="00035A73" w:rsidRDefault="00035A73" w14:paraId="5B614BC2" w14:textId="77777777">
      <w:pPr>
        <w:spacing w:before="20" w:after="20"/>
        <w:rPr>
          <w:rFonts w:ascii="Calibri" w:hAnsi="Calibri" w:cs="Calibri"/>
          <w:sz w:val="22"/>
          <w:szCs w:val="22"/>
        </w:rPr>
      </w:pPr>
    </w:p>
    <w:p w:rsidRPr="00B407C6" w:rsidR="00035A73" w:rsidRDefault="00035A73" w14:paraId="3EA44684" w14:textId="41DE83B5">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627AA5D8"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3F320527"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7</w:t>
            </w:r>
          </w:p>
          <w:p w:rsidRPr="00B407C6" w:rsidR="00035A73" w:rsidRDefault="00000000" w14:paraId="7CFC82C7" w14:textId="77777777">
            <w:pPr>
              <w:spacing w:after="20"/>
              <w:rPr>
                <w:rFonts w:ascii="Calibri" w:hAnsi="Calibri" w:cs="Calibri"/>
                <w:sz w:val="22"/>
                <w:szCs w:val="22"/>
              </w:rPr>
            </w:pPr>
            <w:r w:rsidRPr="00B407C6">
              <w:rPr>
                <w:rFonts w:ascii="Calibri" w:hAnsi="Calibri" w:eastAsia="Calibri" w:cs="Calibri"/>
                <w:b/>
                <w:bCs/>
                <w:color w:val="FFFFFF"/>
                <w:sz w:val="22"/>
                <w:szCs w:val="22"/>
              </w:rPr>
              <w:t>FEED MANAGEMENT &amp; SILO</w:t>
            </w:r>
          </w:p>
          <w:p w:rsidRPr="00B407C6" w:rsidR="00035A73" w:rsidRDefault="00000000" w14:paraId="7E3215C8" w14:textId="77777777">
            <w:pPr>
              <w:rPr>
                <w:rFonts w:ascii="Calibri" w:hAnsi="Calibri" w:cs="Calibri"/>
                <w:sz w:val="22"/>
                <w:szCs w:val="22"/>
              </w:rPr>
            </w:pPr>
            <w:r w:rsidRPr="00B407C6">
              <w:rPr>
                <w:rFonts w:ascii="Calibri" w:hAnsi="Calibri" w:eastAsia="Calibri" w:cs="Calibri"/>
                <w:color w:val="A8C8E8"/>
                <w:sz w:val="22"/>
                <w:szCs w:val="22"/>
              </w:rPr>
              <w:t>System vs physical balance, bag reconciliation, feed forecast linked to requisition, diet change alert</w:t>
            </w:r>
          </w:p>
        </w:tc>
      </w:tr>
    </w:tbl>
    <w:p w:rsidRPr="00B407C6" w:rsidR="00035A73" w:rsidRDefault="00035A73" w14:paraId="163949FB"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4BA65A8D"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2ED7D4FD" w14:textId="77777777">
            <w:pPr>
              <w:rPr>
                <w:rFonts w:ascii="Calibri" w:hAnsi="Calibri" w:cs="Calibri"/>
                <w:sz w:val="22"/>
                <w:szCs w:val="22"/>
              </w:rPr>
            </w:pPr>
            <w:r w:rsidRPr="00B407C6">
              <w:rPr>
                <w:rFonts w:ascii="Calibri" w:hAnsi="Calibri" w:eastAsia="Calibri" w:cs="Calibri"/>
                <w:b/>
                <w:bCs/>
                <w:color w:val="FFFFFF"/>
                <w:sz w:val="22"/>
                <w:szCs w:val="22"/>
              </w:rPr>
              <w:t>7.1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2912A73B" w14:textId="38222DB6">
            <w:pPr>
              <w:rPr>
                <w:rFonts w:ascii="Calibri" w:hAnsi="Calibri" w:cs="Calibri"/>
                <w:sz w:val="22"/>
                <w:szCs w:val="22"/>
              </w:rPr>
            </w:pPr>
            <w:r w:rsidRPr="00B407C6">
              <w:rPr>
                <w:rFonts w:ascii="Calibri" w:hAnsi="Calibri" w:eastAsia="Calibri" w:cs="Calibri"/>
                <w:b/>
                <w:bCs/>
                <w:color w:val="FFFFFF"/>
                <w:sz w:val="22"/>
                <w:szCs w:val="22"/>
              </w:rPr>
              <w:t xml:space="preserve">Silo Management: System Balance vs Physical Balance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Always Labelled SYSTEM BALANCE</w:t>
            </w:r>
          </w:p>
        </w:tc>
      </w:tr>
      <w:tr w:rsidRPr="00B407C6" w:rsidR="00035A73" w:rsidTr="316E832A" w14:paraId="525A844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7EC9E13"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5B792A59" w14:textId="1F8EF6A8">
            <w:pPr>
              <w:spacing w:before="40" w:after="50"/>
              <w:rPr>
                <w:rFonts w:ascii="Calibri" w:hAnsi="Calibri" w:cs="Calibri"/>
                <w:sz w:val="22"/>
                <w:szCs w:val="22"/>
              </w:rPr>
            </w:pPr>
            <w:r w:rsidRPr="00B407C6">
              <w:rPr>
                <w:rFonts w:ascii="Calibri" w:hAnsi="Calibri" w:eastAsia="Calibri" w:cs="Calibri"/>
                <w:color w:val="1F1F1F"/>
                <w:sz w:val="22"/>
                <w:szCs w:val="22"/>
              </w:rPr>
              <w:t xml:space="preserve">NAVFarm tracks SYSTEM BALANCE (calculated from all GRN receipts minus all POST Day consumptions). The physical balance is only known at batch close or manual Sunday reference entry. The system balance field is ALWAYS labelled "SYSTEM BALANCE" in the UI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never "physical stock"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to avoid user confusion. Sunday Reference Stock is manually entered each Sunday by the Farm Manager and serves as the weekly anchor for feed forecast calculations.</w:t>
            </w:r>
          </w:p>
        </w:tc>
      </w:tr>
      <w:tr w:rsidRPr="00B407C6" w:rsidR="00035A73" w:rsidTr="316E832A" w14:paraId="2A805E5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592745B"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0E86C6F7"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System Balance and Forecast</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BC9A0FD" w14:textId="77777777">
              <w:tc>
                <w:tcPr>
                  <w:tcW w:w="420" w:type="dxa"/>
                  <w:tcBorders>
                    <w:top w:val="none" w:color="FFFFFF" w:sz="0" w:space="0"/>
                    <w:left w:val="none" w:color="FFFFFF" w:sz="0" w:space="0"/>
                    <w:bottom w:val="none" w:color="FFFFFF" w:sz="0" w:space="0"/>
                    <w:right w:val="none" w:color="FFFFFF" w:sz="0" w:space="0"/>
                  </w:tcBorders>
                  <w:shd w:val="clear" w:color="auto" w:fill="0E6655"/>
                  <w:tcMar>
                    <w:top w:w="60" w:type="dxa"/>
                    <w:left w:w="80" w:type="dxa"/>
                    <w:bottom w:w="60" w:type="dxa"/>
                    <w:right w:w="80" w:type="dxa"/>
                  </w:tcMar>
                  <w:vAlign w:val="center"/>
                </w:tcPr>
                <w:p w:rsidRPr="00B407C6" w:rsidR="00035A73" w:rsidRDefault="00000000" w14:paraId="638BA79A" w14:textId="77777777">
                  <w:pPr>
                    <w:jc w:val="center"/>
                    <w:rPr>
                      <w:rFonts w:ascii="Calibri" w:hAnsi="Calibri" w:cs="Calibri"/>
                      <w:sz w:val="22"/>
                      <w:szCs w:val="22"/>
                    </w:rPr>
                  </w:pPr>
                  <w:r w:rsidRPr="00B407C6">
                    <w:rPr>
                      <w:rFonts w:ascii="Calibri" w:hAnsi="Calibri" w:eastAsia="Calibri" w:cs="Calibri"/>
                      <w:b/>
                      <w:bCs/>
                      <w:color w:val="FFFFFF"/>
                      <w:sz w:val="22"/>
                      <w:szCs w:val="22"/>
                    </w:rPr>
                    <w:t>S</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FA9AFC9" w14:textId="77777777">
                  <w:pPr>
                    <w:rPr>
                      <w:rFonts w:ascii="Calibri" w:hAnsi="Calibri" w:cs="Calibri"/>
                      <w:sz w:val="22"/>
                      <w:szCs w:val="22"/>
                    </w:rPr>
                  </w:pPr>
                  <w:r w:rsidRPr="00B407C6">
                    <w:rPr>
                      <w:rFonts w:ascii="Calibri" w:hAnsi="Calibri" w:eastAsia="Calibri" w:cs="Calibri"/>
                      <w:color w:val="1F1F1F"/>
                      <w:sz w:val="22"/>
                      <w:szCs w:val="22"/>
                    </w:rPr>
                    <w:t>SUNDAY: Farm Manager physically observes silo and enters Sunday Reference Stock (KG) for each silo.</w:t>
                  </w:r>
                </w:p>
              </w:tc>
            </w:tr>
          </w:tbl>
          <w:p w:rsidRPr="00B407C6" w:rsidR="00035A73" w:rsidRDefault="00000000" w14:paraId="7131E43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11E8F9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20C4DA6"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D0B99F8" w14:textId="77777777">
                  <w:pPr>
                    <w:rPr>
                      <w:rFonts w:ascii="Calibri" w:hAnsi="Calibri" w:cs="Calibri"/>
                      <w:sz w:val="22"/>
                      <w:szCs w:val="22"/>
                    </w:rPr>
                  </w:pPr>
                  <w:r w:rsidRPr="00B407C6">
                    <w:rPr>
                      <w:rFonts w:ascii="Calibri" w:hAnsi="Calibri" w:eastAsia="Calibri" w:cs="Calibri"/>
                      <w:color w:val="1F1F1F"/>
                      <w:sz w:val="22"/>
                      <w:szCs w:val="22"/>
                    </w:rPr>
                    <w:t>Each GRN confirmation: system silo balance += Accepted KG (feed delivered).</w:t>
                  </w:r>
                </w:p>
              </w:tc>
            </w:tr>
          </w:tbl>
          <w:p w:rsidRPr="00B407C6" w:rsidR="00035A73" w:rsidRDefault="00000000" w14:paraId="1C768AA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AAE29B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AB25F32"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7FAC6EB" w14:textId="77777777">
                  <w:pPr>
                    <w:rPr>
                      <w:rFonts w:ascii="Calibri" w:hAnsi="Calibri" w:cs="Calibri"/>
                      <w:sz w:val="22"/>
                      <w:szCs w:val="22"/>
                    </w:rPr>
                  </w:pPr>
                  <w:r w:rsidRPr="00B407C6">
                    <w:rPr>
                      <w:rFonts w:ascii="Calibri" w:hAnsi="Calibri" w:eastAsia="Calibri" w:cs="Calibri"/>
                      <w:color w:val="1F1F1F"/>
                      <w:sz w:val="22"/>
                      <w:szCs w:val="22"/>
                    </w:rPr>
                    <w:t>Each POST DAY: system silo balance −= Actual Feed Consumed (from Block 1 data entry).</w:t>
                  </w:r>
                </w:p>
              </w:tc>
            </w:tr>
          </w:tbl>
          <w:p w:rsidRPr="00B407C6" w:rsidR="00035A73" w:rsidRDefault="00000000" w14:paraId="3682631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0A6066A"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3211405"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709DE67" w14:textId="77777777">
                  <w:pPr>
                    <w:rPr>
                      <w:rFonts w:ascii="Calibri" w:hAnsi="Calibri" w:cs="Calibri"/>
                      <w:sz w:val="22"/>
                      <w:szCs w:val="22"/>
                    </w:rPr>
                  </w:pPr>
                  <w:r w:rsidRPr="00B407C6">
                    <w:rPr>
                      <w:rFonts w:ascii="Calibri" w:hAnsi="Calibri" w:eastAsia="Calibri" w:cs="Calibri"/>
                      <w:color w:val="1F1F1F"/>
                      <w:sz w:val="22"/>
                      <w:szCs w:val="22"/>
                    </w:rPr>
                    <w:t>System calculates: System Balance = Sunday Reference + Σ(GRN deliveries since Sunday) − Σ(POST Day consumptions since Sunday).</w:t>
                  </w:r>
                </w:p>
              </w:tc>
            </w:tr>
          </w:tbl>
          <w:p w:rsidRPr="00B407C6" w:rsidR="00035A73" w:rsidRDefault="00000000" w14:paraId="7C50C0AF"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262ED2B0"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40FCF1E9"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42D95215" w14:textId="77777777">
                  <w:pPr>
                    <w:rPr>
                      <w:rFonts w:ascii="Calibri" w:hAnsi="Calibri" w:cs="Calibri"/>
                      <w:sz w:val="22"/>
                      <w:szCs w:val="22"/>
                    </w:rPr>
                  </w:pPr>
                  <w:r w:rsidRPr="00B407C6">
                    <w:rPr>
                      <w:rFonts w:ascii="Calibri" w:hAnsi="Calibri" w:eastAsia="Calibri" w:cs="Calibri"/>
                      <w:b/>
                      <w:bCs/>
                      <w:color w:val="1F4E79"/>
                      <w:sz w:val="22"/>
                      <w:szCs w:val="22"/>
                    </w:rPr>
                    <w:t>System Balance ≤ BFT Alert Level?</w:t>
                  </w:r>
                </w:p>
              </w:tc>
            </w:tr>
            <w:tr w:rsidRPr="00B407C6" w:rsidR="00035A73" w14:paraId="79DD8C20"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6D55625B"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t>
                  </w:r>
                  <w:r w:rsidRPr="00B407C6">
                    <w:rPr>
                      <w:rFonts w:ascii="Segoe UI Emoji" w:hAnsi="Segoe UI Emoji" w:eastAsia="Calibri" w:cs="Segoe UI Emoji"/>
                      <w:color w:val="1A7F5A"/>
                      <w:sz w:val="22"/>
                      <w:szCs w:val="22"/>
                    </w:rPr>
                    <w:t>🔴</w:t>
                  </w:r>
                  <w:r w:rsidRPr="00B407C6">
                    <w:rPr>
                      <w:rFonts w:ascii="Calibri" w:hAnsi="Calibri" w:eastAsia="Calibri" w:cs="Calibri"/>
                      <w:color w:val="1A7F5A"/>
                      <w:sz w:val="22"/>
                      <w:szCs w:val="22"/>
                    </w:rPr>
                    <w:t xml:space="preserve"> FIRST PRIORITY critical alert. Farm Manager notified immediately with: silo, item, balance KG, days of feed remaining.</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7FAB34A4"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660F73E2"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Continue.</w:t>
                  </w:r>
                </w:p>
              </w:tc>
            </w:tr>
          </w:tbl>
          <w:p w:rsidRPr="00B407C6" w:rsidR="00035A73" w:rsidRDefault="00000000" w14:paraId="43559E7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5FCCD2E"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46ACF201"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3CCE1BC" w14:textId="77777777">
                  <w:pPr>
                    <w:rPr>
                      <w:rFonts w:ascii="Calibri" w:hAnsi="Calibri" w:cs="Calibri"/>
                      <w:sz w:val="22"/>
                      <w:szCs w:val="22"/>
                    </w:rPr>
                  </w:pPr>
                  <w:r w:rsidRPr="00B407C6">
                    <w:rPr>
                      <w:rFonts w:ascii="Calibri" w:hAnsi="Calibri" w:eastAsia="Calibri" w:cs="Calibri"/>
                      <w:color w:val="1F1F1F"/>
                      <w:sz w:val="22"/>
                      <w:szCs w:val="22"/>
                    </w:rPr>
                    <w:t>At batch close: Farm Manager enters Physical Stock Count. Variance = Physical − System Balance. Positive or negative variance posted to Feed Variance GL in D365BC. D365BC: Dr/Cr Feed Variance Expense Cr/Dr Inventory.</w:t>
                  </w:r>
                </w:p>
              </w:tc>
            </w:tr>
          </w:tbl>
          <w:p w:rsidRPr="00B407C6" w:rsidR="00035A73" w:rsidRDefault="00000000" w14:paraId="1E58162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F8FBEE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455E793"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EA1C858" w14:textId="77777777">
                  <w:pPr>
                    <w:rPr>
                      <w:rFonts w:ascii="Calibri" w:hAnsi="Calibri" w:cs="Calibri"/>
                      <w:sz w:val="22"/>
                      <w:szCs w:val="22"/>
                    </w:rPr>
                  </w:pPr>
                  <w:r w:rsidRPr="00B407C6">
                    <w:rPr>
                      <w:rFonts w:ascii="Calibri" w:hAnsi="Calibri" w:eastAsia="Calibri" w:cs="Calibri"/>
                      <w:color w:val="1F1F1F"/>
                      <w:sz w:val="22"/>
                      <w:szCs w:val="22"/>
                    </w:rPr>
                    <w:t>BAGGED FEED RECONCILIATION: Daily Block 1: Empty Bags field. Weekly: Total Empty Bags × 50 KG vs system consumption. If variance &gt; 2%: WARNING flagged.</w:t>
                  </w:r>
                </w:p>
              </w:tc>
            </w:tr>
          </w:tbl>
          <w:p w:rsidRPr="00B407C6" w:rsidR="00035A73" w:rsidRDefault="00035A73" w14:paraId="489C2D3D" w14:textId="77777777">
            <w:pPr>
              <w:rPr>
                <w:rFonts w:ascii="Calibri" w:hAnsi="Calibri" w:cs="Calibri"/>
                <w:sz w:val="22"/>
                <w:szCs w:val="22"/>
              </w:rPr>
            </w:pPr>
          </w:p>
        </w:tc>
      </w:tr>
      <w:tr w:rsidRPr="00B407C6" w:rsidR="00035A73" w:rsidTr="316E832A" w14:paraId="66DDA278"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9B02000"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14C86529" w14:textId="34A9FDDD">
            <w:pPr>
              <w:spacing w:before="40" w:after="50"/>
              <w:rPr>
                <w:rFonts w:ascii="Calibri" w:hAnsi="Calibri" w:cs="Calibri"/>
                <w:sz w:val="22"/>
                <w:szCs w:val="22"/>
              </w:rPr>
            </w:pPr>
            <w:r w:rsidRPr="316E832A" w:rsidR="2C61B549">
              <w:rPr>
                <w:rFonts w:ascii="Calibri" w:hAnsi="Calibri" w:eastAsia="Calibri" w:cs="Calibri"/>
                <w:b w:val="1"/>
                <w:bCs w:val="1"/>
                <w:color w:val="1F4E79"/>
                <w:sz w:val="22"/>
                <w:szCs w:val="22"/>
              </w:rPr>
              <w:t>D365BC:</w:t>
            </w:r>
            <w:r w:rsidRPr="316E832A" w:rsidR="4098A240">
              <w:rPr>
                <w:rFonts w:ascii="Calibri" w:hAnsi="Calibri" w:eastAsia="Calibri" w:cs="Calibri"/>
                <w:color w:val="1F1F1F"/>
                <w:sz w:val="22"/>
                <w:szCs w:val="22"/>
              </w:rPr>
              <w:t xml:space="preserve"> against the received requisition form the NAVFarm. D365BC feed mill user will be created a transfer order and send the required feed against the requesting QTY at farm level. Once inventory will be shifted by the feed mill it </w:t>
            </w:r>
            <w:r w:rsidRPr="316E832A" w:rsidR="0FC1E959">
              <w:rPr>
                <w:rFonts w:ascii="Calibri" w:hAnsi="Calibri" w:eastAsia="Calibri" w:cs="Calibri"/>
                <w:color w:val="1F1F1F"/>
                <w:sz w:val="22"/>
                <w:szCs w:val="22"/>
              </w:rPr>
              <w:t>will automatically be</w:t>
            </w:r>
            <w:r w:rsidRPr="316E832A" w:rsidR="4098A240">
              <w:rPr>
                <w:rFonts w:ascii="Calibri" w:hAnsi="Calibri" w:eastAsia="Calibri" w:cs="Calibri"/>
                <w:color w:val="1F1F1F"/>
                <w:sz w:val="22"/>
                <w:szCs w:val="22"/>
              </w:rPr>
              <w:t xml:space="preserve"> </w:t>
            </w:r>
            <w:r w:rsidRPr="316E832A" w:rsidR="57157F2B">
              <w:rPr>
                <w:rFonts w:ascii="Calibri" w:hAnsi="Calibri" w:eastAsia="Calibri" w:cs="Calibri"/>
                <w:color w:val="1F1F1F"/>
                <w:sz w:val="22"/>
                <w:szCs w:val="22"/>
              </w:rPr>
              <w:t>updated</w:t>
            </w:r>
            <w:r w:rsidRPr="316E832A" w:rsidR="4098A240">
              <w:rPr>
                <w:rFonts w:ascii="Calibri" w:hAnsi="Calibri" w:eastAsia="Calibri" w:cs="Calibri"/>
                <w:color w:val="1F1F1F"/>
                <w:sz w:val="22"/>
                <w:szCs w:val="22"/>
              </w:rPr>
              <w:t xml:space="preserve"> in the NAVFarm transfer order to </w:t>
            </w:r>
            <w:r w:rsidRPr="316E832A" w:rsidR="2E720C31">
              <w:rPr>
                <w:rFonts w:ascii="Calibri" w:hAnsi="Calibri" w:eastAsia="Calibri" w:cs="Calibri"/>
                <w:color w:val="1F1F1F"/>
                <w:sz w:val="22"/>
                <w:szCs w:val="22"/>
              </w:rPr>
              <w:t>reeve</w:t>
            </w:r>
            <w:r w:rsidRPr="316E832A" w:rsidR="4098A240">
              <w:rPr>
                <w:rFonts w:ascii="Calibri" w:hAnsi="Calibri" w:eastAsia="Calibri" w:cs="Calibri"/>
                <w:color w:val="1F1F1F"/>
                <w:sz w:val="22"/>
                <w:szCs w:val="22"/>
              </w:rPr>
              <w:t xml:space="preserve"> the inventory at farm level. </w:t>
            </w:r>
          </w:p>
        </w:tc>
      </w:tr>
      <w:tr w:rsidRPr="00B407C6" w:rsidR="00035A73" w:rsidTr="316E832A" w14:paraId="5995164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FAEC7DC"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F05623" w14:paraId="4F361CD6" w14:textId="60D5B4F0">
            <w:pPr>
              <w:spacing w:after="2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Silo balance ≤ BFT Alert Level → FIRST PRIORITY alert with days of feed remaining.</w:t>
            </w:r>
          </w:p>
          <w:p w:rsidRPr="00B407C6" w:rsidR="00035A73" w:rsidRDefault="00F05623" w14:paraId="69FD1661" w14:textId="5E2048EB">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POST Day consumption would drive silo below 0 → BLOCK. Operator must correct quantity.</w:t>
            </w:r>
          </w:p>
          <w:p w:rsidRPr="00B407C6" w:rsidR="00035A73" w:rsidRDefault="00F05623" w14:paraId="2D5082DF" w14:textId="56052B39">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Diet change in 3 days → WARNING to Farm Manager (prepare next diet in silo).</w:t>
            </w:r>
          </w:p>
          <w:p w:rsidRPr="00B407C6" w:rsidR="00035A73" w:rsidRDefault="00F05623" w14:paraId="04B9739E" w14:textId="6F118585">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Empty Bags × 50 KG variance vs system &gt; 2% → WARNING to Farm Manager.</w:t>
            </w:r>
          </w:p>
        </w:tc>
      </w:tr>
      <w:tr w:rsidRPr="00B407C6" w:rsidR="00035A73" w:rsidTr="316E832A" w14:paraId="1C7F48DD"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7840C70"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2FDE0772" w14:textId="77777777">
            <w:pPr>
              <w:spacing w:after="20"/>
              <w:rPr>
                <w:rFonts w:ascii="Calibri" w:hAnsi="Calibri" w:cs="Calibri"/>
                <w:sz w:val="22"/>
                <w:szCs w:val="22"/>
              </w:rPr>
            </w:pPr>
            <w:r w:rsidRPr="00B407C6">
              <w:rPr>
                <w:rFonts w:ascii="Calibri" w:hAnsi="Calibri" w:eastAsia="Calibri" w:cs="Calibri"/>
                <w:color w:val="1F1F1F"/>
                <w:sz w:val="22"/>
                <w:szCs w:val="22"/>
              </w:rPr>
              <w:t>• Silo system balance field labelled SYSTEM BALANCE everywhere in UI. Never "physical stock" or "actual stock".</w:t>
            </w:r>
          </w:p>
          <w:p w:rsidRPr="00B407C6" w:rsidR="00035A73" w:rsidRDefault="00000000" w14:paraId="73D06352" w14:textId="77777777">
            <w:pPr>
              <w:spacing w:before="40" w:after="50"/>
              <w:rPr>
                <w:rFonts w:ascii="Calibri" w:hAnsi="Calibri" w:cs="Calibri"/>
                <w:sz w:val="22"/>
                <w:szCs w:val="22"/>
              </w:rPr>
            </w:pPr>
            <w:r w:rsidRPr="00B407C6">
              <w:rPr>
                <w:rFonts w:ascii="Calibri" w:hAnsi="Calibri" w:eastAsia="Calibri" w:cs="Calibri"/>
                <w:color w:val="1F1F1F"/>
                <w:sz w:val="22"/>
                <w:szCs w:val="22"/>
              </w:rPr>
              <w:t>• Silo system balance cannot go negative. POST Day blocked if consumption would cause negative balance.</w:t>
            </w:r>
          </w:p>
        </w:tc>
      </w:tr>
    </w:tbl>
    <w:p w:rsidR="00035A73" w:rsidRDefault="00035A73" w14:paraId="5A1AF45D" w14:textId="77777777">
      <w:pPr>
        <w:spacing w:before="20" w:after="20"/>
        <w:rPr>
          <w:rFonts w:ascii="Calibri" w:hAnsi="Calibri" w:cs="Calibri"/>
          <w:sz w:val="22"/>
          <w:szCs w:val="22"/>
        </w:rPr>
      </w:pPr>
    </w:p>
    <w:p w:rsidR="009C5806" w:rsidRDefault="009C5806" w14:paraId="614C596A" w14:textId="77777777">
      <w:pPr>
        <w:spacing w:before="20" w:after="20"/>
        <w:rPr>
          <w:rFonts w:ascii="Calibri" w:hAnsi="Calibri" w:cs="Calibri"/>
          <w:sz w:val="22"/>
          <w:szCs w:val="22"/>
        </w:rPr>
      </w:pPr>
    </w:p>
    <w:p w:rsidR="009C5806" w:rsidRDefault="009C5806" w14:paraId="635B4684" w14:textId="77777777">
      <w:pPr>
        <w:spacing w:before="20" w:after="20"/>
        <w:rPr>
          <w:rFonts w:ascii="Calibri" w:hAnsi="Calibri" w:cs="Calibri"/>
          <w:sz w:val="22"/>
          <w:szCs w:val="22"/>
        </w:rPr>
      </w:pPr>
    </w:p>
    <w:p w:rsidR="009C5806" w:rsidRDefault="009C5806" w14:paraId="72C4310C" w14:textId="77777777">
      <w:pPr>
        <w:spacing w:before="20" w:after="20"/>
        <w:rPr>
          <w:rFonts w:ascii="Calibri" w:hAnsi="Calibri" w:cs="Calibri"/>
          <w:sz w:val="22"/>
          <w:szCs w:val="22"/>
        </w:rPr>
      </w:pPr>
    </w:p>
    <w:p w:rsidRPr="00B407C6" w:rsidR="009C5806" w:rsidRDefault="009C5806" w14:paraId="2147A5FF"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3E16E5CF"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571D88D2" w14:textId="77777777">
            <w:pPr>
              <w:rPr>
                <w:rFonts w:ascii="Calibri" w:hAnsi="Calibri" w:cs="Calibri"/>
                <w:sz w:val="22"/>
                <w:szCs w:val="22"/>
              </w:rPr>
            </w:pPr>
            <w:r w:rsidRPr="00B407C6">
              <w:rPr>
                <w:rFonts w:ascii="Calibri" w:hAnsi="Calibri" w:eastAsia="Calibri" w:cs="Calibri"/>
                <w:b/>
                <w:bCs/>
                <w:color w:val="FFFFFF"/>
                <w:sz w:val="22"/>
                <w:szCs w:val="22"/>
              </w:rPr>
              <w:t>7.2</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2316D5DB" w14:textId="77777777">
            <w:pPr>
              <w:rPr>
                <w:rFonts w:ascii="Calibri" w:hAnsi="Calibri" w:cs="Calibri"/>
                <w:sz w:val="22"/>
                <w:szCs w:val="22"/>
              </w:rPr>
            </w:pPr>
            <w:r w:rsidRPr="00B407C6">
              <w:rPr>
                <w:rFonts w:ascii="Calibri" w:hAnsi="Calibri" w:eastAsia="Calibri" w:cs="Calibri"/>
                <w:b/>
                <w:bCs/>
                <w:color w:val="FFFFFF"/>
                <w:sz w:val="22"/>
                <w:szCs w:val="22"/>
              </w:rPr>
              <w:t>Feed Forecast Linked to Requisition → D365BC PO (8-Step)</w:t>
            </w:r>
          </w:p>
        </w:tc>
      </w:tr>
      <w:tr w:rsidRPr="00B407C6" w:rsidR="00035A73" w14:paraId="6BDCD12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F7B1955"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00879146" w14:textId="30982AD0">
            <w:pPr>
              <w:spacing w:before="40" w:after="50"/>
              <w:rPr>
                <w:rFonts w:ascii="Calibri" w:hAnsi="Calibri" w:cs="Calibri"/>
                <w:sz w:val="22"/>
                <w:szCs w:val="22"/>
              </w:rPr>
            </w:pPr>
            <w:r w:rsidRPr="00B407C6">
              <w:rPr>
                <w:rFonts w:ascii="Calibri" w:hAnsi="Calibri" w:eastAsia="Calibri" w:cs="Calibri"/>
                <w:color w:val="1F1F1F"/>
                <w:sz w:val="22"/>
                <w:szCs w:val="22"/>
              </w:rPr>
              <w:t xml:space="preserve">NAVFarm calculates weekly feed requirement per farm per diet: Head Count × Feed Rate (KG/head/day from Breed Lifecycle Stage config) × 7 days. Compares projected 7-day usage to current system balance. Shortfall = recommended order. System auto-drafts a REQUISITION for the shortfall quantity. Farm Manager approves → API sends to D365BC </w:t>
            </w:r>
            <w:r w:rsidR="00752E0C">
              <w:rPr>
                <w:rFonts w:ascii="Calibri" w:hAnsi="Calibri" w:eastAsia="Calibri" w:cs="Calibri"/>
                <w:color w:val="1F1F1F"/>
                <w:sz w:val="22"/>
                <w:szCs w:val="22"/>
              </w:rPr>
              <w:t>(TO).</w:t>
            </w:r>
          </w:p>
        </w:tc>
      </w:tr>
      <w:tr w:rsidRPr="00B407C6" w:rsidR="00035A73" w14:paraId="2D8937D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15134F1"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7368CA27"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Feed Forecast → Requisition → D365BC PO</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F7B95EC"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6203ABF"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D7A7F89" w14:textId="77777777">
                  <w:pPr>
                    <w:rPr>
                      <w:rFonts w:ascii="Calibri" w:hAnsi="Calibri" w:cs="Calibri"/>
                      <w:sz w:val="22"/>
                      <w:szCs w:val="22"/>
                    </w:rPr>
                  </w:pPr>
                  <w:r w:rsidRPr="00B407C6">
                    <w:rPr>
                      <w:rFonts w:ascii="Calibri" w:hAnsi="Calibri" w:eastAsia="Calibri" w:cs="Calibri"/>
                      <w:color w:val="1F1F1F"/>
                      <w:sz w:val="22"/>
                      <w:szCs w:val="22"/>
                    </w:rPr>
                    <w:t>Sunday: Farm Manager enters Sunday Reference Stock per silo.</w:t>
                  </w:r>
                </w:p>
              </w:tc>
            </w:tr>
          </w:tbl>
          <w:p w:rsidRPr="00B407C6" w:rsidR="00035A73" w:rsidRDefault="00000000" w14:paraId="1333289F"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9C14CB3"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CAA23D8"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62DE545" w14:textId="77777777">
                  <w:pPr>
                    <w:rPr>
                      <w:rFonts w:ascii="Calibri" w:hAnsi="Calibri" w:cs="Calibri"/>
                      <w:sz w:val="22"/>
                      <w:szCs w:val="22"/>
                    </w:rPr>
                  </w:pPr>
                  <w:r w:rsidRPr="00B407C6">
                    <w:rPr>
                      <w:rFonts w:ascii="Calibri" w:hAnsi="Calibri" w:eastAsia="Calibri" w:cs="Calibri"/>
                      <w:color w:val="1F1F1F"/>
                      <w:sz w:val="22"/>
                      <w:szCs w:val="22"/>
                    </w:rPr>
                    <w:t>System reads Breed Lifecycle Stage config for each active batch at each house. Daily rate = Head Count × feed_rate. 7-day projected = daily_rate × 7.</w:t>
                  </w:r>
                </w:p>
              </w:tc>
            </w:tr>
          </w:tbl>
          <w:p w:rsidRPr="00B407C6" w:rsidR="00035A73" w:rsidRDefault="00000000" w14:paraId="07A8578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111E99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033A50C"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84F9B9F" w14:textId="77777777">
                  <w:pPr>
                    <w:rPr>
                      <w:rFonts w:ascii="Calibri" w:hAnsi="Calibri" w:cs="Calibri"/>
                      <w:sz w:val="22"/>
                      <w:szCs w:val="22"/>
                    </w:rPr>
                  </w:pPr>
                  <w:r w:rsidRPr="00B407C6">
                    <w:rPr>
                      <w:rFonts w:ascii="Calibri" w:hAnsi="Calibri" w:eastAsia="Calibri" w:cs="Calibri"/>
                      <w:color w:val="1F1F1F"/>
                      <w:sz w:val="22"/>
                      <w:szCs w:val="22"/>
                    </w:rPr>
                    <w:t>Shortfall = Projected 7-day − System Balance. If shortfall &gt; 0 OR balance &lt; BFT buffer: draft requisition auto-created.</w:t>
                  </w:r>
                </w:p>
              </w:tc>
            </w:tr>
          </w:tbl>
          <w:p w:rsidRPr="00B407C6" w:rsidR="00035A73" w:rsidRDefault="00000000" w14:paraId="073A527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94FCEB3"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37A838F"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E15E71A" w14:textId="77777777">
                  <w:pPr>
                    <w:rPr>
                      <w:rFonts w:ascii="Calibri" w:hAnsi="Calibri" w:cs="Calibri"/>
                      <w:sz w:val="22"/>
                      <w:szCs w:val="22"/>
                    </w:rPr>
                  </w:pPr>
                  <w:r w:rsidRPr="00B407C6">
                    <w:rPr>
                      <w:rFonts w:ascii="Calibri" w:hAnsi="Calibri" w:eastAsia="Calibri" w:cs="Calibri"/>
                      <w:color w:val="1F1F1F"/>
                      <w:sz w:val="22"/>
                      <w:szCs w:val="22"/>
                    </w:rPr>
                    <w:t>Requisition qty rounded: bulk feed → nearest 3-tonne multiple. Bagged feed → nearest full bag (50 KG).</w:t>
                  </w:r>
                </w:p>
              </w:tc>
            </w:tr>
          </w:tbl>
          <w:p w:rsidRPr="00B407C6" w:rsidR="00035A73" w:rsidRDefault="00000000" w14:paraId="65B98569"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626E0D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9400BED"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9164376" w14:textId="77777777">
                  <w:pPr>
                    <w:rPr>
                      <w:rFonts w:ascii="Calibri" w:hAnsi="Calibri" w:cs="Calibri"/>
                      <w:sz w:val="22"/>
                      <w:szCs w:val="22"/>
                    </w:rPr>
                  </w:pPr>
                  <w:r w:rsidRPr="00B407C6">
                    <w:rPr>
                      <w:rFonts w:ascii="Calibri" w:hAnsi="Calibri" w:eastAsia="Calibri" w:cs="Calibri"/>
                      <w:color w:val="1F1F1F"/>
                      <w:sz w:val="22"/>
                      <w:szCs w:val="22"/>
                    </w:rPr>
                    <w:t>Farm Manager receives REQUISITION REVIEW alert. Opens requisition, reviews: Item, Farm, Qty, Balance, Proposed Delivery Date. Can adjust quantity. APPROVES.</w:t>
                  </w:r>
                </w:p>
              </w:tc>
            </w:tr>
          </w:tbl>
          <w:p w:rsidRPr="00B407C6" w:rsidR="00035A73" w:rsidRDefault="00000000" w14:paraId="4C8C127C"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54E5CCE4"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34AE076C"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135F950D" w14:textId="77777777">
                  <w:pPr>
                    <w:rPr>
                      <w:rFonts w:ascii="Calibri" w:hAnsi="Calibri" w:cs="Calibri"/>
                      <w:sz w:val="22"/>
                      <w:szCs w:val="22"/>
                    </w:rPr>
                  </w:pPr>
                  <w:r w:rsidRPr="00B407C6">
                    <w:rPr>
                      <w:rFonts w:ascii="Calibri" w:hAnsi="Calibri" w:eastAsia="Calibri" w:cs="Calibri"/>
                      <w:b/>
                      <w:bCs/>
                      <w:color w:val="1F4E79"/>
                      <w:sz w:val="22"/>
                      <w:szCs w:val="22"/>
                    </w:rPr>
                    <w:t>Requisition approved by Farm Manager?</w:t>
                  </w:r>
                </w:p>
              </w:tc>
            </w:tr>
            <w:tr w:rsidRPr="00B407C6" w:rsidR="00035A73" w14:paraId="22B16461"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0EF23760"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System fires API to D365BC. Proceed to step 6.</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7D430A9B"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0FFAC702"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Requisition stays in PENDING_APPROVAL. Escalation after 2 days.</w:t>
                  </w:r>
                </w:p>
              </w:tc>
            </w:tr>
          </w:tbl>
          <w:p w:rsidRPr="00B407C6" w:rsidR="00035A73" w:rsidRDefault="00000000" w14:paraId="0A64B01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BEF4C2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3C4F7F7"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66997BF" w14:textId="77777777">
                  <w:pPr>
                    <w:rPr>
                      <w:rFonts w:ascii="Calibri" w:hAnsi="Calibri" w:cs="Calibri"/>
                      <w:sz w:val="22"/>
                      <w:szCs w:val="22"/>
                    </w:rPr>
                  </w:pPr>
                  <w:r w:rsidRPr="00B407C6">
                    <w:rPr>
                      <w:rFonts w:ascii="Calibri" w:hAnsi="Calibri" w:eastAsia="Calibri" w:cs="Calibri"/>
                      <w:color w:val="1F1F1F"/>
                      <w:sz w:val="22"/>
                      <w:szCs w:val="22"/>
                    </w:rPr>
                    <w:t>D365BC REST API: POST /</w:t>
                  </w:r>
                  <w:proofErr w:type="spellStart"/>
                  <w:r w:rsidRPr="00B407C6">
                    <w:rPr>
                      <w:rFonts w:ascii="Calibri" w:hAnsi="Calibri" w:eastAsia="Calibri" w:cs="Calibri"/>
                      <w:color w:val="1F1F1F"/>
                      <w:sz w:val="22"/>
                      <w:szCs w:val="22"/>
                    </w:rPr>
                    <w:t>purchaseRequisitionLines</w:t>
                  </w:r>
                  <w:proofErr w:type="spellEnd"/>
                  <w:r w:rsidRPr="00B407C6">
                    <w:rPr>
                      <w:rFonts w:ascii="Calibri" w:hAnsi="Calibri" w:eastAsia="Calibri" w:cs="Calibri"/>
                      <w:color w:val="1F1F1F"/>
                      <w:sz w:val="22"/>
                      <w:szCs w:val="22"/>
                    </w:rPr>
                    <w:t>. D365BC auto-creates PO. PO Number returned.</w:t>
                  </w:r>
                </w:p>
              </w:tc>
            </w:tr>
          </w:tbl>
          <w:p w:rsidRPr="00B407C6" w:rsidR="00035A73" w:rsidRDefault="00000000" w14:paraId="064894B7"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2008C33"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97DD439"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B435AD5" w14:textId="77777777">
                  <w:pPr>
                    <w:rPr>
                      <w:rFonts w:ascii="Calibri" w:hAnsi="Calibri" w:cs="Calibri"/>
                      <w:sz w:val="22"/>
                      <w:szCs w:val="22"/>
                    </w:rPr>
                  </w:pPr>
                  <w:r w:rsidRPr="00B407C6">
                    <w:rPr>
                      <w:rFonts w:ascii="Calibri" w:hAnsi="Calibri" w:eastAsia="Calibri" w:cs="Calibri"/>
                      <w:color w:val="1F1F1F"/>
                      <w:sz w:val="22"/>
                      <w:szCs w:val="22"/>
                    </w:rPr>
                    <w:t>PO Number stored on NAVFarm Requisition (</w:t>
                  </w:r>
                  <w:proofErr w:type="spellStart"/>
                  <w:r w:rsidRPr="00B407C6">
                    <w:rPr>
                      <w:rFonts w:ascii="Calibri" w:hAnsi="Calibri" w:eastAsia="Calibri" w:cs="Calibri"/>
                      <w:color w:val="1F1F1F"/>
                      <w:sz w:val="22"/>
                      <w:szCs w:val="22"/>
                    </w:rPr>
                    <w:t>linked_po_no</w:t>
                  </w:r>
                  <w:proofErr w:type="spellEnd"/>
                  <w:r w:rsidRPr="00B407C6">
                    <w:rPr>
                      <w:rFonts w:ascii="Calibri" w:hAnsi="Calibri" w:eastAsia="Calibri" w:cs="Calibri"/>
                      <w:color w:val="1F1F1F"/>
                      <w:sz w:val="22"/>
                      <w:szCs w:val="22"/>
                    </w:rPr>
                    <w:t>). PO appears in NAVFarm Expected Receipts screen.</w:t>
                  </w:r>
                </w:p>
              </w:tc>
            </w:tr>
          </w:tbl>
          <w:p w:rsidRPr="00B407C6" w:rsidR="00035A73" w:rsidRDefault="00000000" w14:paraId="2A0F4CC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598BABC"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2802513B" w14:textId="77777777">
                  <w:pPr>
                    <w:jc w:val="center"/>
                    <w:rPr>
                      <w:rFonts w:ascii="Calibri" w:hAnsi="Calibri" w:cs="Calibri"/>
                      <w:sz w:val="22"/>
                      <w:szCs w:val="22"/>
                    </w:rPr>
                  </w:pPr>
                  <w:r w:rsidRPr="00B407C6">
                    <w:rPr>
                      <w:rFonts w:ascii="Calibri" w:hAnsi="Calibri" w:eastAsia="Calibri" w:cs="Calibri"/>
                      <w:b/>
                      <w:bCs/>
                      <w:color w:val="FFFFFF"/>
                      <w:sz w:val="22"/>
                      <w:szCs w:val="22"/>
                    </w:rPr>
                    <w:t>8</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BF30877" w14:textId="77777777">
                  <w:pPr>
                    <w:rPr>
                      <w:rFonts w:ascii="Calibri" w:hAnsi="Calibri" w:cs="Calibri"/>
                      <w:sz w:val="22"/>
                      <w:szCs w:val="22"/>
                    </w:rPr>
                  </w:pPr>
                  <w:r w:rsidRPr="00B407C6">
                    <w:rPr>
                      <w:rFonts w:ascii="Calibri" w:hAnsi="Calibri" w:eastAsia="Calibri" w:cs="Calibri"/>
                      <w:color w:val="1F1F1F"/>
                      <w:sz w:val="22"/>
                      <w:szCs w:val="22"/>
                    </w:rPr>
                    <w:t>Feed delivery arrives: GRN raised in NAVFarm against PO. Bags received entered. Silo system balance updated.</w:t>
                  </w:r>
                </w:p>
              </w:tc>
            </w:tr>
          </w:tbl>
          <w:p w:rsidRPr="00B407C6" w:rsidR="00035A73" w:rsidRDefault="00035A73" w14:paraId="3F40A1BA" w14:textId="77777777">
            <w:pPr>
              <w:rPr>
                <w:rFonts w:ascii="Calibri" w:hAnsi="Calibri" w:cs="Calibri"/>
                <w:sz w:val="22"/>
                <w:szCs w:val="22"/>
              </w:rPr>
            </w:pPr>
          </w:p>
        </w:tc>
      </w:tr>
      <w:tr w:rsidRPr="00B407C6" w:rsidR="00035A73" w14:paraId="0612229B"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42FC95D"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tbl>
            <w:tblPr>
              <w:tblW w:w="75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26"/>
              <w:gridCol w:w="1626"/>
              <w:gridCol w:w="2052"/>
              <w:gridCol w:w="2217"/>
            </w:tblGrid>
            <w:tr w:rsidRPr="00B407C6" w:rsidR="00035A73" w:rsidTr="00F05623" w14:paraId="2D8BAB2D" w14:textId="77777777">
              <w:trPr>
                <w:trHeight w:val="268"/>
                <w:tblHeader/>
              </w:trPr>
              <w:tc>
                <w:tcPr>
                  <w:tcW w:w="1626"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384CA63D" w14:textId="77777777">
                  <w:pPr>
                    <w:jc w:val="center"/>
                    <w:rPr>
                      <w:rFonts w:ascii="Calibri" w:hAnsi="Calibri" w:cs="Calibri"/>
                      <w:sz w:val="22"/>
                      <w:szCs w:val="22"/>
                    </w:rPr>
                  </w:pPr>
                  <w:r w:rsidRPr="00B407C6">
                    <w:rPr>
                      <w:rFonts w:ascii="Calibri" w:hAnsi="Calibri" w:eastAsia="Calibri" w:cs="Calibri"/>
                      <w:b/>
                      <w:bCs/>
                      <w:color w:val="FFFFFF"/>
                      <w:sz w:val="22"/>
                      <w:szCs w:val="22"/>
                    </w:rPr>
                    <w:t>System</w:t>
                  </w:r>
                </w:p>
              </w:tc>
              <w:tc>
                <w:tcPr>
                  <w:tcW w:w="1626"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6F924780" w14:textId="77777777">
                  <w:pPr>
                    <w:jc w:val="center"/>
                    <w:rPr>
                      <w:rFonts w:ascii="Calibri" w:hAnsi="Calibri" w:cs="Calibri"/>
                      <w:sz w:val="22"/>
                      <w:szCs w:val="22"/>
                    </w:rPr>
                  </w:pPr>
                  <w:r w:rsidRPr="00B407C6">
                    <w:rPr>
                      <w:rFonts w:ascii="Calibri" w:hAnsi="Calibri" w:eastAsia="Calibri" w:cs="Calibri"/>
                      <w:b/>
                      <w:bCs/>
                      <w:color w:val="FFFFFF"/>
                      <w:sz w:val="22"/>
                      <w:szCs w:val="22"/>
                    </w:rPr>
                    <w:t>Event / Trigger</w:t>
                  </w:r>
                </w:p>
              </w:tc>
              <w:tc>
                <w:tcPr>
                  <w:tcW w:w="2052"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59CDF56E" w14:textId="77777777">
                  <w:pPr>
                    <w:jc w:val="center"/>
                    <w:rPr>
                      <w:rFonts w:ascii="Calibri" w:hAnsi="Calibri" w:cs="Calibri"/>
                      <w:sz w:val="22"/>
                      <w:szCs w:val="22"/>
                    </w:rPr>
                  </w:pPr>
                  <w:r w:rsidRPr="00B407C6">
                    <w:rPr>
                      <w:rFonts w:ascii="Calibri" w:hAnsi="Calibri" w:eastAsia="Calibri" w:cs="Calibri"/>
                      <w:b/>
                      <w:bCs/>
                      <w:color w:val="FFFFFF"/>
                      <w:sz w:val="22"/>
                      <w:szCs w:val="22"/>
                    </w:rPr>
                    <w:t>NAVFarm Action</w:t>
                  </w:r>
                </w:p>
              </w:tc>
              <w:tc>
                <w:tcPr>
                  <w:tcW w:w="2217"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4D4D6795" w14:textId="77777777">
                  <w:pPr>
                    <w:jc w:val="center"/>
                    <w:rPr>
                      <w:rFonts w:ascii="Calibri" w:hAnsi="Calibri" w:cs="Calibri"/>
                      <w:sz w:val="22"/>
                      <w:szCs w:val="22"/>
                    </w:rPr>
                  </w:pPr>
                  <w:r w:rsidRPr="00B407C6">
                    <w:rPr>
                      <w:rFonts w:ascii="Calibri" w:hAnsi="Calibri" w:eastAsia="Calibri" w:cs="Calibri"/>
                      <w:b/>
                      <w:bCs/>
                      <w:color w:val="FFFFFF"/>
                      <w:sz w:val="22"/>
                      <w:szCs w:val="22"/>
                    </w:rPr>
                    <w:t>D365BC / PV Action + Table</w:t>
                  </w:r>
                </w:p>
              </w:tc>
            </w:tr>
            <w:tr w:rsidRPr="00B407C6" w:rsidR="00035A73" w:rsidTr="00F05623" w14:paraId="359034DD" w14:textId="77777777">
              <w:trPr>
                <w:trHeight w:val="796"/>
              </w:trPr>
              <w:tc>
                <w:tcPr>
                  <w:tcW w:w="162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1662E1" w14:paraId="6232B456" w14:textId="5701B346">
                  <w:pPr>
                    <w:rPr>
                      <w:rFonts w:ascii="Calibri" w:hAnsi="Calibri" w:cs="Calibri"/>
                      <w:sz w:val="22"/>
                      <w:szCs w:val="22"/>
                    </w:rPr>
                  </w:pPr>
                  <w:r>
                    <w:rPr>
                      <w:rFonts w:ascii="Calibri" w:hAnsi="Calibri" w:eastAsia="Calibri" w:cs="Calibri"/>
                      <w:b/>
                      <w:bCs/>
                      <w:color w:val="1F4E79"/>
                      <w:sz w:val="22"/>
                      <w:szCs w:val="22"/>
                    </w:rPr>
                    <w:t xml:space="preserve">NAVFarm </w:t>
                  </w:r>
                </w:p>
              </w:tc>
              <w:tc>
                <w:tcPr>
                  <w:tcW w:w="162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1E6171" w14:paraId="4E3D4306" w14:textId="5382F61D">
                  <w:pPr>
                    <w:rPr>
                      <w:rFonts w:ascii="Calibri" w:hAnsi="Calibri" w:cs="Calibri"/>
                      <w:sz w:val="22"/>
                      <w:szCs w:val="22"/>
                    </w:rPr>
                  </w:pPr>
                  <w:r>
                    <w:rPr>
                      <w:rFonts w:ascii="Calibri" w:hAnsi="Calibri" w:eastAsia="Calibri" w:cs="Calibri"/>
                      <w:color w:val="1F1F1F"/>
                      <w:sz w:val="22"/>
                      <w:szCs w:val="22"/>
                    </w:rPr>
                    <w:t xml:space="preserve">BFT level down </w:t>
                  </w:r>
                </w:p>
              </w:tc>
              <w:tc>
                <w:tcPr>
                  <w:tcW w:w="205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1E6171" w14:paraId="1F4119B8" w14:textId="4AAAC95C">
                  <w:pPr>
                    <w:rPr>
                      <w:rFonts w:ascii="Calibri" w:hAnsi="Calibri" w:cs="Calibri"/>
                      <w:sz w:val="22"/>
                      <w:szCs w:val="22"/>
                    </w:rPr>
                  </w:pPr>
                  <w:r>
                    <w:rPr>
                      <w:rFonts w:ascii="Calibri" w:hAnsi="Calibri" w:eastAsia="Calibri" w:cs="Calibri"/>
                      <w:color w:val="1F1F1F"/>
                      <w:sz w:val="22"/>
                      <w:szCs w:val="22"/>
                    </w:rPr>
                    <w:t>Requisition posted</w:t>
                  </w:r>
                </w:p>
              </w:tc>
              <w:tc>
                <w:tcPr>
                  <w:tcW w:w="2217"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F8467D6" w14:textId="77777777">
                  <w:pPr>
                    <w:rPr>
                      <w:rFonts w:ascii="Calibri" w:hAnsi="Calibri" w:cs="Calibri"/>
                      <w:sz w:val="22"/>
                      <w:szCs w:val="22"/>
                    </w:rPr>
                  </w:pPr>
                  <w:r w:rsidRPr="00B407C6">
                    <w:rPr>
                      <w:rFonts w:ascii="Calibri" w:hAnsi="Calibri" w:eastAsia="Calibri" w:cs="Calibri"/>
                      <w:color w:val="1F1F1F"/>
                      <w:sz w:val="22"/>
                      <w:szCs w:val="22"/>
                    </w:rPr>
                    <w:t>PO created in D365BC. PO No. returned and stored on requisition.</w:t>
                  </w:r>
                </w:p>
              </w:tc>
            </w:tr>
          </w:tbl>
          <w:p w:rsidRPr="00B407C6" w:rsidR="00035A73" w:rsidRDefault="00035A73" w14:paraId="0D80177F" w14:textId="77777777">
            <w:pPr>
              <w:rPr>
                <w:rFonts w:ascii="Calibri" w:hAnsi="Calibri" w:cs="Calibri"/>
                <w:sz w:val="22"/>
                <w:szCs w:val="22"/>
              </w:rPr>
            </w:pPr>
          </w:p>
        </w:tc>
      </w:tr>
      <w:tr w:rsidRPr="00B407C6" w:rsidR="00035A73" w14:paraId="420DCD9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0C64205"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F05623" w14:paraId="50DF65A6" w14:textId="424DD296">
            <w:pPr>
              <w:spacing w:after="2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Requisition not approved within 2 days → escalation to Head of Farm.</w:t>
            </w:r>
          </w:p>
          <w:p w:rsidRPr="00B407C6" w:rsidR="00035A73" w:rsidRDefault="00F05623" w14:paraId="254B751D" w14:textId="44E01554">
            <w:pPr>
              <w:spacing w:before="40" w:after="50"/>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Days of feed remaining &lt; 5 → CRITICAL urgency flag on requisition.</w:t>
            </w:r>
          </w:p>
          <w:p w:rsidRPr="00B407C6" w:rsidR="00035A73" w:rsidRDefault="00F05623" w14:paraId="5AD89660" w14:textId="6CD958DD">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Diet change in 3 days → diet change alert includes flag on requisition screen.</w:t>
            </w:r>
          </w:p>
        </w:tc>
      </w:tr>
      <w:tr w:rsidRPr="00B407C6" w:rsidR="00035A73" w14:paraId="745D601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6952F90"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444E7E01" w14:textId="77777777">
            <w:pPr>
              <w:spacing w:after="20"/>
              <w:rPr>
                <w:rFonts w:ascii="Calibri" w:hAnsi="Calibri" w:cs="Calibri"/>
                <w:sz w:val="22"/>
                <w:szCs w:val="22"/>
              </w:rPr>
            </w:pPr>
            <w:r w:rsidRPr="00B407C6">
              <w:rPr>
                <w:rFonts w:ascii="Calibri" w:hAnsi="Calibri" w:eastAsia="Calibri" w:cs="Calibri"/>
                <w:color w:val="1F1F1F"/>
                <w:sz w:val="22"/>
                <w:szCs w:val="22"/>
              </w:rPr>
              <w:t>• Requisition quantity cannot exceed 2 weeks of projected consumption. Hard limit.</w:t>
            </w:r>
          </w:p>
          <w:p w:rsidRPr="00B407C6" w:rsidR="00035A73" w:rsidRDefault="00000000" w14:paraId="1244CC46" w14:textId="293B3F7B">
            <w:pPr>
              <w:spacing w:before="40" w:after="50"/>
              <w:rPr>
                <w:rFonts w:ascii="Calibri" w:hAnsi="Calibri" w:cs="Calibri"/>
                <w:sz w:val="22"/>
                <w:szCs w:val="22"/>
              </w:rPr>
            </w:pPr>
            <w:r w:rsidRPr="00B407C6">
              <w:rPr>
                <w:rFonts w:ascii="Calibri" w:hAnsi="Calibri" w:eastAsia="Calibri" w:cs="Calibri"/>
                <w:color w:val="1F1F1F"/>
                <w:sz w:val="22"/>
                <w:szCs w:val="22"/>
              </w:rPr>
              <w:t>• Requisition must be approved by Farm Manager before API sends to D365BC. Auto-draft only not auto</w:t>
            </w:r>
            <w:r w:rsidR="00F05623">
              <w:rPr>
                <w:rFonts w:ascii="Calibri" w:hAnsi="Calibri" w:eastAsia="Calibri" w:cs="Calibri"/>
                <w:color w:val="1F1F1F"/>
                <w:sz w:val="22"/>
                <w:szCs w:val="22"/>
              </w:rPr>
              <w:t xml:space="preserve"> </w:t>
            </w:r>
            <w:r w:rsidRPr="00B407C6">
              <w:rPr>
                <w:rFonts w:ascii="Calibri" w:hAnsi="Calibri" w:eastAsia="Calibri" w:cs="Calibri"/>
                <w:color w:val="1F1F1F"/>
                <w:sz w:val="22"/>
                <w:szCs w:val="22"/>
              </w:rPr>
              <w:t>send.</w:t>
            </w:r>
          </w:p>
        </w:tc>
      </w:tr>
    </w:tbl>
    <w:p w:rsidRPr="00B407C6" w:rsidR="00035A73" w:rsidRDefault="00035A73" w14:paraId="3D3C10D9" w14:textId="77777777">
      <w:pPr>
        <w:spacing w:before="20" w:after="20"/>
        <w:rPr>
          <w:rFonts w:ascii="Calibri" w:hAnsi="Calibri" w:cs="Calibri"/>
          <w:sz w:val="22"/>
          <w:szCs w:val="22"/>
        </w:rPr>
      </w:pPr>
    </w:p>
    <w:p w:rsidRPr="00B407C6" w:rsidR="00035A73" w:rsidRDefault="00035A73" w14:paraId="445F1B31" w14:textId="60FF284D">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4DF5E12E"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0FA2EFC9"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8</w:t>
            </w:r>
          </w:p>
          <w:p w:rsidRPr="00B407C6" w:rsidR="00035A73" w:rsidRDefault="00000000" w14:paraId="78D5A258" w14:textId="77777777">
            <w:pPr>
              <w:spacing w:after="20"/>
              <w:rPr>
                <w:rFonts w:ascii="Calibri" w:hAnsi="Calibri" w:cs="Calibri"/>
                <w:sz w:val="22"/>
                <w:szCs w:val="22"/>
              </w:rPr>
            </w:pPr>
            <w:r w:rsidRPr="00B407C6">
              <w:rPr>
                <w:rFonts w:ascii="Calibri" w:hAnsi="Calibri" w:eastAsia="Calibri" w:cs="Calibri"/>
                <w:b/>
                <w:bCs/>
                <w:color w:val="FFFFFF"/>
                <w:sz w:val="22"/>
                <w:szCs w:val="22"/>
              </w:rPr>
              <w:t>GRN &amp; PROCUREMENT</w:t>
            </w:r>
          </w:p>
          <w:p w:rsidRPr="00B407C6" w:rsidR="00035A73" w:rsidRDefault="00000000" w14:paraId="36C2103E" w14:textId="77777777">
            <w:pPr>
              <w:rPr>
                <w:rFonts w:ascii="Calibri" w:hAnsi="Calibri" w:cs="Calibri"/>
                <w:sz w:val="22"/>
                <w:szCs w:val="22"/>
              </w:rPr>
            </w:pPr>
            <w:r w:rsidRPr="00B407C6">
              <w:rPr>
                <w:rFonts w:ascii="Calibri" w:hAnsi="Calibri" w:eastAsia="Calibri" w:cs="Calibri"/>
                <w:color w:val="A8C8E8"/>
                <w:sz w:val="22"/>
                <w:szCs w:val="22"/>
              </w:rPr>
              <w:t>D365BC PO → NAVFarm Expected Receipt → GRN → QC → Inventory → FA Acquisition</w:t>
            </w:r>
          </w:p>
        </w:tc>
      </w:tr>
    </w:tbl>
    <w:p w:rsidRPr="00B407C6" w:rsidR="00035A73" w:rsidRDefault="00035A73" w14:paraId="6CCC8690"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0CBDBB1C"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7D532EE1" w14:textId="77777777">
            <w:pPr>
              <w:rPr>
                <w:rFonts w:ascii="Calibri" w:hAnsi="Calibri" w:cs="Calibri"/>
                <w:sz w:val="22"/>
                <w:szCs w:val="22"/>
              </w:rPr>
            </w:pPr>
            <w:r w:rsidRPr="00B407C6">
              <w:rPr>
                <w:rFonts w:ascii="Calibri" w:hAnsi="Calibri" w:eastAsia="Calibri" w:cs="Calibri"/>
                <w:b/>
                <w:bCs/>
                <w:color w:val="FFFFFF"/>
                <w:sz w:val="22"/>
                <w:szCs w:val="22"/>
              </w:rPr>
              <w:t>8.1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7B3A7594" w14:textId="631D4845">
            <w:pPr>
              <w:rPr>
                <w:rFonts w:ascii="Calibri" w:hAnsi="Calibri" w:cs="Calibri"/>
                <w:sz w:val="22"/>
                <w:szCs w:val="22"/>
              </w:rPr>
            </w:pPr>
            <w:r w:rsidRPr="00B407C6">
              <w:rPr>
                <w:rFonts w:ascii="Calibri" w:hAnsi="Calibri" w:eastAsia="Calibri" w:cs="Calibri"/>
                <w:b/>
                <w:bCs/>
                <w:color w:val="FFFFFF"/>
                <w:sz w:val="22"/>
                <w:szCs w:val="22"/>
              </w:rPr>
              <w:t xml:space="preserve">GRN Process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Feed, Medicine, Vaccine, Livestock Import</w:t>
            </w:r>
          </w:p>
        </w:tc>
      </w:tr>
      <w:tr w:rsidRPr="00B407C6" w:rsidR="00035A73" w14:paraId="218C912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5BFDCE3"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0C89E7C1" w14:textId="35942BCA">
            <w:pPr>
              <w:spacing w:before="40" w:after="50"/>
              <w:rPr>
                <w:rFonts w:ascii="Calibri" w:hAnsi="Calibri" w:cs="Calibri"/>
                <w:sz w:val="22"/>
                <w:szCs w:val="22"/>
              </w:rPr>
            </w:pPr>
            <w:r w:rsidRPr="00B407C6">
              <w:rPr>
                <w:rFonts w:ascii="Calibri" w:hAnsi="Calibri" w:eastAsia="Calibri" w:cs="Calibri"/>
                <w:color w:val="1F1F1F"/>
                <w:sz w:val="22"/>
                <w:szCs w:val="22"/>
              </w:rPr>
              <w:t>Purchase Orders are raised in D365BC (by Finance or Procurement) and synced to NAVFarm as Expected Receipts. When a delivery arrives at a farm, the Farm Manager raises a GRN against the linked PO. GRN is confirmed. Feed/Medicine: D365BC inventory positive entry fires. Livestock import: D365BC FA Acquisition fires per animal. Lot numbers are assigned to all accepted quantities for FIFO (feed) and FEFO (medicine) tracking.</w:t>
            </w:r>
          </w:p>
        </w:tc>
      </w:tr>
      <w:tr w:rsidRPr="00B407C6" w:rsidR="00035A73" w14:paraId="1C83F0A2"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8AA8926"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315C3ED0"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GRN 9-Step Process</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F08269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AE27A65"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D7E3D73" w14:textId="7F774AF3">
                  <w:pPr>
                    <w:rPr>
                      <w:rFonts w:ascii="Calibri" w:hAnsi="Calibri" w:cs="Calibri"/>
                      <w:sz w:val="22"/>
                      <w:szCs w:val="22"/>
                    </w:rPr>
                  </w:pPr>
                  <w:r w:rsidRPr="00B407C6">
                    <w:rPr>
                      <w:rFonts w:ascii="Calibri" w:hAnsi="Calibri" w:eastAsia="Calibri" w:cs="Calibri"/>
                      <w:color w:val="1F1F1F"/>
                      <w:sz w:val="22"/>
                      <w:szCs w:val="22"/>
                    </w:rPr>
                    <w:t>D365BC PO created by Finance/Procurement. PO synced to NAVFarm via API (GET /</w:t>
                  </w:r>
                  <w:r w:rsidR="00F05623">
                    <w:rPr>
                      <w:rFonts w:ascii="Calibri" w:hAnsi="Calibri" w:eastAsia="Calibri" w:cs="Calibri"/>
                      <w:color w:val="1F1F1F"/>
                      <w:sz w:val="22"/>
                      <w:szCs w:val="22"/>
                    </w:rPr>
                    <w:t>P</w:t>
                  </w:r>
                  <w:r w:rsidRPr="00B407C6" w:rsidR="00F05623">
                    <w:rPr>
                      <w:rFonts w:ascii="Calibri" w:hAnsi="Calibri" w:eastAsia="Calibri" w:cs="Calibri"/>
                      <w:color w:val="1F1F1F"/>
                      <w:sz w:val="22"/>
                      <w:szCs w:val="22"/>
                    </w:rPr>
                    <w:t>urchase Orders</w:t>
                  </w:r>
                  <w:r w:rsidRPr="00B407C6">
                    <w:rPr>
                      <w:rFonts w:ascii="Calibri" w:hAnsi="Calibri" w:eastAsia="Calibri" w:cs="Calibri"/>
                      <w:color w:val="1F1F1F"/>
                      <w:sz w:val="22"/>
                      <w:szCs w:val="22"/>
                    </w:rPr>
                    <w:t>). Appears in NAVFarm Expected Receipts for the relevant farm.</w:t>
                  </w:r>
                </w:p>
              </w:tc>
            </w:tr>
          </w:tbl>
          <w:p w:rsidRPr="00B407C6" w:rsidR="00035A73" w:rsidRDefault="00000000" w14:paraId="46BC4E95"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A52F23E"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11F9607"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3CB5398" w14:textId="05979E62">
                  <w:pPr>
                    <w:rPr>
                      <w:rFonts w:ascii="Calibri" w:hAnsi="Calibri" w:cs="Calibri"/>
                      <w:sz w:val="22"/>
                      <w:szCs w:val="22"/>
                    </w:rPr>
                  </w:pPr>
                  <w:r w:rsidRPr="00B407C6">
                    <w:rPr>
                      <w:rFonts w:ascii="Calibri" w:hAnsi="Calibri" w:eastAsia="Calibri" w:cs="Calibri"/>
                      <w:color w:val="1F1F1F"/>
                      <w:sz w:val="22"/>
                      <w:szCs w:val="22"/>
                    </w:rPr>
                    <w:t xml:space="preserve">Delivery arrives. Farm Staff opens GRN screen, selects Expected Receipt (PO). GRN fields auto-fill: Vendor, Item, PO Qty, </w:t>
                  </w:r>
                  <w:r w:rsidR="00AF34BA">
                    <w:rPr>
                      <w:rFonts w:ascii="Calibri" w:hAnsi="Calibri" w:eastAsia="Calibri" w:cs="Calibri"/>
                      <w:color w:val="1F1F1F"/>
                      <w:sz w:val="22"/>
                      <w:szCs w:val="22"/>
                    </w:rPr>
                    <w:t>received</w:t>
                  </w:r>
                  <w:r w:rsidR="002B7F16">
                    <w:rPr>
                      <w:rFonts w:ascii="Calibri" w:hAnsi="Calibri" w:eastAsia="Calibri" w:cs="Calibri"/>
                      <w:color w:val="1F1F1F"/>
                      <w:sz w:val="22"/>
                      <w:szCs w:val="22"/>
                    </w:rPr>
                    <w:t xml:space="preserve"> Qty at </w:t>
                  </w:r>
                  <w:r w:rsidRPr="00B407C6">
                    <w:rPr>
                      <w:rFonts w:ascii="Calibri" w:hAnsi="Calibri" w:eastAsia="Calibri" w:cs="Calibri"/>
                      <w:color w:val="1F1F1F"/>
                      <w:sz w:val="22"/>
                      <w:szCs w:val="22"/>
                    </w:rPr>
                    <w:t>Farm.</w:t>
                  </w:r>
                </w:p>
              </w:tc>
            </w:tr>
          </w:tbl>
          <w:p w:rsidRPr="00B407C6" w:rsidR="00035A73" w:rsidRDefault="00000000" w14:paraId="3B24107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819F12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19853D5"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BD511D4" w14:textId="77777777">
                  <w:pPr>
                    <w:rPr>
                      <w:rFonts w:ascii="Calibri" w:hAnsi="Calibri" w:cs="Calibri"/>
                      <w:sz w:val="22"/>
                      <w:szCs w:val="22"/>
                    </w:rPr>
                  </w:pPr>
                  <w:r w:rsidRPr="00B407C6">
                    <w:rPr>
                      <w:rFonts w:ascii="Calibri" w:hAnsi="Calibri" w:eastAsia="Calibri" w:cs="Calibri"/>
                      <w:color w:val="1F1F1F"/>
                      <w:sz w:val="22"/>
                      <w:szCs w:val="22"/>
                    </w:rPr>
                    <w:t>Farm Staff enters: Received Qty, Bags Received (bagged feed), Delivery Note Number, Date and Time of receipt.</w:t>
                  </w:r>
                </w:p>
              </w:tc>
            </w:tr>
          </w:tbl>
          <w:p w:rsidRPr="00B407C6" w:rsidR="00035A73" w:rsidRDefault="00000000" w14:paraId="5645E1E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7781F75"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1F8283E"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82CBDBF" w14:textId="39A9A5C6">
                  <w:pPr>
                    <w:rPr>
                      <w:rFonts w:ascii="Calibri" w:hAnsi="Calibri" w:cs="Calibri"/>
                      <w:sz w:val="22"/>
                      <w:szCs w:val="22"/>
                    </w:rPr>
                  </w:pPr>
                  <w:r w:rsidRPr="00B407C6">
                    <w:rPr>
                      <w:rFonts w:ascii="Calibri" w:hAnsi="Calibri" w:eastAsia="Calibri" w:cs="Calibri"/>
                      <w:color w:val="1F1F1F"/>
                      <w:sz w:val="22"/>
                      <w:szCs w:val="22"/>
                    </w:rPr>
                    <w:t xml:space="preserve">QC performed: for feed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visual check, moisture check. For medicine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check expiry date, labelling. QC Result: PASSED / CONDITIONAL / REJECTED.</w:t>
                  </w:r>
                </w:p>
              </w:tc>
            </w:tr>
          </w:tbl>
          <w:p w:rsidRPr="00B407C6" w:rsidR="00035A73" w:rsidRDefault="00000000" w14:paraId="465B8187"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E2E7566"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F84F075"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A099F3A" w14:textId="77777777">
                  <w:pPr>
                    <w:rPr>
                      <w:rFonts w:ascii="Calibri" w:hAnsi="Calibri" w:cs="Calibri"/>
                      <w:sz w:val="22"/>
                      <w:szCs w:val="22"/>
                    </w:rPr>
                  </w:pPr>
                  <w:r w:rsidRPr="00B407C6">
                    <w:rPr>
                      <w:rFonts w:ascii="Calibri" w:hAnsi="Calibri" w:eastAsia="Calibri" w:cs="Calibri"/>
                      <w:color w:val="1F1F1F"/>
                      <w:sz w:val="22"/>
                      <w:szCs w:val="22"/>
                    </w:rPr>
                    <w:t>Rejected Qty entered (if any) with Rejection Reason. Accepted Qty = Received − Rejected.</w:t>
                  </w:r>
                </w:p>
              </w:tc>
            </w:tr>
          </w:tbl>
          <w:p w:rsidRPr="00B407C6" w:rsidR="00035A73" w:rsidRDefault="00000000" w14:paraId="275A912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04360463"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587FBA32"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3716E402" w14:textId="77777777">
                  <w:pPr>
                    <w:rPr>
                      <w:rFonts w:ascii="Calibri" w:hAnsi="Calibri" w:cs="Calibri"/>
                      <w:sz w:val="22"/>
                      <w:szCs w:val="22"/>
                    </w:rPr>
                  </w:pPr>
                  <w:r w:rsidRPr="00B407C6">
                    <w:rPr>
                      <w:rFonts w:ascii="Calibri" w:hAnsi="Calibri" w:eastAsia="Calibri" w:cs="Calibri"/>
                      <w:b/>
                      <w:bCs/>
                      <w:color w:val="1F4E79"/>
                      <w:sz w:val="22"/>
                      <w:szCs w:val="22"/>
                    </w:rPr>
                    <w:t>GRN Accepted Qty &gt; PO Qty + 5% tolerance?</w:t>
                  </w:r>
                </w:p>
              </w:tc>
            </w:tr>
            <w:tr w:rsidRPr="00B407C6" w:rsidR="00035A73" w14:paraId="5F246B6A"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2752ED68"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Farm Manager + Finance approval required before confirming.</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336A8566"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188C72FF"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Farm Manager confirms GRN normally.</w:t>
                  </w:r>
                </w:p>
              </w:tc>
            </w:tr>
          </w:tbl>
          <w:p w:rsidRPr="00B407C6" w:rsidR="00035A73" w:rsidRDefault="00000000" w14:paraId="1339A5F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25A492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5A1A4A4"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535F73A" w14:textId="77777777">
                  <w:pPr>
                    <w:rPr>
                      <w:rFonts w:ascii="Calibri" w:hAnsi="Calibri" w:cs="Calibri"/>
                      <w:sz w:val="22"/>
                      <w:szCs w:val="22"/>
                    </w:rPr>
                  </w:pPr>
                  <w:r w:rsidRPr="00B407C6">
                    <w:rPr>
                      <w:rFonts w:ascii="Calibri" w:hAnsi="Calibri" w:eastAsia="Calibri" w:cs="Calibri"/>
                      <w:color w:val="1F1F1F"/>
                      <w:sz w:val="22"/>
                      <w:szCs w:val="22"/>
                    </w:rPr>
                    <w:t>Lot Number assigned to accepted qty. Expiry Date entered (mandatory for medicine/vaccine). For bagged feed: silo assigned.</w:t>
                  </w:r>
                </w:p>
              </w:tc>
            </w:tr>
          </w:tbl>
          <w:p w:rsidRPr="00B407C6" w:rsidR="00035A73" w:rsidRDefault="00000000" w14:paraId="1CB467C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4CC4DCA"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FFD3F1D"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16B19DF" w14:textId="77777777">
                  <w:pPr>
                    <w:rPr>
                      <w:rFonts w:ascii="Calibri" w:hAnsi="Calibri" w:cs="Calibri"/>
                      <w:sz w:val="22"/>
                      <w:szCs w:val="22"/>
                    </w:rPr>
                  </w:pPr>
                  <w:r w:rsidRPr="00B407C6">
                    <w:rPr>
                      <w:rFonts w:ascii="Calibri" w:hAnsi="Calibri" w:eastAsia="Calibri" w:cs="Calibri"/>
                      <w:color w:val="1F1F1F"/>
                      <w:sz w:val="22"/>
                      <w:szCs w:val="22"/>
                    </w:rPr>
                    <w:t>GRN confirmed. D365BC API call fires. For feed/medicine: POST /</w:t>
                  </w:r>
                  <w:proofErr w:type="spellStart"/>
                  <w:r w:rsidRPr="00B407C6">
                    <w:rPr>
                      <w:rFonts w:ascii="Calibri" w:hAnsi="Calibri" w:eastAsia="Calibri" w:cs="Calibri"/>
                      <w:color w:val="1F1F1F"/>
                      <w:sz w:val="22"/>
                      <w:szCs w:val="22"/>
                    </w:rPr>
                    <w:t>itemLedgerEntries</w:t>
                  </w:r>
                  <w:proofErr w:type="spellEnd"/>
                  <w:r w:rsidRPr="00B407C6">
                    <w:rPr>
                      <w:rFonts w:ascii="Calibri" w:hAnsi="Calibri" w:eastAsia="Calibri" w:cs="Calibri"/>
                      <w:color w:val="1F1F1F"/>
                      <w:sz w:val="22"/>
                      <w:szCs w:val="22"/>
                    </w:rPr>
                    <w:t xml:space="preserve"> (positive). For livestock: POST /fixedAssetLedgerEntries (FA acquisition per animal).</w:t>
                  </w:r>
                </w:p>
              </w:tc>
            </w:tr>
          </w:tbl>
          <w:p w:rsidRPr="00B407C6" w:rsidR="00035A73" w:rsidRDefault="00000000" w14:paraId="6CD106B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068ED43"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9FA72A5" w14:textId="77777777">
                  <w:pPr>
                    <w:jc w:val="center"/>
                    <w:rPr>
                      <w:rFonts w:ascii="Calibri" w:hAnsi="Calibri" w:cs="Calibri"/>
                      <w:sz w:val="22"/>
                      <w:szCs w:val="22"/>
                    </w:rPr>
                  </w:pPr>
                  <w:r w:rsidRPr="00B407C6">
                    <w:rPr>
                      <w:rFonts w:ascii="Calibri" w:hAnsi="Calibri" w:eastAsia="Calibri" w:cs="Calibri"/>
                      <w:b/>
                      <w:bCs/>
                      <w:color w:val="FFFFFF"/>
                      <w:sz w:val="22"/>
                      <w:szCs w:val="22"/>
                    </w:rPr>
                    <w:t>8</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80CDC37" w14:textId="77777777">
                  <w:pPr>
                    <w:rPr>
                      <w:rFonts w:ascii="Calibri" w:hAnsi="Calibri" w:cs="Calibri"/>
                      <w:sz w:val="22"/>
                      <w:szCs w:val="22"/>
                    </w:rPr>
                  </w:pPr>
                  <w:r w:rsidRPr="00B407C6">
                    <w:rPr>
                      <w:rFonts w:ascii="Calibri" w:hAnsi="Calibri" w:eastAsia="Calibri" w:cs="Calibri"/>
                      <w:color w:val="1F1F1F"/>
                      <w:sz w:val="22"/>
                      <w:szCs w:val="22"/>
                    </w:rPr>
                    <w:t>Silo system balance updated (feed). Medicine/vaccine lot added to FEFO inventory. Livestock: FA Number returned from D365BC, stored on each Animal Register record.</w:t>
                  </w:r>
                </w:p>
              </w:tc>
            </w:tr>
          </w:tbl>
          <w:p w:rsidRPr="00B407C6" w:rsidR="00035A73" w:rsidRDefault="00000000" w14:paraId="046327E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D031AF7"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6AFE15BD" w14:textId="77777777">
                  <w:pPr>
                    <w:jc w:val="center"/>
                    <w:rPr>
                      <w:rFonts w:ascii="Calibri" w:hAnsi="Calibri" w:cs="Calibri"/>
                      <w:sz w:val="22"/>
                      <w:szCs w:val="22"/>
                    </w:rPr>
                  </w:pPr>
                  <w:r w:rsidRPr="00B407C6">
                    <w:rPr>
                      <w:rFonts w:ascii="Calibri" w:hAnsi="Calibri" w:eastAsia="Calibri" w:cs="Calibri"/>
                      <w:b/>
                      <w:bCs/>
                      <w:color w:val="FFFFFF"/>
                      <w:sz w:val="22"/>
                      <w:szCs w:val="22"/>
                    </w:rPr>
                    <w:t>9</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094F18A" w14:textId="2DF75DFC">
                  <w:pPr>
                    <w:rPr>
                      <w:rFonts w:ascii="Calibri" w:hAnsi="Calibri" w:cs="Calibri"/>
                      <w:sz w:val="22"/>
                      <w:szCs w:val="22"/>
                    </w:rPr>
                  </w:pPr>
                  <w:r w:rsidRPr="00B407C6">
                    <w:rPr>
                      <w:rFonts w:ascii="Calibri" w:hAnsi="Calibri" w:eastAsia="Calibri" w:cs="Calibri"/>
                      <w:color w:val="1F1F1F"/>
                      <w:sz w:val="22"/>
                      <w:szCs w:val="22"/>
                    </w:rPr>
                    <w:t xml:space="preserve">GRN status = POSTED. GRN Receipt Report (R16) </w:t>
                  </w:r>
                  <w:r w:rsidRPr="00B407C6" w:rsidR="00F05623">
                    <w:rPr>
                      <w:rFonts w:ascii="Calibri" w:hAnsi="Calibri" w:eastAsia="Calibri" w:cs="Calibri"/>
                      <w:color w:val="1F1F1F"/>
                      <w:sz w:val="22"/>
                      <w:szCs w:val="22"/>
                    </w:rPr>
                    <w:t>auto updated</w:t>
                  </w:r>
                  <w:r w:rsidRPr="00B407C6">
                    <w:rPr>
                      <w:rFonts w:ascii="Calibri" w:hAnsi="Calibri" w:eastAsia="Calibri" w:cs="Calibri"/>
                      <w:color w:val="1F1F1F"/>
                      <w:sz w:val="22"/>
                      <w:szCs w:val="22"/>
                    </w:rPr>
                    <w:t>. Vendor payable created by D365BC from PO matching.</w:t>
                  </w:r>
                </w:p>
              </w:tc>
            </w:tr>
          </w:tbl>
          <w:p w:rsidRPr="00B407C6" w:rsidR="00035A73" w:rsidRDefault="00035A73" w14:paraId="5B2E5BC8" w14:textId="77777777">
            <w:pPr>
              <w:rPr>
                <w:rFonts w:ascii="Calibri" w:hAnsi="Calibri" w:cs="Calibri"/>
                <w:sz w:val="22"/>
                <w:szCs w:val="22"/>
              </w:rPr>
            </w:pPr>
          </w:p>
        </w:tc>
      </w:tr>
      <w:tr w:rsidRPr="00B407C6" w:rsidR="00035A73" w14:paraId="73487AF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CB33CB0"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tbl>
            <w:tblPr>
              <w:tblW w:w="75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32"/>
              <w:gridCol w:w="1632"/>
              <w:gridCol w:w="2060"/>
              <w:gridCol w:w="2226"/>
            </w:tblGrid>
            <w:tr w:rsidRPr="00B407C6" w:rsidR="00035A73" w:rsidTr="00F05623" w14:paraId="1545DCDA" w14:textId="77777777">
              <w:trPr>
                <w:trHeight w:val="267"/>
                <w:tblHeader/>
              </w:trPr>
              <w:tc>
                <w:tcPr>
                  <w:tcW w:w="1632"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532BEA80" w14:textId="77777777">
                  <w:pPr>
                    <w:jc w:val="center"/>
                    <w:rPr>
                      <w:rFonts w:ascii="Calibri" w:hAnsi="Calibri" w:cs="Calibri"/>
                      <w:sz w:val="22"/>
                      <w:szCs w:val="22"/>
                    </w:rPr>
                  </w:pPr>
                  <w:r w:rsidRPr="00B407C6">
                    <w:rPr>
                      <w:rFonts w:ascii="Calibri" w:hAnsi="Calibri" w:eastAsia="Calibri" w:cs="Calibri"/>
                      <w:b/>
                      <w:bCs/>
                      <w:color w:val="FFFFFF"/>
                      <w:sz w:val="22"/>
                      <w:szCs w:val="22"/>
                    </w:rPr>
                    <w:t>System</w:t>
                  </w:r>
                </w:p>
              </w:tc>
              <w:tc>
                <w:tcPr>
                  <w:tcW w:w="1632"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56D0240A" w14:textId="77777777">
                  <w:pPr>
                    <w:jc w:val="center"/>
                    <w:rPr>
                      <w:rFonts w:ascii="Calibri" w:hAnsi="Calibri" w:cs="Calibri"/>
                      <w:sz w:val="22"/>
                      <w:szCs w:val="22"/>
                    </w:rPr>
                  </w:pPr>
                  <w:r w:rsidRPr="00B407C6">
                    <w:rPr>
                      <w:rFonts w:ascii="Calibri" w:hAnsi="Calibri" w:eastAsia="Calibri" w:cs="Calibri"/>
                      <w:b/>
                      <w:bCs/>
                      <w:color w:val="FFFFFF"/>
                      <w:sz w:val="22"/>
                      <w:szCs w:val="22"/>
                    </w:rPr>
                    <w:t>Event / Trigger</w:t>
                  </w:r>
                </w:p>
              </w:tc>
              <w:tc>
                <w:tcPr>
                  <w:tcW w:w="2060"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0A0370EC" w14:textId="3F927BE9">
                  <w:pPr>
                    <w:jc w:val="center"/>
                    <w:rPr>
                      <w:rFonts w:ascii="Calibri" w:hAnsi="Calibri" w:cs="Calibri"/>
                      <w:sz w:val="22"/>
                      <w:szCs w:val="22"/>
                    </w:rPr>
                  </w:pPr>
                  <w:r w:rsidRPr="00B407C6">
                    <w:rPr>
                      <w:rFonts w:ascii="Calibri" w:hAnsi="Calibri" w:eastAsia="Calibri" w:cs="Calibri"/>
                      <w:b/>
                      <w:bCs/>
                      <w:color w:val="FFFFFF"/>
                      <w:sz w:val="22"/>
                      <w:szCs w:val="22"/>
                    </w:rPr>
                    <w:t>Action</w:t>
                  </w:r>
                </w:p>
              </w:tc>
              <w:tc>
                <w:tcPr>
                  <w:tcW w:w="2226"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410FC6AE" w14:textId="77777777">
                  <w:pPr>
                    <w:jc w:val="center"/>
                    <w:rPr>
                      <w:rFonts w:ascii="Calibri" w:hAnsi="Calibri" w:cs="Calibri"/>
                      <w:sz w:val="22"/>
                      <w:szCs w:val="22"/>
                    </w:rPr>
                  </w:pPr>
                  <w:r w:rsidRPr="00B407C6">
                    <w:rPr>
                      <w:rFonts w:ascii="Calibri" w:hAnsi="Calibri" w:eastAsia="Calibri" w:cs="Calibri"/>
                      <w:b/>
                      <w:bCs/>
                      <w:color w:val="FFFFFF"/>
                      <w:sz w:val="22"/>
                      <w:szCs w:val="22"/>
                    </w:rPr>
                    <w:t>D365BC / PV Action + Table</w:t>
                  </w:r>
                </w:p>
              </w:tc>
            </w:tr>
            <w:tr w:rsidRPr="00B407C6" w:rsidR="00035A73" w:rsidTr="00F05623" w14:paraId="555191CB" w14:textId="77777777">
              <w:trPr>
                <w:trHeight w:val="535"/>
              </w:trPr>
              <w:tc>
                <w:tcPr>
                  <w:tcW w:w="163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436504B"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3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2B31075" w14:textId="77777777">
                  <w:pPr>
                    <w:rPr>
                      <w:rFonts w:ascii="Calibri" w:hAnsi="Calibri" w:cs="Calibri"/>
                      <w:sz w:val="22"/>
                      <w:szCs w:val="22"/>
                    </w:rPr>
                  </w:pPr>
                  <w:r w:rsidRPr="00B407C6">
                    <w:rPr>
                      <w:rFonts w:ascii="Calibri" w:hAnsi="Calibri" w:eastAsia="Calibri" w:cs="Calibri"/>
                      <w:color w:val="1F1F1F"/>
                      <w:sz w:val="22"/>
                      <w:szCs w:val="22"/>
                    </w:rPr>
                    <w:t>PO created in D365BC</w:t>
                  </w:r>
                </w:p>
              </w:tc>
              <w:tc>
                <w:tcPr>
                  <w:tcW w:w="206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A8B2FB8" w14:textId="54DC225A">
                  <w:pPr>
                    <w:rPr>
                      <w:rFonts w:ascii="Calibri" w:hAnsi="Calibri" w:cs="Calibri"/>
                      <w:sz w:val="22"/>
                      <w:szCs w:val="22"/>
                    </w:rPr>
                  </w:pPr>
                  <w:r w:rsidRPr="00B407C6">
                    <w:rPr>
                      <w:rFonts w:ascii="Calibri" w:hAnsi="Calibri" w:eastAsia="Calibri" w:cs="Calibri"/>
                      <w:color w:val="1F1F1F"/>
                      <w:sz w:val="22"/>
                      <w:szCs w:val="22"/>
                    </w:rPr>
                    <w:t>NAVFarm</w:t>
                  </w:r>
                  <w:r w:rsidR="007B05F5">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syncs PO as Expected Receipt</w:t>
                  </w:r>
                </w:p>
              </w:tc>
              <w:tc>
                <w:tcPr>
                  <w:tcW w:w="222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8B2902A" w14:textId="66B21404">
                  <w:pPr>
                    <w:rPr>
                      <w:rFonts w:ascii="Calibri" w:hAnsi="Calibri" w:cs="Calibri"/>
                      <w:sz w:val="22"/>
                      <w:szCs w:val="22"/>
                    </w:rPr>
                  </w:pPr>
                  <w:r w:rsidRPr="00B407C6">
                    <w:rPr>
                      <w:rFonts w:ascii="Calibri" w:hAnsi="Calibri" w:eastAsia="Calibri" w:cs="Calibri"/>
                      <w:color w:val="1F1F1F"/>
                      <w:sz w:val="22"/>
                      <w:szCs w:val="22"/>
                    </w:rPr>
                    <w:t>GET /</w:t>
                  </w:r>
                  <w:proofErr w:type="spellStart"/>
                  <w:r w:rsidRPr="00B407C6">
                    <w:rPr>
                      <w:rFonts w:ascii="Calibri" w:hAnsi="Calibri" w:eastAsia="Calibri" w:cs="Calibri"/>
                      <w:color w:val="1F1F1F"/>
                      <w:sz w:val="22"/>
                      <w:szCs w:val="22"/>
                    </w:rPr>
                    <w:t>purchaseOrders</w:t>
                  </w:r>
                  <w:proofErr w:type="spellEnd"/>
                  <w:r w:rsidRPr="00B407C6">
                    <w:rPr>
                      <w:rFonts w:ascii="Calibri" w:hAnsi="Calibri" w:eastAsia="Calibri" w:cs="Calibri"/>
                      <w:color w:val="1F1F1F"/>
                      <w:sz w:val="22"/>
                      <w:szCs w:val="22"/>
                    </w:rPr>
                    <w:t xml:space="preserv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scheduled hourly sync</w:t>
                  </w:r>
                </w:p>
              </w:tc>
            </w:tr>
            <w:tr w:rsidRPr="00B407C6" w:rsidR="00035A73" w:rsidTr="00F05623" w14:paraId="6CBFD250" w14:textId="77777777">
              <w:trPr>
                <w:trHeight w:val="525"/>
              </w:trPr>
              <w:tc>
                <w:tcPr>
                  <w:tcW w:w="1632"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7B05F5" w14:paraId="35530039" w14:textId="7F733269">
                  <w:pPr>
                    <w:rPr>
                      <w:rFonts w:ascii="Calibri" w:hAnsi="Calibri" w:cs="Calibri"/>
                      <w:sz w:val="22"/>
                      <w:szCs w:val="22"/>
                    </w:rPr>
                  </w:pPr>
                  <w:r>
                    <w:rPr>
                      <w:rFonts w:ascii="Calibri" w:hAnsi="Calibri" w:eastAsia="Calibri" w:cs="Calibri"/>
                      <w:b/>
                      <w:bCs/>
                      <w:color w:val="1F4E79"/>
                      <w:sz w:val="22"/>
                      <w:szCs w:val="22"/>
                    </w:rPr>
                    <w:t>NAVFarm</w:t>
                  </w:r>
                </w:p>
              </w:tc>
              <w:tc>
                <w:tcPr>
                  <w:tcW w:w="1632"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C3C5EA0" w14:textId="77777777">
                  <w:pPr>
                    <w:rPr>
                      <w:rFonts w:ascii="Calibri" w:hAnsi="Calibri" w:cs="Calibri"/>
                      <w:sz w:val="22"/>
                      <w:szCs w:val="22"/>
                    </w:rPr>
                  </w:pPr>
                  <w:r w:rsidRPr="00B407C6">
                    <w:rPr>
                      <w:rFonts w:ascii="Calibri" w:hAnsi="Calibri" w:eastAsia="Calibri" w:cs="Calibri"/>
                      <w:color w:val="1F1F1F"/>
                      <w:sz w:val="22"/>
                      <w:szCs w:val="22"/>
                    </w:rPr>
                    <w:t>GRN Confirmed (feed/medicine)</w:t>
                  </w:r>
                </w:p>
              </w:tc>
              <w:tc>
                <w:tcPr>
                  <w:tcW w:w="206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7B05F5" w14:paraId="43070AC0" w14:textId="35E7A3F6">
                  <w:pPr>
                    <w:rPr>
                      <w:rFonts w:ascii="Calibri" w:hAnsi="Calibri" w:cs="Calibri"/>
                      <w:sz w:val="22"/>
                      <w:szCs w:val="22"/>
                    </w:rPr>
                  </w:pPr>
                  <w:r>
                    <w:rPr>
                      <w:rFonts w:ascii="Calibri" w:hAnsi="Calibri" w:eastAsia="Calibri" w:cs="Calibri"/>
                      <w:color w:val="1F1F1F"/>
                      <w:sz w:val="22"/>
                      <w:szCs w:val="22"/>
                    </w:rPr>
                    <w:t xml:space="preserve">D365BC- </w:t>
                  </w:r>
                  <w:r w:rsidRPr="00B407C6">
                    <w:rPr>
                      <w:rFonts w:ascii="Calibri" w:hAnsi="Calibri" w:eastAsia="Calibri" w:cs="Calibri"/>
                      <w:color w:val="1F1F1F"/>
                      <w:sz w:val="22"/>
                      <w:szCs w:val="22"/>
                    </w:rPr>
                    <w:t>Inventory positive entry</w:t>
                  </w:r>
                </w:p>
              </w:tc>
              <w:tc>
                <w:tcPr>
                  <w:tcW w:w="222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00342D70" w14:textId="77D2E530">
                  <w:pPr>
                    <w:rPr>
                      <w:rFonts w:ascii="Calibri" w:hAnsi="Calibri" w:cs="Calibri"/>
                      <w:sz w:val="22"/>
                      <w:szCs w:val="22"/>
                    </w:rPr>
                  </w:pPr>
                  <w:r w:rsidRPr="00B407C6">
                    <w:rPr>
                      <w:rFonts w:ascii="Calibri" w:hAnsi="Calibri" w:eastAsia="Calibri" w:cs="Calibri"/>
                      <w:color w:val="1F1F1F"/>
                      <w:sz w:val="22"/>
                      <w:szCs w:val="22"/>
                    </w:rPr>
                    <w:t>POST /</w:t>
                  </w:r>
                  <w:proofErr w:type="spellStart"/>
                  <w:r w:rsidRPr="00B407C6">
                    <w:rPr>
                      <w:rFonts w:ascii="Calibri" w:hAnsi="Calibri" w:eastAsia="Calibri" w:cs="Calibri"/>
                      <w:color w:val="1F1F1F"/>
                      <w:sz w:val="22"/>
                      <w:szCs w:val="22"/>
                    </w:rPr>
                    <w:t>itemLedgerEntries</w:t>
                  </w:r>
                  <w:proofErr w:type="spellEnd"/>
                  <w:r w:rsidRPr="00B407C6">
                    <w:rPr>
                      <w:rFonts w:ascii="Calibri" w:hAnsi="Calibri" w:eastAsia="Calibri" w:cs="Calibri"/>
                      <w:color w:val="1F1F1F"/>
                      <w:sz w:val="22"/>
                      <w:szCs w:val="22"/>
                    </w:rPr>
                    <w:t xml:space="preserv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Dr Inventory Cr AP. Lot tracked.</w:t>
                  </w:r>
                </w:p>
              </w:tc>
            </w:tr>
            <w:tr w:rsidRPr="00B407C6" w:rsidR="00035A73" w:rsidTr="00F05623" w14:paraId="32195D61" w14:textId="77777777">
              <w:trPr>
                <w:trHeight w:val="535"/>
              </w:trPr>
              <w:tc>
                <w:tcPr>
                  <w:tcW w:w="163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7B05F5" w14:paraId="15F442D9" w14:textId="20501142">
                  <w:pPr>
                    <w:rPr>
                      <w:rFonts w:ascii="Calibri" w:hAnsi="Calibri" w:cs="Calibri"/>
                      <w:sz w:val="22"/>
                      <w:szCs w:val="22"/>
                    </w:rPr>
                  </w:pPr>
                  <w:r>
                    <w:rPr>
                      <w:rFonts w:ascii="Calibri" w:hAnsi="Calibri" w:eastAsia="Calibri" w:cs="Calibri"/>
                      <w:b/>
                      <w:bCs/>
                      <w:color w:val="1F4E79"/>
                      <w:sz w:val="22"/>
                      <w:szCs w:val="22"/>
                    </w:rPr>
                    <w:t>NAVFarm</w:t>
                  </w:r>
                </w:p>
              </w:tc>
              <w:tc>
                <w:tcPr>
                  <w:tcW w:w="163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6B54364" w14:textId="77777777">
                  <w:pPr>
                    <w:rPr>
                      <w:rFonts w:ascii="Calibri" w:hAnsi="Calibri" w:cs="Calibri"/>
                      <w:sz w:val="22"/>
                      <w:szCs w:val="22"/>
                    </w:rPr>
                  </w:pPr>
                  <w:r w:rsidRPr="00B407C6">
                    <w:rPr>
                      <w:rFonts w:ascii="Calibri" w:hAnsi="Calibri" w:eastAsia="Calibri" w:cs="Calibri"/>
                      <w:color w:val="1F1F1F"/>
                      <w:sz w:val="22"/>
                      <w:szCs w:val="22"/>
                    </w:rPr>
                    <w:t>GRN Confirmed (livestock import)</w:t>
                  </w:r>
                </w:p>
              </w:tc>
              <w:tc>
                <w:tcPr>
                  <w:tcW w:w="206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7B05F5" w14:paraId="02E734E4" w14:textId="37FC1BEB">
                  <w:pPr>
                    <w:rPr>
                      <w:rFonts w:ascii="Calibri" w:hAnsi="Calibri" w:cs="Calibri"/>
                      <w:sz w:val="22"/>
                      <w:szCs w:val="22"/>
                    </w:rPr>
                  </w:pPr>
                  <w:r>
                    <w:rPr>
                      <w:rFonts w:ascii="Calibri" w:hAnsi="Calibri" w:eastAsia="Calibri" w:cs="Calibri"/>
                      <w:color w:val="1F1F1F"/>
                      <w:sz w:val="22"/>
                      <w:szCs w:val="22"/>
                    </w:rPr>
                    <w:t xml:space="preserve">D365BC- </w:t>
                  </w:r>
                  <w:r w:rsidRPr="00B407C6">
                    <w:rPr>
                      <w:rFonts w:ascii="Calibri" w:hAnsi="Calibri" w:eastAsia="Calibri" w:cs="Calibri"/>
                      <w:color w:val="1F1F1F"/>
                      <w:sz w:val="22"/>
                      <w:szCs w:val="22"/>
                    </w:rPr>
                    <w:t>FA Acquisition per animal</w:t>
                  </w:r>
                  <w:r>
                    <w:rPr>
                      <w:rFonts w:ascii="Calibri" w:hAnsi="Calibri" w:eastAsia="Calibri" w:cs="Calibri"/>
                      <w:color w:val="1F1F1F"/>
                      <w:sz w:val="22"/>
                      <w:szCs w:val="22"/>
                    </w:rPr>
                    <w:t xml:space="preserve"> </w:t>
                  </w:r>
                </w:p>
              </w:tc>
              <w:tc>
                <w:tcPr>
                  <w:tcW w:w="222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AE4AEF8" w14:textId="106B61BB">
                  <w:pPr>
                    <w:rPr>
                      <w:rFonts w:ascii="Calibri" w:hAnsi="Calibri" w:cs="Calibri"/>
                      <w:sz w:val="22"/>
                      <w:szCs w:val="22"/>
                    </w:rPr>
                  </w:pPr>
                  <w:r w:rsidRPr="00B407C6">
                    <w:rPr>
                      <w:rFonts w:ascii="Calibri" w:hAnsi="Calibri" w:eastAsia="Calibri" w:cs="Calibri"/>
                      <w:color w:val="1F1F1F"/>
                      <w:sz w:val="22"/>
                      <w:szCs w:val="22"/>
                    </w:rPr>
                    <w:t xml:space="preserve">POST /fixedAssetLedgerEntries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Dr FA Cr AP. FA No. returned.</w:t>
                  </w:r>
                </w:p>
              </w:tc>
            </w:tr>
          </w:tbl>
          <w:p w:rsidRPr="00B407C6" w:rsidR="00035A73" w:rsidRDefault="00035A73" w14:paraId="12201168" w14:textId="77777777">
            <w:pPr>
              <w:rPr>
                <w:rFonts w:ascii="Calibri" w:hAnsi="Calibri" w:cs="Calibri"/>
                <w:sz w:val="22"/>
                <w:szCs w:val="22"/>
              </w:rPr>
            </w:pPr>
          </w:p>
        </w:tc>
      </w:tr>
      <w:tr w:rsidRPr="00B407C6" w:rsidR="00035A73" w14:paraId="0F2CD2B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EA2AB80"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F05623" w14:paraId="019A2FE3" w14:textId="65ED73E3">
            <w:pPr>
              <w:spacing w:after="2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GRN Received Qty &gt; PO Qty + 5% tolerance → Farm Manager + Finance approval required.</w:t>
            </w:r>
          </w:p>
          <w:p w:rsidRPr="00B407C6" w:rsidR="00035A73" w:rsidRDefault="00F05623" w14:paraId="132BB78A" w14:textId="46280D93">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Rejected Qty &gt; 0 → alert to Procurement with GRN reference and rejection reason.</w:t>
            </w:r>
          </w:p>
        </w:tc>
      </w:tr>
      <w:tr w:rsidRPr="00B407C6" w:rsidR="00035A73" w14:paraId="45C899DD"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59CBAEB"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28BB91F1" w14:textId="5874A940">
            <w:pPr>
              <w:spacing w:after="20"/>
              <w:rPr>
                <w:rFonts w:ascii="Calibri" w:hAnsi="Calibri" w:cs="Calibri"/>
                <w:sz w:val="22"/>
                <w:szCs w:val="22"/>
              </w:rPr>
            </w:pPr>
            <w:r w:rsidRPr="00B407C6">
              <w:rPr>
                <w:rFonts w:ascii="Calibri" w:hAnsi="Calibri" w:eastAsia="Calibri" w:cs="Calibri"/>
                <w:color w:val="1F1F1F"/>
                <w:sz w:val="22"/>
                <w:szCs w:val="22"/>
              </w:rPr>
              <w:t xml:space="preserve">• Lot Number </w:t>
            </w:r>
            <w:r w:rsidR="00B869FA">
              <w:rPr>
                <w:rFonts w:ascii="Calibri" w:hAnsi="Calibri" w:eastAsia="Calibri" w:cs="Calibri"/>
                <w:color w:val="1F1F1F"/>
                <w:sz w:val="22"/>
                <w:szCs w:val="22"/>
              </w:rPr>
              <w:t xml:space="preserve">if provided need to be attached with </w:t>
            </w:r>
            <w:r w:rsidRPr="00B407C6">
              <w:rPr>
                <w:rFonts w:ascii="Calibri" w:hAnsi="Calibri" w:eastAsia="Calibri" w:cs="Calibri"/>
                <w:color w:val="1F1F1F"/>
                <w:sz w:val="22"/>
                <w:szCs w:val="22"/>
              </w:rPr>
              <w:t>FEED, MEDICINE, VACCINE, SEMEN DOSE. Hard block if not entered.</w:t>
            </w:r>
          </w:p>
          <w:p w:rsidRPr="00B407C6" w:rsidR="00035A73" w:rsidRDefault="00000000" w14:paraId="3EDA8E23" w14:textId="77777777">
            <w:pPr>
              <w:spacing w:before="40" w:after="50"/>
              <w:rPr>
                <w:rFonts w:ascii="Calibri" w:hAnsi="Calibri" w:cs="Calibri"/>
                <w:sz w:val="22"/>
                <w:szCs w:val="22"/>
              </w:rPr>
            </w:pPr>
            <w:r w:rsidRPr="00B407C6">
              <w:rPr>
                <w:rFonts w:ascii="Calibri" w:hAnsi="Calibri" w:eastAsia="Calibri" w:cs="Calibri"/>
                <w:color w:val="1F1F1F"/>
                <w:sz w:val="22"/>
                <w:szCs w:val="22"/>
              </w:rPr>
              <w:t>• Expiry Date mandatory for MEDICINE and VACCINE. Cannot confirm GRN without expiry date on medicine lots.</w:t>
            </w:r>
          </w:p>
          <w:p w:rsidRPr="00B407C6" w:rsidR="00035A73" w:rsidRDefault="00000000" w14:paraId="618BA868" w14:textId="77777777">
            <w:pPr>
              <w:spacing w:before="40" w:after="50"/>
              <w:rPr>
                <w:rFonts w:ascii="Calibri" w:hAnsi="Calibri" w:cs="Calibri"/>
                <w:sz w:val="22"/>
                <w:szCs w:val="22"/>
              </w:rPr>
            </w:pPr>
            <w:r w:rsidRPr="00B407C6">
              <w:rPr>
                <w:rFonts w:ascii="Calibri" w:hAnsi="Calibri" w:eastAsia="Calibri" w:cs="Calibri"/>
                <w:color w:val="1F1F1F"/>
                <w:sz w:val="22"/>
                <w:szCs w:val="22"/>
              </w:rPr>
              <w:t>• GRN must be confirmed by Farm Manager. Farm Staff can create DRAFT only.</w:t>
            </w:r>
          </w:p>
        </w:tc>
      </w:tr>
    </w:tbl>
    <w:p w:rsidRPr="00B407C6" w:rsidR="00035A73" w:rsidRDefault="00035A73" w14:paraId="3BC38555" w14:textId="77777777">
      <w:pPr>
        <w:spacing w:before="20" w:after="20"/>
        <w:rPr>
          <w:rFonts w:ascii="Calibri" w:hAnsi="Calibri" w:cs="Calibri"/>
          <w:sz w:val="22"/>
          <w:szCs w:val="22"/>
        </w:rPr>
      </w:pPr>
    </w:p>
    <w:p w:rsidRPr="00B407C6" w:rsidR="00035A73" w:rsidRDefault="00000000" w14:paraId="56DEE3BF" w14:textId="77777777">
      <w:pPr>
        <w:rPr>
          <w:rFonts w:ascii="Calibri" w:hAnsi="Calibri" w:cs="Calibri"/>
          <w:sz w:val="22"/>
          <w:szCs w:val="22"/>
        </w:rPr>
      </w:pPr>
      <w:r w:rsidRPr="00B407C6">
        <w:rPr>
          <w:rFonts w:ascii="Calibri" w:hAnsi="Calibri" w:cs="Calibri"/>
          <w:sz w:val="22"/>
          <w:szCs w:val="22"/>
        </w:rPr>
        <w:br w:type="page"/>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6F3DED5B"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3FD3F65F"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9</w:t>
            </w:r>
          </w:p>
          <w:p w:rsidRPr="00B407C6" w:rsidR="00035A73" w:rsidRDefault="00000000" w14:paraId="419F6823" w14:textId="77777777">
            <w:pPr>
              <w:spacing w:after="20"/>
              <w:rPr>
                <w:rFonts w:ascii="Calibri" w:hAnsi="Calibri" w:cs="Calibri"/>
                <w:sz w:val="22"/>
                <w:szCs w:val="22"/>
              </w:rPr>
            </w:pPr>
            <w:r w:rsidRPr="00B407C6">
              <w:rPr>
                <w:rFonts w:ascii="Calibri" w:hAnsi="Calibri" w:eastAsia="Calibri" w:cs="Calibri"/>
                <w:b/>
                <w:bCs/>
                <w:color w:val="FFFFFF"/>
                <w:sz w:val="22"/>
                <w:szCs w:val="22"/>
              </w:rPr>
              <w:t>LOGISTICS &amp; VEHICLE MANAGEMENT</w:t>
            </w:r>
          </w:p>
          <w:p w:rsidRPr="00B407C6" w:rsidR="00035A73" w:rsidRDefault="00000000" w14:paraId="1B6AE773" w14:textId="75724CCE">
            <w:pPr>
              <w:rPr>
                <w:rFonts w:ascii="Calibri" w:hAnsi="Calibri" w:cs="Calibri"/>
                <w:sz w:val="22"/>
                <w:szCs w:val="22"/>
              </w:rPr>
            </w:pPr>
            <w:r w:rsidRPr="00B407C6">
              <w:rPr>
                <w:rFonts w:ascii="Calibri" w:hAnsi="Calibri" w:eastAsia="Calibri" w:cs="Calibri"/>
                <w:color w:val="A8C8E8"/>
                <w:sz w:val="22"/>
                <w:szCs w:val="22"/>
              </w:rPr>
              <w:t xml:space="preserve">Vehicle, Route, Driver, Freight Rate masters </w:t>
            </w:r>
            <w:r w:rsidRPr="00B407C6" w:rsidR="00947466">
              <w:rPr>
                <w:rFonts w:ascii="Calibri" w:hAnsi="Calibri" w:eastAsia="Calibri" w:cs="Calibri"/>
                <w:color w:val="A8C8E8"/>
                <w:sz w:val="22"/>
                <w:szCs w:val="22"/>
              </w:rPr>
              <w:t>-</w:t>
            </w:r>
            <w:r w:rsidRPr="00B407C6">
              <w:rPr>
                <w:rFonts w:ascii="Calibri" w:hAnsi="Calibri" w:eastAsia="Calibri" w:cs="Calibri"/>
                <w:color w:val="A8C8E8"/>
                <w:sz w:val="22"/>
                <w:szCs w:val="22"/>
              </w:rPr>
              <w:t xml:space="preserve"> tagging to </w:t>
            </w:r>
            <w:proofErr w:type="spellStart"/>
            <w:r w:rsidRPr="00B407C6">
              <w:rPr>
                <w:rFonts w:ascii="Calibri" w:hAnsi="Calibri" w:eastAsia="Calibri" w:cs="Calibri"/>
                <w:color w:val="A8C8E8"/>
                <w:sz w:val="22"/>
                <w:szCs w:val="22"/>
              </w:rPr>
              <w:t>TO</w:t>
            </w:r>
            <w:proofErr w:type="spellEnd"/>
            <w:r w:rsidRPr="00B407C6">
              <w:rPr>
                <w:rFonts w:ascii="Calibri" w:hAnsi="Calibri" w:eastAsia="Calibri" w:cs="Calibri"/>
                <w:color w:val="A8C8E8"/>
                <w:sz w:val="22"/>
                <w:szCs w:val="22"/>
              </w:rPr>
              <w:t>, auto cost, WhatsApp dispatch</w:t>
            </w:r>
          </w:p>
        </w:tc>
      </w:tr>
    </w:tbl>
    <w:p w:rsidRPr="00B407C6" w:rsidR="00035A73" w:rsidRDefault="00035A73" w14:paraId="35C7C04F"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5DC095BF"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4B29611A" w14:textId="77777777">
            <w:pPr>
              <w:rPr>
                <w:rFonts w:ascii="Calibri" w:hAnsi="Calibri" w:cs="Calibri"/>
                <w:sz w:val="22"/>
                <w:szCs w:val="22"/>
              </w:rPr>
            </w:pPr>
            <w:r w:rsidRPr="00B407C6">
              <w:rPr>
                <w:rFonts w:ascii="Calibri" w:hAnsi="Calibri" w:eastAsia="Calibri" w:cs="Calibri"/>
                <w:b/>
                <w:bCs/>
                <w:color w:val="FFFFFF"/>
                <w:sz w:val="22"/>
                <w:szCs w:val="22"/>
              </w:rPr>
              <w:t>9.1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0D7F0A73" w14:textId="77777777">
            <w:pPr>
              <w:rPr>
                <w:rFonts w:ascii="Calibri" w:hAnsi="Calibri" w:cs="Calibri"/>
                <w:sz w:val="22"/>
                <w:szCs w:val="22"/>
              </w:rPr>
            </w:pPr>
            <w:r w:rsidRPr="00B407C6">
              <w:rPr>
                <w:rFonts w:ascii="Calibri" w:hAnsi="Calibri" w:eastAsia="Calibri" w:cs="Calibri"/>
                <w:b/>
                <w:bCs/>
                <w:color w:val="FFFFFF"/>
                <w:sz w:val="22"/>
                <w:szCs w:val="22"/>
              </w:rPr>
              <w:t>Vehicle Master, Route Master, Freight Rate Master &amp; Tagging to Transfer Order</w:t>
            </w:r>
          </w:p>
        </w:tc>
      </w:tr>
      <w:tr w:rsidRPr="00B407C6" w:rsidR="00035A73" w:rsidTr="316E832A" w14:paraId="26E0A60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03DB487"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1A43675A" w14:textId="10B019B1">
            <w:pPr>
              <w:spacing w:before="40" w:after="50"/>
              <w:rPr>
                <w:rFonts w:ascii="Calibri" w:hAnsi="Calibri" w:cs="Calibri"/>
                <w:sz w:val="22"/>
                <w:szCs w:val="22"/>
              </w:rPr>
            </w:pPr>
            <w:r w:rsidRPr="00B407C6">
              <w:rPr>
                <w:rFonts w:ascii="Calibri" w:hAnsi="Calibri" w:eastAsia="Calibri" w:cs="Calibri"/>
                <w:color w:val="1F1F1F"/>
                <w:sz w:val="22"/>
                <w:szCs w:val="22"/>
              </w:rPr>
              <w:t>Four logistics masters: VEHICLE MASTER (code, registration, type, capacity KG/HEAD, ID, insurance expiry, service due date, status). ROUTE MASTER (origin farm, destination, distance KM, estimated hours). DRIVER MASTER (name, licence number, licence expiry, mobile number for WhatsApp). FREIGHT RATE MASTER (carrier, route, vehicle type, rate type: per KM / per tonne / per trip, rate amount, valid from/to dates). When a Transfer Order is created, Farm Manager selects route and vehicle. Auto-cost = distance × applicable rate. Capacity check fires.</w:t>
            </w:r>
          </w:p>
        </w:tc>
      </w:tr>
      <w:tr w:rsidRPr="00B407C6" w:rsidR="00035A73" w:rsidTr="316E832A" w14:paraId="095BA707"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34E85E8"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4673D891"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Vehicle Tagging to Transfer Order</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313D22C"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54810DC"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B3411E" w14:paraId="18BBAE20" w14:textId="7A1B1D92">
                  <w:pPr>
                    <w:rPr>
                      <w:rFonts w:ascii="Calibri" w:hAnsi="Calibri" w:cs="Calibri"/>
                      <w:sz w:val="22"/>
                      <w:szCs w:val="22"/>
                    </w:rPr>
                  </w:pPr>
                  <w:r w:rsidRPr="00EA4548">
                    <w:rPr>
                      <w:rFonts w:ascii="Calibri" w:hAnsi="Calibri" w:eastAsia="Calibri" w:cs="Calibri"/>
                      <w:color w:val="1F1F1F"/>
                      <w:sz w:val="22"/>
                      <w:szCs w:val="22"/>
                    </w:rPr>
                    <w:t xml:space="preserve">Feed </w:t>
                  </w:r>
                  <w:r w:rsidRPr="00B3411E">
                    <w:rPr>
                      <w:rFonts w:ascii="Calibri" w:hAnsi="Calibri" w:eastAsia="Calibri" w:cs="Calibri"/>
                      <w:color w:val="1F1F1F"/>
                      <w:sz w:val="22"/>
                      <w:szCs w:val="22"/>
                    </w:rPr>
                    <w:t>Manager</w:t>
                  </w:r>
                  <w:r w:rsidRPr="00B3411E">
                    <w:rPr>
                      <w:rFonts w:ascii="Calibri" w:hAnsi="Calibri" w:eastAsia="Calibri" w:cs="Calibri"/>
                      <w:color w:val="1F1F1F"/>
                      <w:sz w:val="22"/>
                      <w:szCs w:val="22"/>
                    </w:rPr>
                    <w:t xml:space="preserve"> </w:t>
                  </w:r>
                  <w:r w:rsidRPr="00B3411E">
                    <w:rPr>
                      <w:rFonts w:ascii="Calibri" w:hAnsi="Calibri" w:eastAsia="Calibri" w:cs="Calibri"/>
                      <w:color w:val="1F1F1F"/>
                      <w:sz w:val="22"/>
                      <w:szCs w:val="22"/>
                    </w:rPr>
                    <w:t>creates</w:t>
                  </w:r>
                  <w:r w:rsidRPr="00B407C6">
                    <w:rPr>
                      <w:rFonts w:ascii="Calibri" w:hAnsi="Calibri" w:eastAsia="Calibri" w:cs="Calibri"/>
                      <w:color w:val="1F1F1F"/>
                      <w:sz w:val="22"/>
                      <w:szCs w:val="22"/>
                    </w:rPr>
                    <w:t xml:space="preserve"> Transfer Order. Selects Route.</w:t>
                  </w:r>
                </w:p>
              </w:tc>
            </w:tr>
          </w:tbl>
          <w:p w:rsidRPr="00B407C6" w:rsidR="00035A73" w:rsidRDefault="00000000" w14:paraId="5A72C5F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9DBDDE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0206E05"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7296385" w14:textId="77777777">
                  <w:pPr>
                    <w:rPr>
                      <w:rFonts w:ascii="Calibri" w:hAnsi="Calibri" w:cs="Calibri"/>
                      <w:sz w:val="22"/>
                      <w:szCs w:val="22"/>
                    </w:rPr>
                  </w:pPr>
                  <w:r w:rsidRPr="00B407C6">
                    <w:rPr>
                      <w:rFonts w:ascii="Calibri" w:hAnsi="Calibri" w:eastAsia="Calibri" w:cs="Calibri"/>
                      <w:color w:val="1F1F1F"/>
                      <w:sz w:val="22"/>
                      <w:szCs w:val="22"/>
                    </w:rPr>
                    <w:t>System filters available vehicles: status = AVAILABLE, capacity ≥ total head count × avg weight on TO lines. Lists matching vehicles.</w:t>
                  </w:r>
                </w:p>
              </w:tc>
            </w:tr>
          </w:tbl>
          <w:p w:rsidRPr="00B407C6" w:rsidR="00035A73" w:rsidRDefault="00000000" w14:paraId="52DBCCA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69C5DAC6"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5546897E"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0E157F6B" w14:textId="77777777">
                  <w:pPr>
                    <w:rPr>
                      <w:rFonts w:ascii="Calibri" w:hAnsi="Calibri" w:cs="Calibri"/>
                      <w:sz w:val="22"/>
                      <w:szCs w:val="22"/>
                    </w:rPr>
                  </w:pPr>
                  <w:r w:rsidRPr="00B407C6">
                    <w:rPr>
                      <w:rFonts w:ascii="Calibri" w:hAnsi="Calibri" w:eastAsia="Calibri" w:cs="Calibri"/>
                      <w:b/>
                      <w:bCs/>
                      <w:color w:val="1F4E79"/>
                      <w:sz w:val="22"/>
                      <w:szCs w:val="22"/>
                    </w:rPr>
                    <w:t>Total load weight &gt; vehicle capacity?</w:t>
                  </w:r>
                </w:p>
              </w:tc>
            </w:tr>
            <w:tr w:rsidRPr="00B407C6" w:rsidR="00035A73" w14:paraId="730923D9"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6666D2E4"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t>
                  </w:r>
                  <w:r w:rsidRPr="00B407C6">
                    <w:rPr>
                      <w:rFonts w:ascii="Segoe UI Emoji" w:hAnsi="Segoe UI Emoji" w:eastAsia="Calibri" w:cs="Segoe UI Emoji"/>
                      <w:color w:val="1A7F5A"/>
                      <w:sz w:val="22"/>
                      <w:szCs w:val="22"/>
                    </w:rPr>
                    <w:t>🔴</w:t>
                  </w:r>
                  <w:r w:rsidRPr="00B407C6">
                    <w:rPr>
                      <w:rFonts w:ascii="Calibri" w:hAnsi="Calibri" w:eastAsia="Calibri" w:cs="Calibri"/>
                      <w:color w:val="1A7F5A"/>
                      <w:sz w:val="22"/>
                      <w:szCs w:val="22"/>
                    </w:rPr>
                    <w:t xml:space="preserve"> BLOCK: must select larger vehicle or split shipment.</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11B5636D"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76B403F7"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Vehicle available.</w:t>
                  </w:r>
                </w:p>
              </w:tc>
            </w:tr>
          </w:tbl>
          <w:p w:rsidRPr="00B407C6" w:rsidR="00035A73" w:rsidRDefault="00000000" w14:paraId="40B1254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7B9C9C06"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60" w:type="dxa"/>
                    <w:left w:w="80" w:type="dxa"/>
                    <w:bottom w:w="60" w:type="dxa"/>
                    <w:right w:w="80" w:type="dxa"/>
                  </w:tcMar>
                  <w:vAlign w:val="center"/>
                </w:tcPr>
                <w:p w:rsidRPr="00B407C6" w:rsidR="00035A73" w:rsidRDefault="00000000" w14:paraId="66EF1E54"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EA4548" w14:paraId="7E6B760C" w14:textId="67951941">
                  <w:pPr>
                    <w:rPr>
                      <w:rFonts w:ascii="Calibri" w:hAnsi="Calibri" w:cs="Calibri"/>
                      <w:sz w:val="22"/>
                      <w:szCs w:val="22"/>
                    </w:rPr>
                  </w:pPr>
                  <w:r w:rsidRPr="316E832A" w:rsidR="36BC8903">
                    <w:rPr>
                      <w:rFonts w:ascii="Calibri" w:hAnsi="Calibri" w:eastAsia="Calibri" w:cs="Calibri"/>
                      <w:color w:val="1F1F1F"/>
                      <w:sz w:val="22"/>
                      <w:szCs w:val="22"/>
                    </w:rPr>
                    <w:t>Feed</w:t>
                  </w:r>
                  <w:r w:rsidRPr="316E832A" w:rsidR="36BC8903">
                    <w:rPr>
                      <w:rFonts w:ascii="Calibri" w:hAnsi="Calibri" w:eastAsia="Calibri" w:cs="Calibri"/>
                      <w:color w:val="1F1F1F"/>
                      <w:sz w:val="22"/>
                      <w:szCs w:val="22"/>
                    </w:rPr>
                    <w:t xml:space="preserve"> Manager</w:t>
                  </w:r>
                  <w:r w:rsidRPr="316E832A" w:rsidR="36BC8903">
                    <w:rPr>
                      <w:rFonts w:ascii="Calibri" w:hAnsi="Calibri" w:eastAsia="Calibri" w:cs="Calibri"/>
                      <w:color w:val="1F1F1F"/>
                      <w:sz w:val="22"/>
                      <w:szCs w:val="22"/>
                    </w:rPr>
                    <w:t>/ Logistic</w:t>
                  </w:r>
                  <w:r w:rsidRPr="316E832A" w:rsidR="36BC8903">
                    <w:rPr>
                      <w:rFonts w:ascii="Calibri" w:hAnsi="Calibri" w:eastAsia="Calibri" w:cs="Calibri"/>
                      <w:color w:val="1F1F1F"/>
                      <w:sz w:val="22"/>
                      <w:szCs w:val="22"/>
                    </w:rPr>
                    <w:t xml:space="preserve"> </w:t>
                  </w:r>
                  <w:r w:rsidRPr="316E832A" w:rsidR="4C29AEC4">
                    <w:rPr>
                      <w:rFonts w:ascii="Calibri" w:hAnsi="Calibri" w:eastAsia="Calibri" w:cs="Calibri"/>
                      <w:color w:val="1F1F1F"/>
                      <w:sz w:val="22"/>
                      <w:szCs w:val="22"/>
                    </w:rPr>
                    <w:t>Manager selects</w:t>
                  </w:r>
                  <w:r w:rsidRPr="316E832A" w:rsidR="36BC8903">
                    <w:rPr>
                      <w:rFonts w:ascii="Calibri" w:hAnsi="Calibri" w:eastAsia="Calibri" w:cs="Calibri"/>
                      <w:color w:val="1F1F1F"/>
                      <w:sz w:val="22"/>
                      <w:szCs w:val="22"/>
                    </w:rPr>
                    <w:t xml:space="preserve"> vehicle and driver. System </w:t>
                  </w:r>
                  <w:r w:rsidRPr="316E832A" w:rsidR="70BF5F04">
                    <w:rPr>
                      <w:rFonts w:ascii="Calibri" w:hAnsi="Calibri" w:eastAsia="Calibri" w:cs="Calibri"/>
                      <w:color w:val="1F1F1F"/>
                      <w:sz w:val="22"/>
                      <w:szCs w:val="22"/>
                    </w:rPr>
                    <w:t>validates</w:t>
                  </w:r>
                  <w:r w:rsidRPr="316E832A" w:rsidR="36BC8903">
                    <w:rPr>
                      <w:rFonts w:ascii="Calibri" w:hAnsi="Calibri" w:eastAsia="Calibri" w:cs="Calibri"/>
                      <w:color w:val="1F1F1F"/>
                      <w:sz w:val="22"/>
                      <w:szCs w:val="22"/>
                    </w:rPr>
                    <w:t xml:space="preserve"> driver licence not expired, vehicle insurance not expired.</w:t>
                  </w:r>
                </w:p>
              </w:tc>
            </w:tr>
          </w:tbl>
          <w:p w:rsidRPr="00B407C6" w:rsidR="00035A73" w:rsidRDefault="00000000" w14:paraId="421A812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98B02C5"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DD96919"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8A192D6" w14:textId="77777777">
                  <w:pPr>
                    <w:rPr>
                      <w:rFonts w:ascii="Calibri" w:hAnsi="Calibri" w:cs="Calibri"/>
                      <w:sz w:val="22"/>
                      <w:szCs w:val="22"/>
                    </w:rPr>
                  </w:pPr>
                  <w:r w:rsidRPr="00B407C6">
                    <w:rPr>
                      <w:rFonts w:ascii="Calibri" w:hAnsi="Calibri" w:eastAsia="Calibri" w:cs="Calibri"/>
                      <w:color w:val="1F1F1F"/>
                      <w:sz w:val="22"/>
                      <w:szCs w:val="22"/>
                    </w:rPr>
                    <w:t>Auto-cost calculated: Distance (KM) × Freight Rate (per KM or tonne). Auto-populated on TO.</w:t>
                  </w:r>
                </w:p>
              </w:tc>
            </w:tr>
          </w:tbl>
          <w:p w:rsidRPr="00B407C6" w:rsidR="00035A73" w:rsidRDefault="00000000" w14:paraId="04F6100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749D149"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ED22C9E"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0069333" w14:textId="3DFDAFD1">
                  <w:pPr>
                    <w:rPr>
                      <w:rFonts w:ascii="Calibri" w:hAnsi="Calibri" w:cs="Calibri"/>
                      <w:sz w:val="22"/>
                      <w:szCs w:val="22"/>
                    </w:rPr>
                  </w:pPr>
                  <w:r w:rsidRPr="00B407C6">
                    <w:rPr>
                      <w:rFonts w:ascii="Calibri" w:hAnsi="Calibri" w:eastAsia="Calibri" w:cs="Calibri"/>
                      <w:color w:val="1F1F1F"/>
                      <w:sz w:val="22"/>
                      <w:szCs w:val="22"/>
                    </w:rPr>
                    <w:t>TO Confirmed → vehicle status = IN_USE.(GET /vehicle). ETA calculated.</w:t>
                  </w:r>
                </w:p>
              </w:tc>
            </w:tr>
          </w:tbl>
          <w:p w:rsidRPr="00B407C6" w:rsidR="00035A73" w:rsidRDefault="00000000" w14:paraId="15EEBB7C"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94FEB8D"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29B2EFC"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6663019" w14:textId="2AF018A1">
                  <w:pPr>
                    <w:rPr>
                      <w:rFonts w:ascii="Calibri" w:hAnsi="Calibri" w:cs="Calibri"/>
                      <w:sz w:val="22"/>
                      <w:szCs w:val="22"/>
                    </w:rPr>
                  </w:pPr>
                  <w:r w:rsidRPr="00B407C6">
                    <w:rPr>
                      <w:rFonts w:ascii="Calibri" w:hAnsi="Calibri" w:eastAsia="Calibri" w:cs="Calibri"/>
                      <w:color w:val="1F1F1F"/>
                      <w:sz w:val="22"/>
                      <w:szCs w:val="22"/>
                    </w:rPr>
                    <w:t xml:space="preserve">WhatsApp notification sent to </w:t>
                  </w:r>
                  <w:r w:rsidR="00176104">
                    <w:rPr>
                      <w:rFonts w:ascii="Calibri" w:hAnsi="Calibri" w:eastAsia="Calibri" w:cs="Calibri"/>
                      <w:color w:val="1F1F1F"/>
                      <w:sz w:val="22"/>
                      <w:szCs w:val="22"/>
                    </w:rPr>
                    <w:t>Farms</w:t>
                  </w:r>
                  <w:r w:rsidRPr="00B407C6">
                    <w:rPr>
                      <w:rFonts w:ascii="Calibri" w:hAnsi="Calibri" w:eastAsia="Calibri" w:cs="Calibri"/>
                      <w:color w:val="1F1F1F"/>
                      <w:sz w:val="22"/>
                      <w:szCs w:val="22"/>
                    </w:rPr>
                    <w:t xml:space="preserve"> (destination): TO number, Farm, Vehicle Reg, Driver, Head Count, Estimated Arrival. Via WhatsApp Business API POST.</w:t>
                  </w:r>
                </w:p>
              </w:tc>
            </w:tr>
          </w:tbl>
          <w:p w:rsidRPr="00B407C6" w:rsidR="00035A73" w:rsidRDefault="00000000" w14:paraId="3A0C611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FFCF0F9"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07F61D55"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7CFF52A" w14:textId="484EB8EC">
                  <w:pPr>
                    <w:rPr>
                      <w:rFonts w:ascii="Calibri" w:hAnsi="Calibri" w:cs="Calibri"/>
                      <w:sz w:val="22"/>
                      <w:szCs w:val="22"/>
                    </w:rPr>
                  </w:pPr>
                  <w:r w:rsidRPr="00B407C6">
                    <w:rPr>
                      <w:rFonts w:ascii="Calibri" w:hAnsi="Calibri" w:eastAsia="Calibri" w:cs="Calibri"/>
                      <w:color w:val="1F1F1F"/>
                      <w:sz w:val="22"/>
                      <w:szCs w:val="22"/>
                    </w:rPr>
                    <w:t xml:space="preserve">POD received at </w:t>
                  </w:r>
                  <w:r w:rsidR="00176104">
                    <w:rPr>
                      <w:rFonts w:ascii="Calibri" w:hAnsi="Calibri" w:eastAsia="Calibri" w:cs="Calibri"/>
                      <w:color w:val="1F1F1F"/>
                      <w:sz w:val="22"/>
                      <w:szCs w:val="22"/>
                    </w:rPr>
                    <w:t>Farms</w:t>
                  </w:r>
                  <w:r w:rsidRPr="00B407C6">
                    <w:rPr>
                      <w:rFonts w:ascii="Calibri" w:hAnsi="Calibri" w:eastAsia="Calibri" w:cs="Calibri"/>
                      <w:color w:val="1F1F1F"/>
                      <w:sz w:val="22"/>
                      <w:szCs w:val="22"/>
                    </w:rPr>
                    <w:t xml:space="preserve"> → Vehicle status = RETURNED. Vehicle available for next trip.</w:t>
                  </w:r>
                </w:p>
              </w:tc>
            </w:tr>
          </w:tbl>
          <w:p w:rsidRPr="00B407C6" w:rsidR="00035A73" w:rsidRDefault="00035A73" w14:paraId="35B55A72" w14:textId="77777777">
            <w:pPr>
              <w:rPr>
                <w:rFonts w:ascii="Calibri" w:hAnsi="Calibri" w:cs="Calibri"/>
                <w:sz w:val="22"/>
                <w:szCs w:val="22"/>
              </w:rPr>
            </w:pPr>
          </w:p>
        </w:tc>
      </w:tr>
      <w:tr w:rsidRPr="00B407C6" w:rsidR="00035A73" w:rsidTr="316E832A" w14:paraId="0EF78ED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5DD06BE"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F05623" w14:paraId="1B588F40" w14:textId="25920AB0">
            <w:pPr>
              <w:spacing w:after="2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Vehicle insurance expiry &lt; 30 days → WARNING to Fleet Manager.</w:t>
            </w:r>
          </w:p>
          <w:p w:rsidRPr="00B407C6" w:rsidR="00035A73" w:rsidRDefault="00F05623" w14:paraId="2F7C5721" w14:textId="74525FB4">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Vehicle insurance expired → BLOCK: cannot dispatch. Must resolve insurance first.</w:t>
            </w:r>
          </w:p>
          <w:p w:rsidRPr="00B407C6" w:rsidR="00035A73" w:rsidRDefault="00F05623" w14:paraId="50274E66" w14:textId="05C4E4C3">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Vehicle not returned within ETA + 2 hours → WARNING to Fleet Manager.</w:t>
            </w:r>
          </w:p>
        </w:tc>
      </w:tr>
      <w:tr w:rsidRPr="00B407C6" w:rsidR="00035A73" w:rsidTr="316E832A" w14:paraId="22EFA09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A2FF4F8"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2CD5BBA4" w14:textId="77777777">
            <w:pPr>
              <w:spacing w:after="20"/>
              <w:rPr>
                <w:rFonts w:ascii="Calibri" w:hAnsi="Calibri" w:cs="Calibri"/>
                <w:sz w:val="22"/>
                <w:szCs w:val="22"/>
              </w:rPr>
            </w:pPr>
            <w:r w:rsidRPr="00B407C6">
              <w:rPr>
                <w:rFonts w:ascii="Calibri" w:hAnsi="Calibri" w:eastAsia="Calibri" w:cs="Calibri"/>
                <w:color w:val="1F1F1F"/>
                <w:sz w:val="22"/>
                <w:szCs w:val="22"/>
              </w:rPr>
              <w:t>• Vehicle capacity check: HARD BLOCK if total load weight &gt; vehicle capacity.</w:t>
            </w:r>
          </w:p>
          <w:p w:rsidRPr="00B407C6" w:rsidR="00035A73" w:rsidRDefault="00000000" w14:paraId="1E8C4B7C" w14:textId="77777777">
            <w:pPr>
              <w:spacing w:before="40" w:after="50"/>
              <w:rPr>
                <w:rFonts w:ascii="Calibri" w:hAnsi="Calibri" w:cs="Calibri"/>
                <w:sz w:val="22"/>
                <w:szCs w:val="22"/>
              </w:rPr>
            </w:pPr>
            <w:r w:rsidRPr="00B407C6">
              <w:rPr>
                <w:rFonts w:ascii="Calibri" w:hAnsi="Calibri" w:eastAsia="Calibri" w:cs="Calibri"/>
                <w:color w:val="1F1F1F"/>
                <w:sz w:val="22"/>
                <w:szCs w:val="22"/>
              </w:rPr>
              <w:t>• Expired driver licence: HARD BLOCK on driver assignment.</w:t>
            </w:r>
          </w:p>
          <w:p w:rsidRPr="00B407C6" w:rsidR="00035A73" w:rsidRDefault="00000000" w14:paraId="0738A3C6" w14:textId="77777777">
            <w:pPr>
              <w:spacing w:before="40" w:after="50"/>
              <w:rPr>
                <w:rFonts w:ascii="Calibri" w:hAnsi="Calibri" w:cs="Calibri"/>
                <w:sz w:val="22"/>
                <w:szCs w:val="22"/>
              </w:rPr>
            </w:pPr>
            <w:r w:rsidRPr="00B407C6">
              <w:rPr>
                <w:rFonts w:ascii="Calibri" w:hAnsi="Calibri" w:eastAsia="Calibri" w:cs="Calibri"/>
                <w:color w:val="1F1F1F"/>
                <w:sz w:val="22"/>
                <w:szCs w:val="22"/>
              </w:rPr>
              <w:t>• Vehicle status = MAINTENANCE: cannot be assigned to any trip. Fleet Manager must update status.</w:t>
            </w:r>
          </w:p>
        </w:tc>
      </w:tr>
    </w:tbl>
    <w:p w:rsidRPr="00B407C6" w:rsidR="00035A73" w:rsidRDefault="00035A73" w14:paraId="5DF0D3DD" w14:textId="77777777">
      <w:pPr>
        <w:spacing w:before="20" w:after="20"/>
        <w:rPr>
          <w:rFonts w:ascii="Calibri" w:hAnsi="Calibri" w:cs="Calibri"/>
          <w:sz w:val="22"/>
          <w:szCs w:val="22"/>
        </w:rPr>
      </w:pPr>
    </w:p>
    <w:p w:rsidRPr="00B407C6" w:rsidR="00035A73" w:rsidRDefault="00035A73" w14:paraId="7AFCADA8" w14:textId="6D88B0BA">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267B4D69"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4A9F0735"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10</w:t>
            </w:r>
          </w:p>
          <w:p w:rsidRPr="00B407C6" w:rsidR="00035A73" w:rsidRDefault="00000000" w14:paraId="51E45BC9" w14:textId="77777777">
            <w:pPr>
              <w:spacing w:after="20"/>
              <w:rPr>
                <w:rFonts w:ascii="Calibri" w:hAnsi="Calibri" w:cs="Calibri"/>
                <w:sz w:val="22"/>
                <w:szCs w:val="22"/>
              </w:rPr>
            </w:pPr>
            <w:r w:rsidRPr="00B407C6">
              <w:rPr>
                <w:rFonts w:ascii="Calibri" w:hAnsi="Calibri" w:eastAsia="Calibri" w:cs="Calibri"/>
                <w:b/>
                <w:bCs/>
                <w:color w:val="FFFFFF"/>
                <w:sz w:val="22"/>
                <w:szCs w:val="22"/>
              </w:rPr>
              <w:t>TRANSFER ORDER, DOA &amp; KILL SHEET</w:t>
            </w:r>
          </w:p>
          <w:p w:rsidRPr="00B407C6" w:rsidR="00035A73" w:rsidRDefault="00000000" w14:paraId="40A21E90" w14:textId="77777777">
            <w:pPr>
              <w:rPr>
                <w:rFonts w:ascii="Calibri" w:hAnsi="Calibri" w:cs="Calibri"/>
                <w:sz w:val="22"/>
                <w:szCs w:val="22"/>
              </w:rPr>
            </w:pPr>
            <w:r w:rsidRPr="00B407C6">
              <w:rPr>
                <w:rFonts w:ascii="Calibri" w:hAnsi="Calibri" w:eastAsia="Calibri" w:cs="Calibri"/>
                <w:color w:val="A8C8E8"/>
                <w:sz w:val="22"/>
                <w:szCs w:val="22"/>
              </w:rPr>
              <w:t>One line per batch per source location, HO approval, DOA proportional/manual, Kill Sheet, farm revenue, FA→Inventory</w:t>
            </w:r>
          </w:p>
        </w:tc>
      </w:tr>
    </w:tbl>
    <w:p w:rsidRPr="00B407C6" w:rsidR="00035A73" w:rsidRDefault="00035A73" w14:paraId="6355797A"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15B3FC55"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61223055" w14:textId="77777777">
            <w:pPr>
              <w:rPr>
                <w:rFonts w:ascii="Calibri" w:hAnsi="Calibri" w:cs="Calibri"/>
                <w:sz w:val="22"/>
                <w:szCs w:val="22"/>
              </w:rPr>
            </w:pPr>
            <w:r w:rsidRPr="00B407C6">
              <w:rPr>
                <w:rFonts w:ascii="Calibri" w:hAnsi="Calibri" w:eastAsia="Calibri" w:cs="Calibri"/>
                <w:b/>
                <w:bCs/>
                <w:color w:val="FFFFFF"/>
                <w:sz w:val="22"/>
                <w:szCs w:val="22"/>
              </w:rPr>
              <w:t>10.1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77A5261C" w14:textId="7B4E7048">
            <w:pPr>
              <w:rPr>
                <w:rFonts w:ascii="Calibri" w:hAnsi="Calibri" w:cs="Calibri"/>
                <w:sz w:val="22"/>
                <w:szCs w:val="22"/>
              </w:rPr>
            </w:pPr>
            <w:r w:rsidRPr="00B407C6">
              <w:rPr>
                <w:rFonts w:ascii="Calibri" w:hAnsi="Calibri" w:eastAsia="Calibri" w:cs="Calibri"/>
                <w:b/>
                <w:bCs/>
                <w:color w:val="FFFFFF"/>
                <w:sz w:val="22"/>
                <w:szCs w:val="22"/>
              </w:rPr>
              <w:t xml:space="preserve">Transfer Order Structure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One Line per Batch per Source Location</w:t>
            </w:r>
          </w:p>
        </w:tc>
      </w:tr>
      <w:tr w:rsidRPr="00B407C6" w:rsidR="00035A73" w:rsidTr="316E832A" w14:paraId="0795887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4E3FB9B"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29384207" w14:textId="2D5762C0">
            <w:pPr>
              <w:spacing w:after="40"/>
              <w:rPr>
                <w:rFonts w:ascii="Calibri" w:hAnsi="Calibri" w:cs="Calibri"/>
                <w:sz w:val="22"/>
                <w:szCs w:val="22"/>
              </w:rPr>
            </w:pPr>
            <w:r w:rsidRPr="00B407C6">
              <w:rPr>
                <w:rFonts w:ascii="Calibri" w:hAnsi="Calibri" w:eastAsia="Calibri" w:cs="Calibri"/>
                <w:color w:val="1F1F1F"/>
                <w:sz w:val="22"/>
                <w:szCs w:val="22"/>
              </w:rPr>
              <w:t>A Transfer Order has ONE HEADER and MULTIPLE LINES. Each line = ONE BATCH from ONE SOURCE LOCATION (house). This design supports mixed-source shipments from multiple houses/farms in a single truck trip to Colcom. A Slap Mark / Physical Lot ID ([</w:t>
            </w:r>
            <w:r w:rsidRPr="00B407C6" w:rsidR="00F05623">
              <w:rPr>
                <w:rFonts w:ascii="Calibri" w:hAnsi="Calibri" w:eastAsia="Calibri" w:cs="Calibri"/>
                <w:color w:val="1F1F1F"/>
                <w:sz w:val="22"/>
                <w:szCs w:val="22"/>
              </w:rPr>
              <w:t>Farm Code</w:t>
            </w:r>
            <w:r w:rsidRPr="00B407C6">
              <w:rPr>
                <w:rFonts w:ascii="Calibri" w:hAnsi="Calibri" w:eastAsia="Calibri" w:cs="Calibri"/>
                <w:color w:val="1F1F1F"/>
                <w:sz w:val="22"/>
                <w:szCs w:val="22"/>
              </w:rPr>
              <w:t>]-[</w:t>
            </w:r>
            <w:r w:rsidRPr="00B407C6" w:rsidR="00F05623">
              <w:rPr>
                <w:rFonts w:ascii="Calibri" w:hAnsi="Calibri" w:eastAsia="Calibri" w:cs="Calibri"/>
                <w:color w:val="1F1F1F"/>
                <w:sz w:val="22"/>
                <w:szCs w:val="22"/>
              </w:rPr>
              <w:t>Batch No</w:t>
            </w:r>
            <w:r w:rsidR="00F05623">
              <w:rPr>
                <w:rFonts w:ascii="Calibri" w:hAnsi="Calibri" w:eastAsia="Calibri" w:cs="Calibri"/>
                <w:color w:val="1F1F1F"/>
                <w:sz w:val="22"/>
                <w:szCs w:val="22"/>
              </w:rPr>
              <w:t>.</w:t>
            </w:r>
            <w:r w:rsidRPr="00B407C6">
              <w:rPr>
                <w:rFonts w:ascii="Calibri" w:hAnsi="Calibri" w:eastAsia="Calibri" w:cs="Calibri"/>
                <w:color w:val="1F1F1F"/>
                <w:sz w:val="22"/>
                <w:szCs w:val="22"/>
              </w:rPr>
              <w:t>]) is auto-printed per line for physical pig identification at Colcom when multiple farms deliver on the same day.</w:t>
            </w:r>
          </w:p>
          <w:p w:rsidRPr="00B407C6" w:rsidR="00035A73" w:rsidRDefault="00000000" w14:paraId="6E49BC6A" w14:textId="77777777">
            <w:pPr>
              <w:spacing w:after="40"/>
              <w:rPr>
                <w:rFonts w:ascii="Calibri" w:hAnsi="Calibri" w:cs="Calibri"/>
                <w:sz w:val="22"/>
                <w:szCs w:val="22"/>
              </w:rPr>
            </w:pPr>
            <w:r w:rsidRPr="00B407C6">
              <w:rPr>
                <w:rFonts w:ascii="Calibri" w:hAnsi="Calibri" w:eastAsia="Calibri" w:cs="Calibri"/>
                <w:b/>
                <w:bCs/>
                <w:color w:val="C0392B"/>
                <w:sz w:val="22"/>
                <w:szCs w:val="22"/>
              </w:rPr>
              <w:t>WITHDRAWAL DAY HARD BLOCK:</w:t>
            </w:r>
            <w:r w:rsidRPr="00B407C6">
              <w:rPr>
                <w:rFonts w:ascii="Calibri" w:hAnsi="Calibri" w:eastAsia="Calibri" w:cs="Calibri"/>
                <w:color w:val="1F1F1F"/>
                <w:sz w:val="22"/>
                <w:szCs w:val="22"/>
              </w:rPr>
              <w:t xml:space="preserve"> Transfer Order cannot be created if ANY medicine withdrawal period is still active on ANY batch on any TO line. System checks all medicine lots used on each batch and calculates withdrawal clear date. If today &lt; withdrawal clear date: TO creation BLOCKED.</w:t>
            </w:r>
          </w:p>
          <w:p w:rsidRPr="00B407C6" w:rsidR="00035A73" w:rsidRDefault="00000000" w14:paraId="1DCE1F5A" w14:textId="77777777">
            <w:pPr>
              <w:spacing w:before="40" w:after="50"/>
              <w:rPr>
                <w:rFonts w:ascii="Calibri" w:hAnsi="Calibri" w:cs="Calibri"/>
                <w:sz w:val="22"/>
                <w:szCs w:val="22"/>
              </w:rPr>
            </w:pPr>
            <w:r w:rsidRPr="00B407C6">
              <w:rPr>
                <w:rFonts w:ascii="Calibri" w:hAnsi="Calibri" w:eastAsia="Calibri" w:cs="Calibri"/>
                <w:b/>
                <w:bCs/>
                <w:color w:val="1F4E79"/>
                <w:sz w:val="22"/>
                <w:szCs w:val="22"/>
              </w:rPr>
              <w:t>MIXED CONSIGNMENTS:</w:t>
            </w:r>
            <w:r w:rsidRPr="00B407C6">
              <w:rPr>
                <w:rFonts w:ascii="Calibri" w:hAnsi="Calibri" w:eastAsia="Calibri" w:cs="Calibri"/>
                <w:color w:val="1F1F1F"/>
                <w:sz w:val="22"/>
                <w:szCs w:val="22"/>
              </w:rPr>
              <w:t xml:space="preserve"> Commercial finishers and culled breeding animals (FA→Inventory converted) MUST be on SEPARATE TO lines with separate categories (COMMERCIAL vs CULLED_BREEDING_ASSET). Same invoice cannot mix the two.</w:t>
            </w:r>
          </w:p>
        </w:tc>
      </w:tr>
      <w:tr w:rsidRPr="00B407C6" w:rsidR="00035A73" w:rsidTr="316E832A" w14:paraId="466B862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EA08BEE"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4024EF5F"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Transfer Order → Slaughter → Invoice</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8A61E2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3FFD50B"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89CF66A" w14:textId="77777777">
                  <w:pPr>
                    <w:rPr>
                      <w:rFonts w:ascii="Calibri" w:hAnsi="Calibri" w:cs="Calibri"/>
                      <w:sz w:val="22"/>
                      <w:szCs w:val="22"/>
                    </w:rPr>
                  </w:pPr>
                  <w:r w:rsidRPr="00B407C6">
                    <w:rPr>
                      <w:rFonts w:ascii="Calibri" w:hAnsi="Calibri" w:eastAsia="Calibri" w:cs="Calibri"/>
                      <w:color w:val="1F1F1F"/>
                      <w:sz w:val="22"/>
                      <w:szCs w:val="22"/>
                    </w:rPr>
                    <w:t>HO Approval obtained externally. HO Approval Reference entered on TO header (mandatory).</w:t>
                  </w:r>
                </w:p>
              </w:tc>
            </w:tr>
          </w:tbl>
          <w:p w:rsidRPr="00B407C6" w:rsidR="00035A73" w:rsidRDefault="00000000" w14:paraId="47E0336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634884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F210A2C"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19041AE" w14:textId="77777777">
                  <w:pPr>
                    <w:rPr>
                      <w:rFonts w:ascii="Calibri" w:hAnsi="Calibri" w:cs="Calibri"/>
                      <w:sz w:val="22"/>
                      <w:szCs w:val="22"/>
                    </w:rPr>
                  </w:pPr>
                  <w:r w:rsidRPr="00B407C6">
                    <w:rPr>
                      <w:rFonts w:ascii="Calibri" w:hAnsi="Calibri" w:eastAsia="Calibri" w:cs="Calibri"/>
                      <w:color w:val="1F1F1F"/>
                      <w:sz w:val="22"/>
                      <w:szCs w:val="22"/>
                    </w:rPr>
                    <w:t>Farm Manager creates TO. Adds lines: per batch, per source house, head count, avg live weight, lot number, category. System auto-generates Slap Mark [</w:t>
                  </w:r>
                  <w:proofErr w:type="spellStart"/>
                  <w:r w:rsidRPr="00B407C6">
                    <w:rPr>
                      <w:rFonts w:ascii="Calibri" w:hAnsi="Calibri" w:eastAsia="Calibri" w:cs="Calibri"/>
                      <w:color w:val="1F1F1F"/>
                      <w:sz w:val="22"/>
                      <w:szCs w:val="22"/>
                    </w:rPr>
                    <w:t>FarmCode</w:t>
                  </w:r>
                  <w:proofErr w:type="spellEnd"/>
                  <w:r w:rsidRPr="00B407C6">
                    <w:rPr>
                      <w:rFonts w:ascii="Calibri" w:hAnsi="Calibri" w:eastAsia="Calibri" w:cs="Calibri"/>
                      <w:color w:val="1F1F1F"/>
                      <w:sz w:val="22"/>
                      <w:szCs w:val="22"/>
                    </w:rPr>
                    <w:t>]-[</w:t>
                  </w:r>
                  <w:proofErr w:type="spellStart"/>
                  <w:r w:rsidRPr="00B407C6">
                    <w:rPr>
                      <w:rFonts w:ascii="Calibri" w:hAnsi="Calibri" w:eastAsia="Calibri" w:cs="Calibri"/>
                      <w:color w:val="1F1F1F"/>
                      <w:sz w:val="22"/>
                      <w:szCs w:val="22"/>
                    </w:rPr>
                    <w:t>BatchNo</w:t>
                  </w:r>
                  <w:proofErr w:type="spellEnd"/>
                  <w:r w:rsidRPr="00B407C6">
                    <w:rPr>
                      <w:rFonts w:ascii="Calibri" w:hAnsi="Calibri" w:eastAsia="Calibri" w:cs="Calibri"/>
                      <w:color w:val="1F1F1F"/>
                      <w:sz w:val="22"/>
                      <w:szCs w:val="22"/>
                    </w:rPr>
                    <w:t>] per line.</w:t>
                  </w:r>
                </w:p>
              </w:tc>
            </w:tr>
          </w:tbl>
          <w:p w:rsidRPr="00B407C6" w:rsidR="00035A73" w:rsidRDefault="00000000" w14:paraId="285BE98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35D00D75"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69199CB4"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169D90FE" w14:textId="77777777">
                  <w:pPr>
                    <w:rPr>
                      <w:rFonts w:ascii="Calibri" w:hAnsi="Calibri" w:cs="Calibri"/>
                      <w:sz w:val="22"/>
                      <w:szCs w:val="22"/>
                    </w:rPr>
                  </w:pPr>
                  <w:r w:rsidRPr="00B407C6">
                    <w:rPr>
                      <w:rFonts w:ascii="Calibri" w:hAnsi="Calibri" w:eastAsia="Calibri" w:cs="Calibri"/>
                      <w:b/>
                      <w:bCs/>
                      <w:color w:val="1F4E79"/>
                      <w:sz w:val="22"/>
                      <w:szCs w:val="22"/>
                    </w:rPr>
                    <w:t>Any medicine withdrawal not clear on any batch?</w:t>
                  </w:r>
                </w:p>
              </w:tc>
            </w:tr>
            <w:tr w:rsidRPr="00B407C6" w:rsidR="00035A73" w14:paraId="72600374"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09A1094A"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t>
                  </w:r>
                  <w:r w:rsidRPr="00B407C6">
                    <w:rPr>
                      <w:rFonts w:ascii="Segoe UI Emoji" w:hAnsi="Segoe UI Emoji" w:eastAsia="Calibri" w:cs="Segoe UI Emoji"/>
                      <w:color w:val="1A7F5A"/>
                      <w:sz w:val="22"/>
                      <w:szCs w:val="22"/>
                    </w:rPr>
                    <w:t>🔴</w:t>
                  </w:r>
                  <w:r w:rsidRPr="00B407C6">
                    <w:rPr>
                      <w:rFonts w:ascii="Calibri" w:hAnsi="Calibri" w:eastAsia="Calibri" w:cs="Calibri"/>
                      <w:color w:val="1A7F5A"/>
                      <w:sz w:val="22"/>
                      <w:szCs w:val="22"/>
                    </w:rPr>
                    <w:t xml:space="preserve"> HARD BLOCK. TO cannot be confirmed. Withdrawal days remaining shown per batch.</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01EE0FD0"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24E14D52"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Proceed to vehicle assignment.</w:t>
                  </w:r>
                </w:p>
              </w:tc>
            </w:tr>
          </w:tbl>
          <w:p w:rsidRPr="00B407C6" w:rsidR="00035A73" w:rsidRDefault="00000000" w14:paraId="6871609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58A0614C"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60" w:type="dxa"/>
                    <w:left w:w="80" w:type="dxa"/>
                    <w:bottom w:w="60" w:type="dxa"/>
                    <w:right w:w="80" w:type="dxa"/>
                  </w:tcMar>
                  <w:vAlign w:val="center"/>
                </w:tcPr>
                <w:p w:rsidRPr="00B407C6" w:rsidR="00035A73" w:rsidRDefault="00000000" w14:paraId="60946164"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000000" w14:paraId="37692AEC" w14:textId="75A33CF7">
                  <w:pPr>
                    <w:rPr>
                      <w:rFonts w:ascii="Calibri" w:hAnsi="Calibri" w:cs="Calibri"/>
                      <w:sz w:val="22"/>
                      <w:szCs w:val="22"/>
                    </w:rPr>
                  </w:pPr>
                  <w:r w:rsidRPr="316E832A" w:rsidR="2C61B549">
                    <w:rPr>
                      <w:rFonts w:ascii="Calibri" w:hAnsi="Calibri" w:eastAsia="Calibri" w:cs="Calibri"/>
                      <w:color w:val="1F1F1F"/>
                      <w:sz w:val="22"/>
                      <w:szCs w:val="22"/>
                    </w:rPr>
                    <w:t xml:space="preserve">Vehicle and driver assigned. Transport cost </w:t>
                  </w:r>
                  <w:r w:rsidRPr="316E832A" w:rsidR="60F32A98">
                    <w:rPr>
                      <w:rFonts w:ascii="Calibri" w:hAnsi="Calibri" w:eastAsia="Calibri" w:cs="Calibri"/>
                      <w:color w:val="1F1F1F"/>
                      <w:sz w:val="22"/>
                      <w:szCs w:val="22"/>
                    </w:rPr>
                    <w:t>auto calculated</w:t>
                  </w:r>
                  <w:r w:rsidRPr="316E832A" w:rsidR="2C61B549">
                    <w:rPr>
                      <w:rFonts w:ascii="Calibri" w:hAnsi="Calibri" w:eastAsia="Calibri" w:cs="Calibri"/>
                      <w:color w:val="1F1F1F"/>
                      <w:sz w:val="22"/>
                      <w:szCs w:val="22"/>
                    </w:rPr>
                    <w:t>. TO Confirmed. D365BC: inventory transferred to IN TRANSIT per line (POST /</w:t>
                  </w:r>
                  <w:r w:rsidRPr="316E832A" w:rsidR="2C61B549">
                    <w:rPr>
                      <w:rFonts w:ascii="Calibri" w:hAnsi="Calibri" w:eastAsia="Calibri" w:cs="Calibri"/>
                      <w:color w:val="1F1F1F"/>
                      <w:sz w:val="22"/>
                      <w:szCs w:val="22"/>
                    </w:rPr>
                    <w:t>itemTransferShipments</w:t>
                  </w:r>
                  <w:r w:rsidRPr="316E832A" w:rsidR="2C61B549">
                    <w:rPr>
                      <w:rFonts w:ascii="Calibri" w:hAnsi="Calibri" w:eastAsia="Calibri" w:cs="Calibri"/>
                      <w:color w:val="1F1F1F"/>
                      <w:sz w:val="22"/>
                      <w:szCs w:val="22"/>
                    </w:rPr>
                    <w:t>).</w:t>
                  </w:r>
                </w:p>
              </w:tc>
            </w:tr>
          </w:tbl>
          <w:p w:rsidRPr="00B407C6" w:rsidR="00035A73" w:rsidRDefault="00000000" w14:paraId="1BC177F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C912127"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82483B7"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BDDF1C6" w14:textId="77777777">
                  <w:pPr>
                    <w:rPr>
                      <w:rFonts w:ascii="Calibri" w:hAnsi="Calibri" w:cs="Calibri"/>
                      <w:sz w:val="22"/>
                      <w:szCs w:val="22"/>
                    </w:rPr>
                  </w:pPr>
                  <w:r w:rsidRPr="00B407C6">
                    <w:rPr>
                      <w:rFonts w:ascii="Calibri" w:hAnsi="Calibri" w:eastAsia="Calibri" w:cs="Calibri"/>
                      <w:color w:val="1F1F1F"/>
                      <w:sz w:val="22"/>
                      <w:szCs w:val="22"/>
                    </w:rPr>
                    <w:t>WhatsApp dispatch notification sent to Colcom with TO details, vehicle, driver, expected arrival.</w:t>
                  </w:r>
                </w:p>
              </w:tc>
            </w:tr>
          </w:tbl>
          <w:p w:rsidRPr="00B407C6" w:rsidR="00035A73" w:rsidRDefault="00000000" w14:paraId="16B1C869"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9A03F29"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D6225B5"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C5421" w:rsidR="00035A73" w:rsidRDefault="00000000" w14:paraId="794D681E" w14:textId="1A65A189">
                  <w:pPr>
                    <w:rPr>
                      <w:rFonts w:ascii="Calibri" w:hAnsi="Calibri" w:cs="Calibri"/>
                      <w:color w:val="C00000"/>
                      <w:sz w:val="22"/>
                      <w:szCs w:val="22"/>
                    </w:rPr>
                  </w:pPr>
                  <w:r w:rsidRPr="00BC5421">
                    <w:rPr>
                      <w:rFonts w:ascii="Calibri" w:hAnsi="Calibri" w:eastAsia="Calibri" w:cs="Calibri"/>
                      <w:color w:val="1F1F1F"/>
                      <w:sz w:val="22"/>
                      <w:szCs w:val="22"/>
                    </w:rPr>
                    <w:t>COLCOM</w:t>
                  </w:r>
                  <w:r w:rsidRPr="00B407C6">
                    <w:rPr>
                      <w:rFonts w:ascii="Calibri" w:hAnsi="Calibri" w:eastAsia="Calibri" w:cs="Calibri"/>
                      <w:color w:val="1F1F1F"/>
                      <w:sz w:val="22"/>
                      <w:szCs w:val="22"/>
                    </w:rPr>
                    <w:t xml:space="preserve"> </w:t>
                  </w:r>
                  <w:r w:rsidR="00BC5421">
                    <w:rPr>
                      <w:rFonts w:ascii="Calibri" w:hAnsi="Calibri" w:eastAsia="Calibri" w:cs="Calibri"/>
                      <w:color w:val="1F1F1F"/>
                      <w:sz w:val="22"/>
                      <w:szCs w:val="22"/>
                    </w:rPr>
                    <w:t xml:space="preserve">(Internal or External user) </w:t>
                  </w:r>
                  <w:r w:rsidRPr="00B407C6">
                    <w:rPr>
                      <w:rFonts w:ascii="Calibri" w:hAnsi="Calibri" w:eastAsia="Calibri" w:cs="Calibri"/>
                      <w:color w:val="1F1F1F"/>
                      <w:sz w:val="22"/>
                      <w:szCs w:val="22"/>
                    </w:rPr>
                    <w:t xml:space="preserve">POD RECEIVED: </w:t>
                  </w:r>
                  <w:r w:rsidR="00645048">
                    <w:rPr>
                      <w:rFonts w:ascii="Calibri" w:hAnsi="Calibri" w:eastAsia="Calibri" w:cs="Calibri"/>
                      <w:color w:val="1F1F1F"/>
                      <w:sz w:val="22"/>
                      <w:szCs w:val="22"/>
                    </w:rPr>
                    <w:t xml:space="preserve">User </w:t>
                  </w:r>
                  <w:r w:rsidRPr="00B407C6">
                    <w:rPr>
                      <w:rFonts w:ascii="Calibri" w:hAnsi="Calibri" w:eastAsia="Calibri" w:cs="Calibri"/>
                      <w:color w:val="1F1F1F"/>
                      <w:sz w:val="22"/>
                      <w:szCs w:val="22"/>
                    </w:rPr>
                    <w:t>enters: Received Head Count, DOA Total Count. Selects DOA allocation method: MANUAL.</w:t>
                  </w:r>
                  <w:r w:rsidR="00BC5421">
                    <w:rPr>
                      <w:rFonts w:ascii="Calibri" w:hAnsi="Calibri" w:eastAsia="Calibri" w:cs="Calibri"/>
                      <w:color w:val="1F1F1F"/>
                      <w:sz w:val="22"/>
                      <w:szCs w:val="22"/>
                    </w:rPr>
                    <w:t xml:space="preserve"> (</w:t>
                  </w:r>
                  <w:r w:rsidR="00BC5421">
                    <w:rPr>
                      <w:rFonts w:ascii="Calibri" w:hAnsi="Calibri" w:eastAsia="Calibri" w:cs="Calibri"/>
                      <w:color w:val="C00000"/>
                      <w:sz w:val="22"/>
                      <w:szCs w:val="22"/>
                    </w:rPr>
                    <w:t xml:space="preserve">Process need to be </w:t>
                  </w:r>
                  <w:proofErr w:type="spellStart"/>
                  <w:r w:rsidR="00BC5421">
                    <w:rPr>
                      <w:rFonts w:ascii="Calibri" w:hAnsi="Calibri" w:eastAsia="Calibri" w:cs="Calibri"/>
                      <w:color w:val="C00000"/>
                      <w:sz w:val="22"/>
                      <w:szCs w:val="22"/>
                    </w:rPr>
                    <w:t>finilized</w:t>
                  </w:r>
                  <w:proofErr w:type="spellEnd"/>
                  <w:r w:rsidR="00BC5421">
                    <w:rPr>
                      <w:rFonts w:ascii="Calibri" w:hAnsi="Calibri" w:eastAsia="Calibri" w:cs="Calibri"/>
                      <w:color w:val="C00000"/>
                      <w:sz w:val="22"/>
                      <w:szCs w:val="22"/>
                    </w:rPr>
                    <w:t xml:space="preserve"> by Triple-C)</w:t>
                  </w:r>
                </w:p>
              </w:tc>
            </w:tr>
          </w:tbl>
          <w:p w:rsidRPr="00B407C6" w:rsidR="00035A73" w:rsidRDefault="00000000" w14:paraId="03A3CFE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DBCF40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E6B99C0"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0F62381" w14:textId="439C519F">
                  <w:pPr>
                    <w:rPr>
                      <w:rFonts w:ascii="Calibri" w:hAnsi="Calibri" w:cs="Calibri"/>
                      <w:sz w:val="22"/>
                      <w:szCs w:val="22"/>
                    </w:rPr>
                  </w:pPr>
                  <w:r w:rsidRPr="00B407C6">
                    <w:rPr>
                      <w:rFonts w:ascii="Calibri" w:hAnsi="Calibri" w:eastAsia="Calibri" w:cs="Calibri"/>
                      <w:color w:val="1F1F1F"/>
                      <w:sz w:val="22"/>
                      <w:szCs w:val="22"/>
                    </w:rPr>
                    <w:t xml:space="preserve">DOA posted to ORIGINAL batch + source location per MOM 24 Aug. Mortality records created: reason = DOA. Even though animals have already transferred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records created on original batch. D365BC: Dr Impairment Cr In-Transit per line.</w:t>
                  </w:r>
                </w:p>
              </w:tc>
            </w:tr>
          </w:tbl>
          <w:p w:rsidRPr="00B407C6" w:rsidR="00035A73" w:rsidRDefault="00000000" w14:paraId="14EA035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A77F23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08FCC51"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79E2ED8" w14:textId="543A884D">
                  <w:pPr>
                    <w:rPr>
                      <w:rFonts w:ascii="Calibri" w:hAnsi="Calibri" w:cs="Calibri"/>
                      <w:sz w:val="22"/>
                      <w:szCs w:val="22"/>
                    </w:rPr>
                  </w:pPr>
                  <w:r w:rsidRPr="00B407C6">
                    <w:rPr>
                      <w:rFonts w:ascii="Calibri" w:hAnsi="Calibri" w:eastAsia="Calibri" w:cs="Calibri"/>
                      <w:color w:val="1F1F1F"/>
                      <w:sz w:val="22"/>
                      <w:szCs w:val="22"/>
                    </w:rPr>
                    <w:t xml:space="preserve">Kill Sheet received from Colcom. Farm Manager attaches file to </w:t>
                  </w:r>
                  <w:proofErr w:type="spellStart"/>
                  <w:r w:rsidRPr="00B407C6">
                    <w:rPr>
                      <w:rFonts w:ascii="Calibri" w:hAnsi="Calibri" w:eastAsia="Calibri" w:cs="Calibri"/>
                      <w:color w:val="1F1F1F"/>
                      <w:sz w:val="22"/>
                      <w:szCs w:val="22"/>
                    </w:rPr>
                    <w:t>TO</w:t>
                  </w:r>
                  <w:proofErr w:type="spellEnd"/>
                  <w:r w:rsidRPr="00B407C6">
                    <w:rPr>
                      <w:rFonts w:ascii="Calibri" w:hAnsi="Calibri" w:eastAsia="Calibri" w:cs="Calibri"/>
                      <w:color w:val="1F1F1F"/>
                      <w:sz w:val="22"/>
                      <w:szCs w:val="22"/>
                    </w:rPr>
                    <w:t xml:space="preserve">. Enters carcass weights per line. Invoice: Delivered Qty × Avg Carcass Weight × Price/KG. Revenue posted to SUPPLYING FARM cost centre only (MOM 24 Aug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Porta revenue = Porta, Grasmere = Grasmere).</w:t>
                  </w:r>
                </w:p>
              </w:tc>
            </w:tr>
          </w:tbl>
          <w:p w:rsidRPr="00B407C6" w:rsidR="00035A73" w:rsidRDefault="00000000" w14:paraId="169397A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F2B6561"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372D7E37" w14:textId="77777777">
                  <w:pPr>
                    <w:jc w:val="center"/>
                    <w:rPr>
                      <w:rFonts w:ascii="Calibri" w:hAnsi="Calibri" w:cs="Calibri"/>
                      <w:sz w:val="22"/>
                      <w:szCs w:val="22"/>
                    </w:rPr>
                  </w:pPr>
                  <w:r w:rsidRPr="00B407C6">
                    <w:rPr>
                      <w:rFonts w:ascii="Calibri" w:hAnsi="Calibri" w:eastAsia="Calibri" w:cs="Calibri"/>
                      <w:b/>
                      <w:bCs/>
                      <w:color w:val="FFFFFF"/>
                      <w:sz w:val="22"/>
                      <w:szCs w:val="22"/>
                    </w:rPr>
                    <w:t>8</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74FE5AF" w14:textId="77777777">
                  <w:pPr>
                    <w:rPr>
                      <w:rFonts w:ascii="Calibri" w:hAnsi="Calibri" w:cs="Calibri"/>
                      <w:sz w:val="22"/>
                      <w:szCs w:val="22"/>
                    </w:rPr>
                  </w:pPr>
                  <w:r w:rsidRPr="00B407C6">
                    <w:rPr>
                      <w:rFonts w:ascii="Calibri" w:hAnsi="Calibri" w:eastAsia="Calibri" w:cs="Calibri"/>
                      <w:color w:val="1F1F1F"/>
                      <w:sz w:val="22"/>
                      <w:szCs w:val="22"/>
                    </w:rPr>
                    <w:t>Invoice posted to D365BC. TO status = RECONCILED → CLOSED. All lines must be reconciled before TO closes.</w:t>
                  </w:r>
                </w:p>
              </w:tc>
            </w:tr>
          </w:tbl>
          <w:p w:rsidRPr="00B407C6" w:rsidR="00035A73" w:rsidRDefault="00035A73" w14:paraId="3EDD2F47" w14:textId="77777777">
            <w:pPr>
              <w:rPr>
                <w:rFonts w:ascii="Calibri" w:hAnsi="Calibri" w:cs="Calibri"/>
                <w:sz w:val="22"/>
                <w:szCs w:val="22"/>
              </w:rPr>
            </w:pPr>
          </w:p>
        </w:tc>
      </w:tr>
      <w:tr w:rsidRPr="00B407C6" w:rsidR="00035A73" w:rsidTr="316E832A" w14:paraId="303649F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EE1BF01"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F05623" w14:paraId="1569629B" w14:textId="67CBCD41">
            <w:pPr>
              <w:spacing w:after="2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TO creation BLOCKED: medicine withdrawal active on any batch on any line.</w:t>
            </w:r>
          </w:p>
          <w:p w:rsidRPr="00B407C6" w:rsidR="00035A73" w:rsidRDefault="00F05623" w14:paraId="06F8949A" w14:textId="56BEAE71">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No POD received within 24h of expected arrival → CRITICAL alert to Farm Manager.</w:t>
            </w:r>
          </w:p>
          <w:p w:rsidRPr="00B407C6" w:rsidR="00035A73" w:rsidRDefault="00F05623" w14:paraId="09698595" w14:textId="69EBD941">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DOA % &gt; 5% of shipped head → CRITICAL alert to Farm Manager + Finance.</w:t>
            </w:r>
          </w:p>
        </w:tc>
      </w:tr>
      <w:tr w:rsidRPr="00B407C6" w:rsidR="00035A73" w:rsidTr="316E832A" w14:paraId="431EAB27"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DC17D33"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72ECE4E4" w14:textId="77777777">
            <w:pPr>
              <w:spacing w:after="20"/>
              <w:rPr>
                <w:rFonts w:ascii="Calibri" w:hAnsi="Calibri" w:cs="Calibri"/>
                <w:sz w:val="22"/>
                <w:szCs w:val="22"/>
              </w:rPr>
            </w:pPr>
            <w:r w:rsidRPr="00B407C6">
              <w:rPr>
                <w:rFonts w:ascii="Calibri" w:hAnsi="Calibri" w:eastAsia="Calibri" w:cs="Calibri"/>
                <w:color w:val="1F1F1F"/>
                <w:sz w:val="22"/>
                <w:szCs w:val="22"/>
              </w:rPr>
              <w:t>• HO Approval Reference mandatory on TO header. Cannot confirm TO without it.</w:t>
            </w:r>
          </w:p>
          <w:p w:rsidRPr="00B407C6" w:rsidR="00035A73" w:rsidRDefault="00000000" w14:paraId="0515F718" w14:textId="77777777">
            <w:pPr>
              <w:spacing w:before="40" w:after="50"/>
              <w:rPr>
                <w:rFonts w:ascii="Calibri" w:hAnsi="Calibri" w:cs="Calibri"/>
                <w:sz w:val="22"/>
                <w:szCs w:val="22"/>
              </w:rPr>
            </w:pPr>
            <w:r w:rsidRPr="00B407C6">
              <w:rPr>
                <w:rFonts w:ascii="Calibri" w:hAnsi="Calibri" w:eastAsia="Calibri" w:cs="Calibri"/>
                <w:color w:val="1F1F1F"/>
                <w:sz w:val="22"/>
                <w:szCs w:val="22"/>
              </w:rPr>
              <w:t>• DOA must be posted before TO can be closed. TO stays open until all lines reconciled.</w:t>
            </w:r>
          </w:p>
          <w:p w:rsidRPr="00B407C6" w:rsidR="00035A73" w:rsidRDefault="00000000" w14:paraId="36B4F55D" w14:textId="77777777">
            <w:pPr>
              <w:spacing w:before="40" w:after="50"/>
              <w:rPr>
                <w:rFonts w:ascii="Calibri" w:hAnsi="Calibri" w:cs="Calibri"/>
                <w:sz w:val="22"/>
                <w:szCs w:val="22"/>
              </w:rPr>
            </w:pPr>
            <w:r w:rsidRPr="00B407C6">
              <w:rPr>
                <w:rFonts w:ascii="Calibri" w:hAnsi="Calibri" w:eastAsia="Calibri" w:cs="Calibri"/>
                <w:color w:val="1F1F1F"/>
                <w:sz w:val="22"/>
                <w:szCs w:val="22"/>
              </w:rPr>
              <w:t>• Revenue posted to SUPPLYING FARM cost centre. If multiple farms deliver same day: SEPARATE TO per farm mandatory.</w:t>
            </w:r>
          </w:p>
          <w:p w:rsidRPr="00B407C6" w:rsidR="00035A73" w:rsidRDefault="00000000" w14:paraId="5735B99D" w14:textId="77777777">
            <w:pPr>
              <w:spacing w:before="40" w:after="50"/>
              <w:rPr>
                <w:rFonts w:ascii="Calibri" w:hAnsi="Calibri" w:cs="Calibri"/>
                <w:sz w:val="22"/>
                <w:szCs w:val="22"/>
              </w:rPr>
            </w:pPr>
            <w:r w:rsidRPr="00B407C6">
              <w:rPr>
                <w:rFonts w:ascii="Calibri" w:hAnsi="Calibri" w:eastAsia="Calibri" w:cs="Calibri"/>
                <w:color w:val="1F1F1F"/>
                <w:sz w:val="22"/>
                <w:szCs w:val="22"/>
              </w:rPr>
              <w:t>• Culled breeding animal: FA→Inventory conversion must be Finance-approved BEFORE the TO line for that animal can be created (Section 10.2).</w:t>
            </w:r>
          </w:p>
        </w:tc>
      </w:tr>
    </w:tbl>
    <w:p w:rsidRPr="00B407C6" w:rsidR="00035A73" w:rsidRDefault="00035A73" w14:paraId="0A98DF52"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4108B75E"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25BC12B3" w14:textId="77777777">
            <w:pPr>
              <w:rPr>
                <w:rFonts w:ascii="Calibri" w:hAnsi="Calibri" w:cs="Calibri"/>
                <w:sz w:val="22"/>
                <w:szCs w:val="22"/>
              </w:rPr>
            </w:pPr>
            <w:r w:rsidRPr="00B407C6">
              <w:rPr>
                <w:rFonts w:ascii="Calibri" w:hAnsi="Calibri" w:eastAsia="Calibri" w:cs="Calibri"/>
                <w:b/>
                <w:bCs/>
                <w:color w:val="FFFFFF"/>
                <w:sz w:val="22"/>
                <w:szCs w:val="22"/>
              </w:rPr>
              <w:t>10.2</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3B262290" w14:textId="77777777">
            <w:pPr>
              <w:rPr>
                <w:rFonts w:ascii="Calibri" w:hAnsi="Calibri" w:cs="Calibri"/>
                <w:sz w:val="22"/>
                <w:szCs w:val="22"/>
              </w:rPr>
            </w:pPr>
            <w:r w:rsidRPr="00B407C6">
              <w:rPr>
                <w:rFonts w:ascii="Calibri" w:hAnsi="Calibri" w:eastAsia="Calibri" w:cs="Calibri"/>
                <w:b/>
                <w:bCs/>
                <w:color w:val="FFFFFF"/>
                <w:sz w:val="22"/>
                <w:szCs w:val="22"/>
              </w:rPr>
              <w:t>Fixed Asset → Inventory Conversion for Culled Breeding Animals</w:t>
            </w:r>
          </w:p>
        </w:tc>
      </w:tr>
      <w:tr w:rsidRPr="00B407C6" w:rsidR="00035A73" w14:paraId="61166EF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66F6ED0"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7BFAD6FC" w14:textId="77777777">
            <w:pPr>
              <w:spacing w:before="40" w:after="50"/>
              <w:rPr>
                <w:rFonts w:ascii="Calibri" w:hAnsi="Calibri" w:cs="Calibri"/>
                <w:sz w:val="22"/>
                <w:szCs w:val="22"/>
              </w:rPr>
            </w:pPr>
            <w:r w:rsidRPr="00B407C6">
              <w:rPr>
                <w:rFonts w:ascii="Calibri" w:hAnsi="Calibri" w:eastAsia="Calibri" w:cs="Calibri"/>
                <w:color w:val="1F1F1F"/>
                <w:sz w:val="22"/>
                <w:szCs w:val="22"/>
              </w:rPr>
              <w:t xml:space="preserve">When a breeding sow/boar is culled and sent to slaughter, the Fixed Asset must be converted to inventory BEFORE it can be sold. Process: (1) Out-of-Production Date recorded on Animal Register. (2) Farm Manager initiates FA→Inventory conversion request. (3) Finance approves. (4) D365BC FA Disposal fired (reduces FA value). (5) D365BC Inventory Receipt fired (creates inventory item at net book value or current market value). (6) Animal status = CONVERTED_INV. (7) Animal now added to </w:t>
            </w:r>
            <w:proofErr w:type="spellStart"/>
            <w:r w:rsidRPr="00B407C6">
              <w:rPr>
                <w:rFonts w:ascii="Calibri" w:hAnsi="Calibri" w:eastAsia="Calibri" w:cs="Calibri"/>
                <w:color w:val="1F1F1F"/>
                <w:sz w:val="22"/>
                <w:szCs w:val="22"/>
              </w:rPr>
              <w:t>TO</w:t>
            </w:r>
            <w:proofErr w:type="spellEnd"/>
            <w:r w:rsidRPr="00B407C6">
              <w:rPr>
                <w:rFonts w:ascii="Calibri" w:hAnsi="Calibri" w:eastAsia="Calibri" w:cs="Calibri"/>
                <w:color w:val="1F1F1F"/>
                <w:sz w:val="22"/>
                <w:szCs w:val="22"/>
              </w:rPr>
              <w:t xml:space="preserve"> as separate CULLED_BREEDING_ASSET line.</w:t>
            </w:r>
          </w:p>
        </w:tc>
      </w:tr>
      <w:tr w:rsidRPr="00B407C6" w:rsidR="00035A73" w14:paraId="5FCF2A2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4AAF4E2"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1D815A12"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FA → Inventory Conversion</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AB77A3D"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6692176"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A3552D5" w14:textId="77777777">
                  <w:pPr>
                    <w:rPr>
                      <w:rFonts w:ascii="Calibri" w:hAnsi="Calibri" w:cs="Calibri"/>
                      <w:sz w:val="22"/>
                      <w:szCs w:val="22"/>
                    </w:rPr>
                  </w:pPr>
                  <w:r w:rsidRPr="00B407C6">
                    <w:rPr>
                      <w:rFonts w:ascii="Calibri" w:hAnsi="Calibri" w:eastAsia="Calibri" w:cs="Calibri"/>
                      <w:color w:val="1F1F1F"/>
                      <w:sz w:val="22"/>
                      <w:szCs w:val="22"/>
                    </w:rPr>
                    <w:t>Farm Manager records Out-of-Production Date on Animal Register. Initiates conversion request.</w:t>
                  </w:r>
                </w:p>
              </w:tc>
            </w:tr>
          </w:tbl>
          <w:p w:rsidRPr="00B407C6" w:rsidR="00035A73" w:rsidRDefault="00000000" w14:paraId="2BD94D3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DE43418"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A748675"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3570EEB" w14:textId="77777777">
                  <w:pPr>
                    <w:rPr>
                      <w:rFonts w:ascii="Calibri" w:hAnsi="Calibri" w:cs="Calibri"/>
                      <w:sz w:val="22"/>
                      <w:szCs w:val="22"/>
                    </w:rPr>
                  </w:pPr>
                  <w:r w:rsidRPr="00B407C6">
                    <w:rPr>
                      <w:rFonts w:ascii="Calibri" w:hAnsi="Calibri" w:eastAsia="Calibri" w:cs="Calibri"/>
                      <w:color w:val="1F1F1F"/>
                      <w:sz w:val="22"/>
                      <w:szCs w:val="22"/>
                    </w:rPr>
                    <w:t>Finance reviews and APPROVES conversion. Enters: Market Value (KG × market price per KG) or NBV from FA card.</w:t>
                  </w:r>
                </w:p>
              </w:tc>
            </w:tr>
          </w:tbl>
          <w:p w:rsidRPr="00B407C6" w:rsidR="00035A73" w:rsidRDefault="00000000" w14:paraId="66AF7E1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AC2797F"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5863969"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9555C4B" w14:textId="77777777">
                  <w:pPr>
                    <w:rPr>
                      <w:rFonts w:ascii="Calibri" w:hAnsi="Calibri" w:cs="Calibri"/>
                      <w:sz w:val="22"/>
                      <w:szCs w:val="22"/>
                    </w:rPr>
                  </w:pPr>
                  <w:r w:rsidRPr="00B407C6">
                    <w:rPr>
                      <w:rFonts w:ascii="Calibri" w:hAnsi="Calibri" w:eastAsia="Calibri" w:cs="Calibri"/>
                      <w:color w:val="1F1F1F"/>
                      <w:sz w:val="22"/>
                      <w:szCs w:val="22"/>
                    </w:rPr>
                    <w:t>D365BC: FA Disposal entry (POST /faDisposal). FA value reduced to 0.</w:t>
                  </w:r>
                </w:p>
              </w:tc>
            </w:tr>
          </w:tbl>
          <w:p w:rsidRPr="00B407C6" w:rsidR="00035A73" w:rsidRDefault="00000000" w14:paraId="31BBC53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9337E6D"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B89C525"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F5CE113" w14:textId="0BC5773E">
                  <w:pPr>
                    <w:rPr>
                      <w:rFonts w:ascii="Calibri" w:hAnsi="Calibri" w:cs="Calibri"/>
                      <w:sz w:val="22"/>
                      <w:szCs w:val="22"/>
                    </w:rPr>
                  </w:pPr>
                  <w:r w:rsidRPr="00B407C6">
                    <w:rPr>
                      <w:rFonts w:ascii="Calibri" w:hAnsi="Calibri" w:eastAsia="Calibri" w:cs="Calibri"/>
                      <w:color w:val="1F1F1F"/>
                      <w:sz w:val="22"/>
                      <w:szCs w:val="22"/>
                    </w:rPr>
                    <w:t>D365BC: Inventory Receipt entry (POST /</w:t>
                  </w:r>
                  <w:r w:rsidRPr="00B407C6" w:rsidR="00F05623">
                    <w:rPr>
                      <w:rFonts w:ascii="Calibri" w:hAnsi="Calibri" w:eastAsia="Calibri" w:cs="Calibri"/>
                      <w:color w:val="1F1F1F"/>
                      <w:sz w:val="22"/>
                      <w:szCs w:val="22"/>
                    </w:rPr>
                    <w:t>item Ledger Entries</w:t>
                  </w:r>
                  <w:r w:rsidRPr="00B407C6">
                    <w:rPr>
                      <w:rFonts w:ascii="Calibri" w:hAnsi="Calibri" w:eastAsia="Calibri" w:cs="Calibri"/>
                      <w:color w:val="1F1F1F"/>
                      <w:sz w:val="22"/>
                      <w:szCs w:val="22"/>
                    </w:rPr>
                    <w:t xml:space="preserv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positive). Inventory item created at approved value. If market &gt; NBV: Dr Inventory Cr FA Cr Gain on Disposal. If market &lt; NBV: Dr Inventory Dr Loss Cr FA.</w:t>
                  </w:r>
                </w:p>
              </w:tc>
            </w:tr>
          </w:tbl>
          <w:p w:rsidRPr="00B407C6" w:rsidR="00035A73" w:rsidRDefault="00000000" w14:paraId="7786045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F2FBF15"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6B61A19F"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B824221" w14:textId="77777777">
                  <w:pPr>
                    <w:rPr>
                      <w:rFonts w:ascii="Calibri" w:hAnsi="Calibri" w:cs="Calibri"/>
                      <w:sz w:val="22"/>
                      <w:szCs w:val="22"/>
                    </w:rPr>
                  </w:pPr>
                  <w:r w:rsidRPr="00B407C6">
                    <w:rPr>
                      <w:rFonts w:ascii="Calibri" w:hAnsi="Calibri" w:eastAsia="Calibri" w:cs="Calibri"/>
                      <w:color w:val="1F1F1F"/>
                      <w:sz w:val="22"/>
                      <w:szCs w:val="22"/>
                    </w:rPr>
                    <w:t>Animal status = CONVERTED_INV. Now selectable as CULLED_BREEDING_ASSET line on TO.</w:t>
                  </w:r>
                </w:p>
              </w:tc>
            </w:tr>
          </w:tbl>
          <w:p w:rsidRPr="00B407C6" w:rsidR="00035A73" w:rsidRDefault="00035A73" w14:paraId="15C27354" w14:textId="77777777">
            <w:pPr>
              <w:rPr>
                <w:rFonts w:ascii="Calibri" w:hAnsi="Calibri" w:cs="Calibri"/>
                <w:sz w:val="22"/>
                <w:szCs w:val="22"/>
              </w:rPr>
            </w:pPr>
          </w:p>
        </w:tc>
      </w:tr>
      <w:tr w:rsidRPr="00B407C6" w:rsidR="00035A73" w14:paraId="5F2D967C"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991867E"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tbl>
            <w:tblPr>
              <w:tblW w:w="76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52"/>
              <w:gridCol w:w="1652"/>
              <w:gridCol w:w="2084"/>
              <w:gridCol w:w="2253"/>
            </w:tblGrid>
            <w:tr w:rsidRPr="00B407C6" w:rsidR="00035A73" w:rsidTr="00F05623" w14:paraId="0C0C44F4" w14:textId="77777777">
              <w:trPr>
                <w:trHeight w:val="263"/>
                <w:tblHeader/>
              </w:trPr>
              <w:tc>
                <w:tcPr>
                  <w:tcW w:w="1652"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4EE16591" w14:textId="77777777">
                  <w:pPr>
                    <w:jc w:val="center"/>
                    <w:rPr>
                      <w:rFonts w:ascii="Calibri" w:hAnsi="Calibri" w:cs="Calibri"/>
                      <w:sz w:val="22"/>
                      <w:szCs w:val="22"/>
                    </w:rPr>
                  </w:pPr>
                  <w:r w:rsidRPr="00B407C6">
                    <w:rPr>
                      <w:rFonts w:ascii="Calibri" w:hAnsi="Calibri" w:eastAsia="Calibri" w:cs="Calibri"/>
                      <w:b/>
                      <w:bCs/>
                      <w:color w:val="FFFFFF"/>
                      <w:sz w:val="22"/>
                      <w:szCs w:val="22"/>
                    </w:rPr>
                    <w:t>System</w:t>
                  </w:r>
                </w:p>
              </w:tc>
              <w:tc>
                <w:tcPr>
                  <w:tcW w:w="1652"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380244B1" w14:textId="77777777">
                  <w:pPr>
                    <w:jc w:val="center"/>
                    <w:rPr>
                      <w:rFonts w:ascii="Calibri" w:hAnsi="Calibri" w:cs="Calibri"/>
                      <w:sz w:val="22"/>
                      <w:szCs w:val="22"/>
                    </w:rPr>
                  </w:pPr>
                  <w:r w:rsidRPr="00B407C6">
                    <w:rPr>
                      <w:rFonts w:ascii="Calibri" w:hAnsi="Calibri" w:eastAsia="Calibri" w:cs="Calibri"/>
                      <w:b/>
                      <w:bCs/>
                      <w:color w:val="FFFFFF"/>
                      <w:sz w:val="22"/>
                      <w:szCs w:val="22"/>
                    </w:rPr>
                    <w:t>Event / Trigger</w:t>
                  </w:r>
                </w:p>
              </w:tc>
              <w:tc>
                <w:tcPr>
                  <w:tcW w:w="2084"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4A120C0C" w14:textId="77777777">
                  <w:pPr>
                    <w:jc w:val="center"/>
                    <w:rPr>
                      <w:rFonts w:ascii="Calibri" w:hAnsi="Calibri" w:cs="Calibri"/>
                      <w:sz w:val="22"/>
                      <w:szCs w:val="22"/>
                    </w:rPr>
                  </w:pPr>
                  <w:r w:rsidRPr="00B407C6">
                    <w:rPr>
                      <w:rFonts w:ascii="Calibri" w:hAnsi="Calibri" w:eastAsia="Calibri" w:cs="Calibri"/>
                      <w:b/>
                      <w:bCs/>
                      <w:color w:val="FFFFFF"/>
                      <w:sz w:val="22"/>
                      <w:szCs w:val="22"/>
                    </w:rPr>
                    <w:t>NAVFarm Action</w:t>
                  </w:r>
                </w:p>
              </w:tc>
              <w:tc>
                <w:tcPr>
                  <w:tcW w:w="2253"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316508B8" w14:textId="77777777">
                  <w:pPr>
                    <w:jc w:val="center"/>
                    <w:rPr>
                      <w:rFonts w:ascii="Calibri" w:hAnsi="Calibri" w:cs="Calibri"/>
                      <w:sz w:val="22"/>
                      <w:szCs w:val="22"/>
                    </w:rPr>
                  </w:pPr>
                  <w:r w:rsidRPr="00B407C6">
                    <w:rPr>
                      <w:rFonts w:ascii="Calibri" w:hAnsi="Calibri" w:eastAsia="Calibri" w:cs="Calibri"/>
                      <w:b/>
                      <w:bCs/>
                      <w:color w:val="FFFFFF"/>
                      <w:sz w:val="22"/>
                      <w:szCs w:val="22"/>
                    </w:rPr>
                    <w:t>D365BC / PV Action + Table</w:t>
                  </w:r>
                </w:p>
              </w:tc>
            </w:tr>
            <w:tr w:rsidRPr="00B407C6" w:rsidR="00035A73" w:rsidTr="00F05623" w14:paraId="2D05FCAB" w14:textId="77777777">
              <w:trPr>
                <w:trHeight w:val="526"/>
              </w:trPr>
              <w:tc>
                <w:tcPr>
                  <w:tcW w:w="165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DBDEA67"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5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9D6603E" w14:textId="77777777">
                  <w:pPr>
                    <w:rPr>
                      <w:rFonts w:ascii="Calibri" w:hAnsi="Calibri" w:cs="Calibri"/>
                      <w:sz w:val="22"/>
                      <w:szCs w:val="22"/>
                    </w:rPr>
                  </w:pPr>
                  <w:r w:rsidRPr="00B407C6">
                    <w:rPr>
                      <w:rFonts w:ascii="Calibri" w:hAnsi="Calibri" w:eastAsia="Calibri" w:cs="Calibri"/>
                      <w:color w:val="1F1F1F"/>
                      <w:sz w:val="22"/>
                      <w:szCs w:val="22"/>
                    </w:rPr>
                    <w:t>Finance approves conversion</w:t>
                  </w:r>
                </w:p>
              </w:tc>
              <w:tc>
                <w:tcPr>
                  <w:tcW w:w="208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036D071" w14:textId="77777777">
                  <w:pPr>
                    <w:rPr>
                      <w:rFonts w:ascii="Calibri" w:hAnsi="Calibri" w:cs="Calibri"/>
                      <w:sz w:val="22"/>
                      <w:szCs w:val="22"/>
                    </w:rPr>
                  </w:pPr>
                  <w:r w:rsidRPr="00B407C6">
                    <w:rPr>
                      <w:rFonts w:ascii="Calibri" w:hAnsi="Calibri" w:eastAsia="Calibri" w:cs="Calibri"/>
                      <w:color w:val="1F1F1F"/>
                      <w:sz w:val="22"/>
                      <w:szCs w:val="22"/>
                    </w:rPr>
                    <w:t>FA Disposal entry</w:t>
                  </w:r>
                </w:p>
              </w:tc>
              <w:tc>
                <w:tcPr>
                  <w:tcW w:w="225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1E72F14" w14:textId="4B76B88B">
                  <w:pPr>
                    <w:rPr>
                      <w:rFonts w:ascii="Calibri" w:hAnsi="Calibri" w:cs="Calibri"/>
                      <w:sz w:val="22"/>
                      <w:szCs w:val="22"/>
                    </w:rPr>
                  </w:pPr>
                  <w:r w:rsidRPr="00B407C6">
                    <w:rPr>
                      <w:rFonts w:ascii="Calibri" w:hAnsi="Calibri" w:eastAsia="Calibri" w:cs="Calibri"/>
                      <w:color w:val="1F1F1F"/>
                      <w:sz w:val="22"/>
                      <w:szCs w:val="22"/>
                    </w:rPr>
                    <w:t xml:space="preserve">POST /faDisposal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FA value cleared</w:t>
                  </w:r>
                </w:p>
              </w:tc>
            </w:tr>
            <w:tr w:rsidRPr="00B407C6" w:rsidR="00035A73" w:rsidTr="00F05623" w14:paraId="3381870B" w14:textId="77777777">
              <w:trPr>
                <w:trHeight w:val="780"/>
              </w:trPr>
              <w:tc>
                <w:tcPr>
                  <w:tcW w:w="1652"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9BAEB49"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52"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2E12E14" w14:textId="77777777">
                  <w:pPr>
                    <w:rPr>
                      <w:rFonts w:ascii="Calibri" w:hAnsi="Calibri" w:cs="Calibri"/>
                      <w:sz w:val="22"/>
                      <w:szCs w:val="22"/>
                    </w:rPr>
                  </w:pPr>
                  <w:r w:rsidRPr="00B407C6">
                    <w:rPr>
                      <w:rFonts w:ascii="Calibri" w:hAnsi="Calibri" w:eastAsia="Calibri" w:cs="Calibri"/>
                      <w:color w:val="1F1F1F"/>
                      <w:sz w:val="22"/>
                      <w:szCs w:val="22"/>
                    </w:rPr>
                    <w:t>Finance approves conversion</w:t>
                  </w:r>
                </w:p>
              </w:tc>
              <w:tc>
                <w:tcPr>
                  <w:tcW w:w="2084"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3B197F2" w14:textId="77777777">
                  <w:pPr>
                    <w:rPr>
                      <w:rFonts w:ascii="Calibri" w:hAnsi="Calibri" w:cs="Calibri"/>
                      <w:sz w:val="22"/>
                      <w:szCs w:val="22"/>
                    </w:rPr>
                  </w:pPr>
                  <w:r w:rsidRPr="00B407C6">
                    <w:rPr>
                      <w:rFonts w:ascii="Calibri" w:hAnsi="Calibri" w:eastAsia="Calibri" w:cs="Calibri"/>
                      <w:color w:val="1F1F1F"/>
                      <w:sz w:val="22"/>
                      <w:szCs w:val="22"/>
                    </w:rPr>
                    <w:t>Inventory Receipt created</w:t>
                  </w:r>
                </w:p>
              </w:tc>
              <w:tc>
                <w:tcPr>
                  <w:tcW w:w="2253"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0F1F014C" w14:textId="04A4017B">
                  <w:pPr>
                    <w:rPr>
                      <w:rFonts w:ascii="Calibri" w:hAnsi="Calibri" w:cs="Calibri"/>
                      <w:sz w:val="22"/>
                      <w:szCs w:val="22"/>
                    </w:rPr>
                  </w:pPr>
                  <w:r w:rsidRPr="00B407C6">
                    <w:rPr>
                      <w:rFonts w:ascii="Calibri" w:hAnsi="Calibri" w:eastAsia="Calibri" w:cs="Calibri"/>
                      <w:color w:val="1F1F1F"/>
                      <w:sz w:val="22"/>
                      <w:szCs w:val="22"/>
                    </w:rPr>
                    <w:t>POST /</w:t>
                  </w:r>
                  <w:r w:rsidRPr="00B407C6" w:rsidR="00F05623">
                    <w:rPr>
                      <w:rFonts w:ascii="Calibri" w:hAnsi="Calibri" w:eastAsia="Calibri" w:cs="Calibri"/>
                      <w:color w:val="1F1F1F"/>
                      <w:sz w:val="22"/>
                      <w:szCs w:val="22"/>
                    </w:rPr>
                    <w:t>item Ledger Entries</w:t>
                  </w:r>
                  <w:r w:rsidRPr="00B407C6">
                    <w:rPr>
                      <w:rFonts w:ascii="Calibri" w:hAnsi="Calibri" w:eastAsia="Calibri" w:cs="Calibri"/>
                      <w:color w:val="1F1F1F"/>
                      <w:sz w:val="22"/>
                      <w:szCs w:val="22"/>
                    </w:rPr>
                    <w:t xml:space="preserve"> (positive) at market or NBV value</w:t>
                  </w:r>
                </w:p>
              </w:tc>
            </w:tr>
          </w:tbl>
          <w:p w:rsidRPr="00B407C6" w:rsidR="00035A73" w:rsidRDefault="00035A73" w14:paraId="0B2680F3" w14:textId="77777777">
            <w:pPr>
              <w:rPr>
                <w:rFonts w:ascii="Calibri" w:hAnsi="Calibri" w:cs="Calibri"/>
                <w:sz w:val="22"/>
                <w:szCs w:val="22"/>
              </w:rPr>
            </w:pPr>
          </w:p>
        </w:tc>
      </w:tr>
      <w:tr w:rsidRPr="00B407C6" w:rsidR="00035A73" w14:paraId="2778B4B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2F2F354"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F05623" w14:paraId="6D6DC703" w14:textId="0BB49833">
            <w:pPr>
              <w:spacing w:before="40" w:after="50"/>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Culled breeding animal on TO line without FA→Inventory conversion → HARD BLOCK.</w:t>
            </w:r>
          </w:p>
        </w:tc>
      </w:tr>
      <w:tr w:rsidRPr="00B407C6" w:rsidR="00035A73" w14:paraId="1422DB0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CB9258C"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45E242A0" w14:textId="77777777">
            <w:pPr>
              <w:spacing w:before="40" w:after="50"/>
              <w:rPr>
                <w:rFonts w:ascii="Calibri" w:hAnsi="Calibri" w:cs="Calibri"/>
                <w:sz w:val="22"/>
                <w:szCs w:val="22"/>
              </w:rPr>
            </w:pPr>
            <w:r w:rsidRPr="00B407C6">
              <w:rPr>
                <w:rFonts w:ascii="Calibri" w:hAnsi="Calibri" w:eastAsia="Calibri" w:cs="Calibri"/>
                <w:color w:val="1F1F1F"/>
                <w:sz w:val="22"/>
                <w:szCs w:val="22"/>
              </w:rPr>
              <w:t>• Finance approval mandatory for FA→Inventory conversion. Farm Manager cannot self-approve.</w:t>
            </w:r>
          </w:p>
        </w:tc>
      </w:tr>
    </w:tbl>
    <w:p w:rsidRPr="00B407C6" w:rsidR="00035A73" w:rsidRDefault="00035A73" w14:paraId="183877E7" w14:textId="77777777">
      <w:pPr>
        <w:spacing w:before="20" w:after="20"/>
        <w:rPr>
          <w:rFonts w:ascii="Calibri" w:hAnsi="Calibri" w:cs="Calibri"/>
          <w:sz w:val="22"/>
          <w:szCs w:val="22"/>
        </w:rPr>
      </w:pPr>
    </w:p>
    <w:p w:rsidRPr="00B407C6" w:rsidR="00035A73" w:rsidRDefault="00035A73" w14:paraId="495C97C8" w14:textId="2A3FA373">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67FF7EA0"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0037BCB6"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11</w:t>
            </w:r>
          </w:p>
          <w:p w:rsidRPr="00B407C6" w:rsidR="00035A73" w:rsidRDefault="00000000" w14:paraId="754F388D" w14:textId="77777777">
            <w:pPr>
              <w:spacing w:after="20"/>
              <w:rPr>
                <w:rFonts w:ascii="Calibri" w:hAnsi="Calibri" w:cs="Calibri"/>
                <w:sz w:val="22"/>
                <w:szCs w:val="22"/>
              </w:rPr>
            </w:pPr>
            <w:r w:rsidRPr="00B407C6">
              <w:rPr>
                <w:rFonts w:ascii="Calibri" w:hAnsi="Calibri" w:eastAsia="Calibri" w:cs="Calibri"/>
                <w:b/>
                <w:bCs/>
                <w:color w:val="FFFFFF"/>
                <w:sz w:val="22"/>
                <w:szCs w:val="22"/>
              </w:rPr>
              <w:t>INVENTORY MANAGEMENT</w:t>
            </w:r>
          </w:p>
          <w:p w:rsidRPr="00B407C6" w:rsidR="00035A73" w:rsidRDefault="00000000" w14:paraId="7B398064" w14:textId="77777777">
            <w:pPr>
              <w:rPr>
                <w:rFonts w:ascii="Calibri" w:hAnsi="Calibri" w:cs="Calibri"/>
                <w:sz w:val="22"/>
                <w:szCs w:val="22"/>
              </w:rPr>
            </w:pPr>
            <w:r w:rsidRPr="00B407C6">
              <w:rPr>
                <w:rFonts w:ascii="Calibri" w:hAnsi="Calibri" w:eastAsia="Calibri" w:cs="Calibri"/>
                <w:color w:val="A8C8E8"/>
                <w:sz w:val="22"/>
                <w:szCs w:val="22"/>
              </w:rPr>
              <w:t>5 journal types, Inventory Ledger → Item Ledger → Value Ledger → GL linkage, Physical Inventory Journal</w:t>
            </w:r>
          </w:p>
        </w:tc>
      </w:tr>
    </w:tbl>
    <w:p w:rsidRPr="00B407C6" w:rsidR="00035A73" w:rsidRDefault="00035A73" w14:paraId="4FA9BB88"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24E79044"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3D8C3077" w14:textId="77777777">
            <w:pPr>
              <w:rPr>
                <w:rFonts w:ascii="Calibri" w:hAnsi="Calibri" w:cs="Calibri"/>
                <w:sz w:val="22"/>
                <w:szCs w:val="22"/>
              </w:rPr>
            </w:pPr>
            <w:r w:rsidRPr="00B407C6">
              <w:rPr>
                <w:rFonts w:ascii="Calibri" w:hAnsi="Calibri" w:eastAsia="Calibri" w:cs="Calibri"/>
                <w:b/>
                <w:bCs/>
                <w:color w:val="FFFFFF"/>
                <w:sz w:val="22"/>
                <w:szCs w:val="22"/>
              </w:rPr>
              <w:t>11.1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462C19D3" w14:textId="77777777">
            <w:pPr>
              <w:rPr>
                <w:rFonts w:ascii="Calibri" w:hAnsi="Calibri" w:cs="Calibri"/>
                <w:sz w:val="22"/>
                <w:szCs w:val="22"/>
              </w:rPr>
            </w:pPr>
            <w:r w:rsidRPr="00B407C6">
              <w:rPr>
                <w:rFonts w:ascii="Calibri" w:hAnsi="Calibri" w:eastAsia="Calibri" w:cs="Calibri"/>
                <w:b/>
                <w:bCs/>
                <w:color w:val="FFFFFF"/>
                <w:sz w:val="22"/>
                <w:szCs w:val="22"/>
              </w:rPr>
              <w:t>Inventory Journal Types and Ledger Linkage Chain</w:t>
            </w:r>
          </w:p>
        </w:tc>
      </w:tr>
      <w:tr w:rsidRPr="00B407C6" w:rsidR="00035A73" w14:paraId="7B48472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29647A9"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3A47F8C2" w14:textId="77777777">
            <w:pPr>
              <w:spacing w:after="40"/>
              <w:rPr>
                <w:rFonts w:ascii="Calibri" w:hAnsi="Calibri" w:cs="Calibri"/>
                <w:sz w:val="22"/>
                <w:szCs w:val="22"/>
              </w:rPr>
            </w:pPr>
            <w:r w:rsidRPr="00B407C6">
              <w:rPr>
                <w:rFonts w:ascii="Calibri" w:hAnsi="Calibri" w:eastAsia="Calibri" w:cs="Calibri"/>
                <w:color w:val="1F1F1F"/>
                <w:sz w:val="22"/>
                <w:szCs w:val="22"/>
              </w:rPr>
              <w:t>NAVFarm has 5 inventory journal types that map to D365BC ledger entries. EVERY NAVFarm inventory movement has a corresponding D365BC entry. The four-table chain provides full audit reconciliation.</w:t>
            </w:r>
          </w:p>
          <w:p w:rsidRPr="00B407C6" w:rsidR="00035A73" w:rsidRDefault="00000000" w14:paraId="761F068F" w14:textId="24803FAF">
            <w:pPr>
              <w:spacing w:after="20"/>
              <w:rPr>
                <w:rFonts w:ascii="Calibri" w:hAnsi="Calibri" w:cs="Calibri"/>
                <w:sz w:val="22"/>
                <w:szCs w:val="22"/>
              </w:rPr>
            </w:pPr>
            <w:r w:rsidRPr="00B407C6">
              <w:rPr>
                <w:rFonts w:ascii="Calibri" w:hAnsi="Calibri" w:eastAsia="Calibri" w:cs="Calibri"/>
                <w:b/>
                <w:bCs/>
                <w:color w:val="1F4E79"/>
                <w:sz w:val="22"/>
                <w:szCs w:val="22"/>
              </w:rPr>
              <w:t xml:space="preserve">Journal Type 1 </w:t>
            </w:r>
            <w:r w:rsidRPr="00B407C6" w:rsidR="00947466">
              <w:rPr>
                <w:rFonts w:ascii="Calibri" w:hAnsi="Calibri" w:eastAsia="Calibri" w:cs="Calibri"/>
                <w:b/>
                <w:bCs/>
                <w:color w:val="1F4E79"/>
                <w:sz w:val="22"/>
                <w:szCs w:val="22"/>
              </w:rPr>
              <w:t>-</w:t>
            </w:r>
            <w:r w:rsidRPr="00B407C6">
              <w:rPr>
                <w:rFonts w:ascii="Calibri" w:hAnsi="Calibri" w:eastAsia="Calibri" w:cs="Calibri"/>
                <w:b/>
                <w:bCs/>
                <w:color w:val="1F4E79"/>
                <w:sz w:val="22"/>
                <w:szCs w:val="22"/>
              </w:rPr>
              <w:t xml:space="preserve"> CONSUMPTION:</w:t>
            </w:r>
            <w:r w:rsidRPr="00B407C6">
              <w:rPr>
                <w:rFonts w:ascii="Calibri" w:hAnsi="Calibri" w:eastAsia="Calibri" w:cs="Calibri"/>
                <w:color w:val="1F1F1F"/>
                <w:sz w:val="22"/>
                <w:szCs w:val="22"/>
              </w:rPr>
              <w:t xml:space="preserve"> Auto-created on POST Day from Block 1 (feed) and Block 2 (medicine). Reduces inventory. D365BC: Dr Consumption Expense Cr Inventory.</w:t>
            </w:r>
          </w:p>
          <w:p w:rsidRPr="00B407C6" w:rsidR="00035A73" w:rsidRDefault="00000000" w14:paraId="1F4BA538" w14:textId="1952E05A">
            <w:pPr>
              <w:spacing w:after="20"/>
              <w:rPr>
                <w:rFonts w:ascii="Calibri" w:hAnsi="Calibri" w:cs="Calibri"/>
                <w:sz w:val="22"/>
                <w:szCs w:val="22"/>
              </w:rPr>
            </w:pPr>
            <w:r w:rsidRPr="00B407C6">
              <w:rPr>
                <w:rFonts w:ascii="Calibri" w:hAnsi="Calibri" w:eastAsia="Calibri" w:cs="Calibri"/>
                <w:b/>
                <w:bCs/>
                <w:color w:val="1F4E79"/>
                <w:sz w:val="22"/>
                <w:szCs w:val="22"/>
              </w:rPr>
              <w:t xml:space="preserve">Journal Type 2 </w:t>
            </w:r>
            <w:r w:rsidRPr="00B407C6" w:rsidR="00947466">
              <w:rPr>
                <w:rFonts w:ascii="Calibri" w:hAnsi="Calibri" w:eastAsia="Calibri" w:cs="Calibri"/>
                <w:b/>
                <w:bCs/>
                <w:color w:val="1F4E79"/>
                <w:sz w:val="22"/>
                <w:szCs w:val="22"/>
              </w:rPr>
              <w:t>-</w:t>
            </w:r>
            <w:r w:rsidRPr="00B407C6">
              <w:rPr>
                <w:rFonts w:ascii="Calibri" w:hAnsi="Calibri" w:eastAsia="Calibri" w:cs="Calibri"/>
                <w:b/>
                <w:bCs/>
                <w:color w:val="1F4E79"/>
                <w:sz w:val="22"/>
                <w:szCs w:val="22"/>
              </w:rPr>
              <w:t xml:space="preserve"> OUTPUT:</w:t>
            </w:r>
            <w:r w:rsidRPr="00B407C6">
              <w:rPr>
                <w:rFonts w:ascii="Calibri" w:hAnsi="Calibri" w:eastAsia="Calibri" w:cs="Calibri"/>
                <w:color w:val="1F1F1F"/>
                <w:sz w:val="22"/>
                <w:szCs w:val="22"/>
              </w:rPr>
              <w:t xml:space="preserve"> Auto-created on farrowing POST (piglets born). Increases inventory. D365BC: Dr Inventory Cr WIP/Bio-Asset.</w:t>
            </w:r>
          </w:p>
          <w:p w:rsidRPr="00B407C6" w:rsidR="00035A73" w:rsidRDefault="00000000" w14:paraId="340E2631" w14:textId="0A1A0349">
            <w:pPr>
              <w:spacing w:after="20"/>
              <w:rPr>
                <w:rFonts w:ascii="Calibri" w:hAnsi="Calibri" w:cs="Calibri"/>
                <w:sz w:val="22"/>
                <w:szCs w:val="22"/>
              </w:rPr>
            </w:pPr>
            <w:r w:rsidRPr="00B407C6">
              <w:rPr>
                <w:rFonts w:ascii="Calibri" w:hAnsi="Calibri" w:eastAsia="Calibri" w:cs="Calibri"/>
                <w:b/>
                <w:bCs/>
                <w:color w:val="1F4E79"/>
                <w:sz w:val="22"/>
                <w:szCs w:val="22"/>
              </w:rPr>
              <w:t xml:space="preserve">Journal Type 3 </w:t>
            </w:r>
            <w:r w:rsidRPr="00B407C6" w:rsidR="00947466">
              <w:rPr>
                <w:rFonts w:ascii="Calibri" w:hAnsi="Calibri" w:eastAsia="Calibri" w:cs="Calibri"/>
                <w:b/>
                <w:bCs/>
                <w:color w:val="1F4E79"/>
                <w:sz w:val="22"/>
                <w:szCs w:val="22"/>
              </w:rPr>
              <w:t>-</w:t>
            </w:r>
            <w:r w:rsidRPr="00B407C6">
              <w:rPr>
                <w:rFonts w:ascii="Calibri" w:hAnsi="Calibri" w:eastAsia="Calibri" w:cs="Calibri"/>
                <w:b/>
                <w:bCs/>
                <w:color w:val="1F4E79"/>
                <w:sz w:val="22"/>
                <w:szCs w:val="22"/>
              </w:rPr>
              <w:t xml:space="preserve"> POSITIVE ADJUSTMENT:</w:t>
            </w:r>
            <w:r w:rsidRPr="00B407C6">
              <w:rPr>
                <w:rFonts w:ascii="Calibri" w:hAnsi="Calibri" w:eastAsia="Calibri" w:cs="Calibri"/>
                <w:color w:val="1F1F1F"/>
                <w:sz w:val="22"/>
                <w:szCs w:val="22"/>
              </w:rPr>
              <w:t xml:space="preserve"> Manual increase (found stock, correction). Farm Manager approval mandatory. D365BC: Dr Inventory Cr Inventory Adjustment.</w:t>
            </w:r>
          </w:p>
          <w:p w:rsidRPr="00B407C6" w:rsidR="00035A73" w:rsidRDefault="00000000" w14:paraId="1DDBFF44" w14:textId="55502897">
            <w:pPr>
              <w:spacing w:after="20"/>
              <w:rPr>
                <w:rFonts w:ascii="Calibri" w:hAnsi="Calibri" w:cs="Calibri"/>
                <w:sz w:val="22"/>
                <w:szCs w:val="22"/>
              </w:rPr>
            </w:pPr>
            <w:r w:rsidRPr="00B407C6">
              <w:rPr>
                <w:rFonts w:ascii="Calibri" w:hAnsi="Calibri" w:eastAsia="Calibri" w:cs="Calibri"/>
                <w:b/>
                <w:bCs/>
                <w:color w:val="1F4E79"/>
                <w:sz w:val="22"/>
                <w:szCs w:val="22"/>
              </w:rPr>
              <w:t xml:space="preserve">Journal Type 4 </w:t>
            </w:r>
            <w:r w:rsidRPr="00B407C6" w:rsidR="00947466">
              <w:rPr>
                <w:rFonts w:ascii="Calibri" w:hAnsi="Calibri" w:eastAsia="Calibri" w:cs="Calibri"/>
                <w:b/>
                <w:bCs/>
                <w:color w:val="1F4E79"/>
                <w:sz w:val="22"/>
                <w:szCs w:val="22"/>
              </w:rPr>
              <w:t>-</w:t>
            </w:r>
            <w:r w:rsidRPr="00B407C6">
              <w:rPr>
                <w:rFonts w:ascii="Calibri" w:hAnsi="Calibri" w:eastAsia="Calibri" w:cs="Calibri"/>
                <w:b/>
                <w:bCs/>
                <w:color w:val="1F4E79"/>
                <w:sz w:val="22"/>
                <w:szCs w:val="22"/>
              </w:rPr>
              <w:t xml:space="preserve"> NEGATIVE ADJUSTMENT:</w:t>
            </w:r>
            <w:r w:rsidRPr="00B407C6">
              <w:rPr>
                <w:rFonts w:ascii="Calibri" w:hAnsi="Calibri" w:eastAsia="Calibri" w:cs="Calibri"/>
                <w:color w:val="1F1F1F"/>
                <w:sz w:val="22"/>
                <w:szCs w:val="22"/>
              </w:rPr>
              <w:t xml:space="preserve"> Manual reduction (damage, write-off). Farm Manager + Finance approval for large amounts. D365BC: Dr Inventory Adjustment Cr Inventory.</w:t>
            </w:r>
            <w:r w:rsidR="00E77C38">
              <w:rPr>
                <w:rFonts w:ascii="Calibri" w:hAnsi="Calibri" w:eastAsia="Calibri" w:cs="Calibri"/>
                <w:color w:val="1F1F1F"/>
                <w:sz w:val="22"/>
                <w:szCs w:val="22"/>
              </w:rPr>
              <w:t xml:space="preserve"> The inventory journal page will be provided in NAVFarm for the negative and positive adjustments and the batch has to be linked in this case. </w:t>
            </w:r>
          </w:p>
          <w:p w:rsidRPr="00B407C6" w:rsidR="00035A73" w:rsidRDefault="00000000" w14:paraId="1BDCA8E6" w14:textId="3615F48E">
            <w:pPr>
              <w:spacing w:before="40" w:after="50"/>
              <w:rPr>
                <w:rFonts w:ascii="Calibri" w:hAnsi="Calibri" w:cs="Calibri"/>
                <w:sz w:val="22"/>
                <w:szCs w:val="22"/>
              </w:rPr>
            </w:pPr>
            <w:r w:rsidRPr="00B407C6">
              <w:rPr>
                <w:rFonts w:ascii="Calibri" w:hAnsi="Calibri" w:eastAsia="Calibri" w:cs="Calibri"/>
                <w:b/>
                <w:bCs/>
                <w:color w:val="1F4E79"/>
                <w:sz w:val="22"/>
                <w:szCs w:val="22"/>
              </w:rPr>
              <w:t xml:space="preserve">Journal Type 5 </w:t>
            </w:r>
            <w:r w:rsidRPr="00B407C6" w:rsidR="00947466">
              <w:rPr>
                <w:rFonts w:ascii="Calibri" w:hAnsi="Calibri" w:eastAsia="Calibri" w:cs="Calibri"/>
                <w:b/>
                <w:bCs/>
                <w:color w:val="1F4E79"/>
                <w:sz w:val="22"/>
                <w:szCs w:val="22"/>
              </w:rPr>
              <w:t>-</w:t>
            </w:r>
            <w:r w:rsidRPr="00B407C6">
              <w:rPr>
                <w:rFonts w:ascii="Calibri" w:hAnsi="Calibri" w:eastAsia="Calibri" w:cs="Calibri"/>
                <w:b/>
                <w:bCs/>
                <w:color w:val="1F4E79"/>
                <w:sz w:val="22"/>
                <w:szCs w:val="22"/>
              </w:rPr>
              <w:t xml:space="preserve"> PHYSICAL INVENTORY JOURNAL:</w:t>
            </w:r>
            <w:r w:rsidRPr="00B407C6">
              <w:rPr>
                <w:rFonts w:ascii="Calibri" w:hAnsi="Calibri" w:eastAsia="Calibri" w:cs="Calibri"/>
                <w:color w:val="1F1F1F"/>
                <w:sz w:val="22"/>
                <w:szCs w:val="22"/>
              </w:rPr>
              <w:t xml:space="preserve"> Stock count reconciliation. System pre-fills ledger balance. Farm Manager enters physical count. Variance posted. D365BC: Dr/Cr Inventory Cr/Dr Physical Inventory Variance.</w:t>
            </w:r>
          </w:p>
        </w:tc>
      </w:tr>
      <w:tr w:rsidRPr="00B407C6" w:rsidR="00035A73" w14:paraId="2EC6B16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EDFC8CB"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0A26CAD2"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Inventory → Item Ledger → Value Ledger → GL Chain</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2DDB17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D3FA12D"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D16E861" w14:textId="77777777">
                  <w:pPr>
                    <w:rPr>
                      <w:rFonts w:ascii="Calibri" w:hAnsi="Calibri" w:cs="Calibri"/>
                      <w:sz w:val="22"/>
                      <w:szCs w:val="22"/>
                    </w:rPr>
                  </w:pPr>
                  <w:r w:rsidRPr="00B407C6">
                    <w:rPr>
                      <w:rFonts w:ascii="Calibri" w:hAnsi="Calibri" w:eastAsia="Calibri" w:cs="Calibri"/>
                      <w:color w:val="1F1F1F"/>
                      <w:sz w:val="22"/>
                      <w:szCs w:val="22"/>
                    </w:rPr>
                    <w:t>NAVFarm POST Day creates inventory_ledger_entry: Entry No, Item Code, Lot, Location, Batch, Qty (signed), Entry Type, Posting Date.</w:t>
                  </w:r>
                </w:p>
              </w:tc>
            </w:tr>
          </w:tbl>
          <w:p w:rsidRPr="00B407C6" w:rsidR="00035A73" w:rsidRDefault="00000000" w14:paraId="1DED44F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7098863"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27ACC49"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BFBD43A" w14:textId="269A2047">
                  <w:pPr>
                    <w:rPr>
                      <w:rFonts w:ascii="Calibri" w:hAnsi="Calibri" w:cs="Calibri"/>
                      <w:sz w:val="22"/>
                      <w:szCs w:val="22"/>
                    </w:rPr>
                  </w:pPr>
                  <w:r w:rsidRPr="00B407C6">
                    <w:rPr>
                      <w:rFonts w:ascii="Calibri" w:hAnsi="Calibri" w:eastAsia="Calibri" w:cs="Calibri"/>
                      <w:color w:val="1F1F1F"/>
                      <w:sz w:val="22"/>
                      <w:szCs w:val="22"/>
                    </w:rPr>
                    <w:t>API call to D365BC: POST /</w:t>
                  </w:r>
                  <w:r w:rsidRPr="00B407C6" w:rsidR="00F05623">
                    <w:rPr>
                      <w:rFonts w:ascii="Calibri" w:hAnsi="Calibri" w:eastAsia="Calibri" w:cs="Calibri"/>
                      <w:color w:val="1F1F1F"/>
                      <w:sz w:val="22"/>
                      <w:szCs w:val="22"/>
                    </w:rPr>
                    <w:t>item Ledger Entries</w:t>
                  </w:r>
                  <w:r w:rsidRPr="00B407C6">
                    <w:rPr>
                      <w:rFonts w:ascii="Calibri" w:hAnsi="Calibri" w:eastAsia="Calibri" w:cs="Calibri"/>
                      <w:color w:val="1F1F1F"/>
                      <w:sz w:val="22"/>
                      <w:szCs w:val="22"/>
                    </w:rPr>
                    <w:t>. D365BC creates Item Ledger Entry (same fields). Entry No used as link key.</w:t>
                  </w:r>
                </w:p>
              </w:tc>
            </w:tr>
          </w:tbl>
          <w:p w:rsidRPr="00B407C6" w:rsidR="00035A73" w:rsidRDefault="00000000" w14:paraId="43C23D91"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EDEF2B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DC0CA68"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821AC62" w14:textId="77777777">
                  <w:pPr>
                    <w:rPr>
                      <w:rFonts w:ascii="Calibri" w:hAnsi="Calibri" w:cs="Calibri"/>
                      <w:sz w:val="22"/>
                      <w:szCs w:val="22"/>
                    </w:rPr>
                  </w:pPr>
                  <w:r w:rsidRPr="00B407C6">
                    <w:rPr>
                      <w:rFonts w:ascii="Calibri" w:hAnsi="Calibri" w:eastAsia="Calibri" w:cs="Calibri"/>
                      <w:color w:val="1F1F1F"/>
                      <w:sz w:val="22"/>
                      <w:szCs w:val="22"/>
                    </w:rPr>
                    <w:t>D365BC auto-creates Value Ledger Entry: linked to Item Ledger Entry No. Contains Cost Amount (Actual), Cost per Unit, Posting Date. Links: value_ledger.item_ledger_entry_no → item_ledger.entry_no.</w:t>
                  </w:r>
                </w:p>
              </w:tc>
            </w:tr>
          </w:tbl>
          <w:p w:rsidRPr="00B407C6" w:rsidR="00035A73" w:rsidRDefault="00000000" w14:paraId="4A11F20E"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525E4B3"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2D7FD6EF"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C654C1E" w14:textId="77777777">
                  <w:pPr>
                    <w:rPr>
                      <w:rFonts w:ascii="Calibri" w:hAnsi="Calibri" w:cs="Calibri"/>
                      <w:sz w:val="22"/>
                      <w:szCs w:val="22"/>
                    </w:rPr>
                  </w:pPr>
                  <w:r w:rsidRPr="00B407C6">
                    <w:rPr>
                      <w:rFonts w:ascii="Calibri" w:hAnsi="Calibri" w:eastAsia="Calibri" w:cs="Calibri"/>
                      <w:color w:val="1F1F1F"/>
                      <w:sz w:val="22"/>
                      <w:szCs w:val="22"/>
                    </w:rPr>
                    <w:t xml:space="preserve">D365BC auto-creates GL Entries (Debit + Credit): linked via </w:t>
                  </w:r>
                  <w:proofErr w:type="spellStart"/>
                  <w:r w:rsidRPr="00B407C6">
                    <w:rPr>
                      <w:rFonts w:ascii="Calibri" w:hAnsi="Calibri" w:eastAsia="Calibri" w:cs="Calibri"/>
                      <w:color w:val="1F1F1F"/>
                      <w:sz w:val="22"/>
                      <w:szCs w:val="22"/>
                    </w:rPr>
                    <w:t>gl_entry.source_no</w:t>
                  </w:r>
                  <w:proofErr w:type="spellEnd"/>
                  <w:r w:rsidRPr="00B407C6">
                    <w:rPr>
                      <w:rFonts w:ascii="Calibri" w:hAnsi="Calibri" w:eastAsia="Calibri" w:cs="Calibri"/>
                      <w:color w:val="1F1F1F"/>
                      <w:sz w:val="22"/>
                      <w:szCs w:val="22"/>
                    </w:rPr>
                    <w:t xml:space="preserve"> = Item Ledger Entry No. Account No from Item Posting Group. Dimensions applied.</w:t>
                  </w:r>
                </w:p>
              </w:tc>
            </w:tr>
          </w:tbl>
          <w:p w:rsidRPr="00B407C6" w:rsidR="00035A73" w:rsidRDefault="00000000" w14:paraId="49C3A40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D751F2F"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7177B9AA"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91A9FE7" w14:textId="77777777">
                  <w:pPr>
                    <w:rPr>
                      <w:rFonts w:ascii="Calibri" w:hAnsi="Calibri" w:cs="Calibri"/>
                      <w:sz w:val="22"/>
                      <w:szCs w:val="22"/>
                    </w:rPr>
                  </w:pPr>
                  <w:r w:rsidRPr="00B407C6">
                    <w:rPr>
                      <w:rFonts w:ascii="Calibri" w:hAnsi="Calibri" w:eastAsia="Calibri" w:cs="Calibri"/>
                      <w:color w:val="1F1F1F"/>
                      <w:sz w:val="22"/>
                      <w:szCs w:val="22"/>
                    </w:rPr>
                    <w:t xml:space="preserve">NAVFarm stores D365BC Entry Ref on inventory_ledger_entry.d365bc_entry_ref. Monthly R18 Reconciliation Report: joins NAVFarm inventory_ledger_entry to D365BC </w:t>
                  </w:r>
                  <w:proofErr w:type="spellStart"/>
                  <w:r w:rsidRPr="00B407C6">
                    <w:rPr>
                      <w:rFonts w:ascii="Calibri" w:hAnsi="Calibri" w:eastAsia="Calibri" w:cs="Calibri"/>
                      <w:color w:val="1F1F1F"/>
                      <w:sz w:val="22"/>
                      <w:szCs w:val="22"/>
                    </w:rPr>
                    <w:t>item_ledger_entry</w:t>
                  </w:r>
                  <w:proofErr w:type="spellEnd"/>
                  <w:r w:rsidRPr="00B407C6">
                    <w:rPr>
                      <w:rFonts w:ascii="Calibri" w:hAnsi="Calibri" w:eastAsia="Calibri" w:cs="Calibri"/>
                      <w:color w:val="1F1F1F"/>
                      <w:sz w:val="22"/>
                      <w:szCs w:val="22"/>
                    </w:rPr>
                    <w:t xml:space="preserve"> on </w:t>
                  </w:r>
                  <w:proofErr w:type="spellStart"/>
                  <w:r w:rsidRPr="00B407C6">
                    <w:rPr>
                      <w:rFonts w:ascii="Calibri" w:hAnsi="Calibri" w:eastAsia="Calibri" w:cs="Calibri"/>
                      <w:color w:val="1F1F1F"/>
                      <w:sz w:val="22"/>
                      <w:szCs w:val="22"/>
                    </w:rPr>
                    <w:t>entry_ref</w:t>
                  </w:r>
                  <w:proofErr w:type="spellEnd"/>
                  <w:r w:rsidRPr="00B407C6">
                    <w:rPr>
                      <w:rFonts w:ascii="Calibri" w:hAnsi="Calibri" w:eastAsia="Calibri" w:cs="Calibri"/>
                      <w:color w:val="1F1F1F"/>
                      <w:sz w:val="22"/>
                      <w:szCs w:val="22"/>
                    </w:rPr>
                    <w:t>. Flags any UNMATCHED entries.</w:t>
                  </w:r>
                </w:p>
              </w:tc>
            </w:tr>
          </w:tbl>
          <w:p w:rsidRPr="00B407C6" w:rsidR="00035A73" w:rsidRDefault="00035A73" w14:paraId="013A25BF" w14:textId="77777777">
            <w:pPr>
              <w:rPr>
                <w:rFonts w:ascii="Calibri" w:hAnsi="Calibri" w:cs="Calibri"/>
                <w:sz w:val="22"/>
                <w:szCs w:val="22"/>
              </w:rPr>
            </w:pPr>
          </w:p>
        </w:tc>
      </w:tr>
      <w:tr w:rsidRPr="00B407C6" w:rsidR="00035A73" w14:paraId="4006E66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791A6C6"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tbl>
            <w:tblPr>
              <w:tblW w:w="76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45"/>
              <w:gridCol w:w="1645"/>
              <w:gridCol w:w="2076"/>
              <w:gridCol w:w="2244"/>
            </w:tblGrid>
            <w:tr w:rsidRPr="00B407C6" w:rsidR="00035A73" w:rsidTr="00F05623" w14:paraId="168E0108" w14:textId="77777777">
              <w:trPr>
                <w:trHeight w:val="267"/>
                <w:tblHeader/>
              </w:trPr>
              <w:tc>
                <w:tcPr>
                  <w:tcW w:w="1645"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49B7C8CB" w14:textId="77777777">
                  <w:pPr>
                    <w:jc w:val="center"/>
                    <w:rPr>
                      <w:rFonts w:ascii="Calibri" w:hAnsi="Calibri" w:cs="Calibri"/>
                      <w:sz w:val="22"/>
                      <w:szCs w:val="22"/>
                    </w:rPr>
                  </w:pPr>
                  <w:r w:rsidRPr="00B407C6">
                    <w:rPr>
                      <w:rFonts w:ascii="Calibri" w:hAnsi="Calibri" w:eastAsia="Calibri" w:cs="Calibri"/>
                      <w:b/>
                      <w:bCs/>
                      <w:color w:val="FFFFFF"/>
                      <w:sz w:val="22"/>
                      <w:szCs w:val="22"/>
                    </w:rPr>
                    <w:t>System</w:t>
                  </w:r>
                </w:p>
              </w:tc>
              <w:tc>
                <w:tcPr>
                  <w:tcW w:w="1645"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2A9EE130" w14:textId="77777777">
                  <w:pPr>
                    <w:jc w:val="center"/>
                    <w:rPr>
                      <w:rFonts w:ascii="Calibri" w:hAnsi="Calibri" w:cs="Calibri"/>
                      <w:sz w:val="22"/>
                      <w:szCs w:val="22"/>
                    </w:rPr>
                  </w:pPr>
                  <w:r w:rsidRPr="00B407C6">
                    <w:rPr>
                      <w:rFonts w:ascii="Calibri" w:hAnsi="Calibri" w:eastAsia="Calibri" w:cs="Calibri"/>
                      <w:b/>
                      <w:bCs/>
                      <w:color w:val="FFFFFF"/>
                      <w:sz w:val="22"/>
                      <w:szCs w:val="22"/>
                    </w:rPr>
                    <w:t>Event / Trigger</w:t>
                  </w:r>
                </w:p>
              </w:tc>
              <w:tc>
                <w:tcPr>
                  <w:tcW w:w="2076"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2C31AA88" w14:textId="77777777">
                  <w:pPr>
                    <w:jc w:val="center"/>
                    <w:rPr>
                      <w:rFonts w:ascii="Calibri" w:hAnsi="Calibri" w:cs="Calibri"/>
                      <w:sz w:val="22"/>
                      <w:szCs w:val="22"/>
                    </w:rPr>
                  </w:pPr>
                  <w:r w:rsidRPr="00B407C6">
                    <w:rPr>
                      <w:rFonts w:ascii="Calibri" w:hAnsi="Calibri" w:eastAsia="Calibri" w:cs="Calibri"/>
                      <w:b/>
                      <w:bCs/>
                      <w:color w:val="FFFFFF"/>
                      <w:sz w:val="22"/>
                      <w:szCs w:val="22"/>
                    </w:rPr>
                    <w:t>NAVFarm Action</w:t>
                  </w:r>
                </w:p>
              </w:tc>
              <w:tc>
                <w:tcPr>
                  <w:tcW w:w="2244"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0867F0D0" w14:textId="77777777">
                  <w:pPr>
                    <w:jc w:val="center"/>
                    <w:rPr>
                      <w:rFonts w:ascii="Calibri" w:hAnsi="Calibri" w:cs="Calibri"/>
                      <w:sz w:val="22"/>
                      <w:szCs w:val="22"/>
                    </w:rPr>
                  </w:pPr>
                  <w:r w:rsidRPr="00B407C6">
                    <w:rPr>
                      <w:rFonts w:ascii="Calibri" w:hAnsi="Calibri" w:eastAsia="Calibri" w:cs="Calibri"/>
                      <w:b/>
                      <w:bCs/>
                      <w:color w:val="FFFFFF"/>
                      <w:sz w:val="22"/>
                      <w:szCs w:val="22"/>
                    </w:rPr>
                    <w:t>D365BC / PV Action + Table</w:t>
                  </w:r>
                </w:p>
              </w:tc>
            </w:tr>
            <w:tr w:rsidRPr="00B407C6" w:rsidR="00035A73" w:rsidTr="00F05623" w14:paraId="720459C1" w14:textId="77777777">
              <w:trPr>
                <w:trHeight w:val="534"/>
              </w:trPr>
              <w:tc>
                <w:tcPr>
                  <w:tcW w:w="1645"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0CA3C7D" w14:textId="77777777">
                  <w:pPr>
                    <w:rPr>
                      <w:rFonts w:ascii="Calibri" w:hAnsi="Calibri" w:cs="Calibri"/>
                      <w:sz w:val="22"/>
                      <w:szCs w:val="22"/>
                    </w:rPr>
                  </w:pPr>
                  <w:r w:rsidRPr="00B407C6">
                    <w:rPr>
                      <w:rFonts w:ascii="Calibri" w:hAnsi="Calibri" w:eastAsia="Calibri" w:cs="Calibri"/>
                      <w:b/>
                      <w:bCs/>
                      <w:color w:val="1F4E79"/>
                      <w:sz w:val="22"/>
                      <w:szCs w:val="22"/>
                    </w:rPr>
                    <w:t>NAVFarm → D365BC</w:t>
                  </w:r>
                </w:p>
              </w:tc>
              <w:tc>
                <w:tcPr>
                  <w:tcW w:w="1645"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97F642C" w14:textId="77777777">
                  <w:pPr>
                    <w:rPr>
                      <w:rFonts w:ascii="Calibri" w:hAnsi="Calibri" w:cs="Calibri"/>
                      <w:sz w:val="22"/>
                      <w:szCs w:val="22"/>
                    </w:rPr>
                  </w:pPr>
                  <w:r w:rsidRPr="00B407C6">
                    <w:rPr>
                      <w:rFonts w:ascii="Calibri" w:hAnsi="Calibri" w:eastAsia="Calibri" w:cs="Calibri"/>
                      <w:color w:val="1F1F1F"/>
                      <w:sz w:val="22"/>
                      <w:szCs w:val="22"/>
                    </w:rPr>
                    <w:t>Every inventory movement</w:t>
                  </w:r>
                </w:p>
              </w:tc>
              <w:tc>
                <w:tcPr>
                  <w:tcW w:w="2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B67904" w14:paraId="3732C0E1" w14:textId="03E19BB1">
                  <w:pPr>
                    <w:rPr>
                      <w:rFonts w:ascii="Calibri" w:hAnsi="Calibri" w:cs="Calibri"/>
                      <w:sz w:val="22"/>
                      <w:szCs w:val="22"/>
                    </w:rPr>
                  </w:pPr>
                  <w:r>
                    <w:rPr>
                      <w:rFonts w:ascii="Calibri" w:hAnsi="Calibri" w:eastAsia="Calibri" w:cs="Calibri"/>
                      <w:color w:val="1F1F1F"/>
                      <w:sz w:val="22"/>
                      <w:szCs w:val="22"/>
                    </w:rPr>
                    <w:t xml:space="preserve">NAVFarm inventory ledger to </w:t>
                  </w:r>
                  <w:r w:rsidR="00E77C38">
                    <w:rPr>
                      <w:rFonts w:ascii="Calibri" w:hAnsi="Calibri" w:eastAsia="Calibri" w:cs="Calibri"/>
                      <w:color w:val="1F1F1F"/>
                      <w:sz w:val="22"/>
                      <w:szCs w:val="22"/>
                    </w:rPr>
                    <w:t xml:space="preserve">D365BC </w:t>
                  </w:r>
                  <w:r>
                    <w:rPr>
                      <w:rFonts w:ascii="Calibri" w:hAnsi="Calibri" w:eastAsia="Calibri" w:cs="Calibri"/>
                      <w:color w:val="1F1F1F"/>
                      <w:sz w:val="22"/>
                      <w:szCs w:val="22"/>
                    </w:rPr>
                    <w:t>inventory ledger entry</w:t>
                  </w:r>
                </w:p>
              </w:tc>
              <w:tc>
                <w:tcPr>
                  <w:tcW w:w="224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11E49DC" w14:textId="3DAA70B6">
                  <w:pPr>
                    <w:rPr>
                      <w:rFonts w:ascii="Calibri" w:hAnsi="Calibri" w:cs="Calibri"/>
                      <w:sz w:val="22"/>
                      <w:szCs w:val="22"/>
                    </w:rPr>
                  </w:pPr>
                  <w:r w:rsidRPr="00B407C6">
                    <w:rPr>
                      <w:rFonts w:ascii="Calibri" w:hAnsi="Calibri" w:eastAsia="Calibri" w:cs="Calibri"/>
                      <w:color w:val="1F1F1F"/>
                      <w:sz w:val="22"/>
                      <w:szCs w:val="22"/>
                    </w:rPr>
                    <w:t>POST /</w:t>
                  </w:r>
                  <w:proofErr w:type="spellStart"/>
                  <w:r w:rsidRPr="00B407C6">
                    <w:rPr>
                      <w:rFonts w:ascii="Calibri" w:hAnsi="Calibri" w:eastAsia="Calibri" w:cs="Calibri"/>
                      <w:color w:val="1F1F1F"/>
                      <w:sz w:val="22"/>
                      <w:szCs w:val="22"/>
                    </w:rPr>
                    <w:t>itemLedgerEntries</w:t>
                  </w:r>
                  <w:proofErr w:type="spellEnd"/>
                  <w:r w:rsidRPr="00B407C6">
                    <w:rPr>
                      <w:rFonts w:ascii="Calibri" w:hAnsi="Calibri" w:eastAsia="Calibri" w:cs="Calibri"/>
                      <w:color w:val="1F1F1F"/>
                      <w:sz w:val="22"/>
                      <w:szCs w:val="22"/>
                    </w:rPr>
                    <w:t xml:space="preserv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all 5 journal types</w:t>
                  </w:r>
                </w:p>
              </w:tc>
            </w:tr>
            <w:tr w:rsidRPr="00B407C6" w:rsidR="00035A73" w:rsidTr="00F05623" w14:paraId="6D349031" w14:textId="77777777">
              <w:trPr>
                <w:trHeight w:val="524"/>
              </w:trPr>
              <w:tc>
                <w:tcPr>
                  <w:tcW w:w="1645"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2BF44357" w14:textId="77777777">
                  <w:pPr>
                    <w:rPr>
                      <w:rFonts w:ascii="Calibri" w:hAnsi="Calibri" w:cs="Calibri"/>
                      <w:sz w:val="22"/>
                      <w:szCs w:val="22"/>
                    </w:rPr>
                  </w:pPr>
                  <w:r w:rsidRPr="00B407C6">
                    <w:rPr>
                      <w:rFonts w:ascii="Calibri" w:hAnsi="Calibri" w:eastAsia="Calibri" w:cs="Calibri"/>
                      <w:b/>
                      <w:bCs/>
                      <w:color w:val="1F4E79"/>
                      <w:sz w:val="22"/>
                      <w:szCs w:val="22"/>
                    </w:rPr>
                    <w:t>D365BC internal</w:t>
                  </w:r>
                </w:p>
              </w:tc>
              <w:tc>
                <w:tcPr>
                  <w:tcW w:w="1645"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4C82EC1" w14:textId="77777777">
                  <w:pPr>
                    <w:rPr>
                      <w:rFonts w:ascii="Calibri" w:hAnsi="Calibri" w:cs="Calibri"/>
                      <w:sz w:val="22"/>
                      <w:szCs w:val="22"/>
                    </w:rPr>
                  </w:pPr>
                  <w:r w:rsidRPr="00B407C6">
                    <w:rPr>
                      <w:rFonts w:ascii="Calibri" w:hAnsi="Calibri" w:eastAsia="Calibri" w:cs="Calibri"/>
                      <w:color w:val="1F1F1F"/>
                      <w:sz w:val="22"/>
                      <w:szCs w:val="22"/>
                    </w:rPr>
                    <w:t>Item Ledger Entry created</w:t>
                  </w:r>
                </w:p>
              </w:tc>
              <w:tc>
                <w:tcPr>
                  <w:tcW w:w="20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EB68D43" w14:textId="77777777">
                  <w:pPr>
                    <w:rPr>
                      <w:rFonts w:ascii="Calibri" w:hAnsi="Calibri" w:cs="Calibri"/>
                      <w:sz w:val="22"/>
                      <w:szCs w:val="22"/>
                    </w:rPr>
                  </w:pPr>
                  <w:r w:rsidRPr="00B407C6">
                    <w:rPr>
                      <w:rFonts w:ascii="Calibri" w:hAnsi="Calibri" w:eastAsia="Calibri" w:cs="Calibri"/>
                      <w:color w:val="1F1F1F"/>
                      <w:sz w:val="22"/>
                      <w:szCs w:val="22"/>
                    </w:rPr>
                    <w:t>Value Ledger Entry auto-created</w:t>
                  </w:r>
                </w:p>
              </w:tc>
              <w:tc>
                <w:tcPr>
                  <w:tcW w:w="2244"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C561370" w14:textId="77777777">
                  <w:pPr>
                    <w:rPr>
                      <w:rFonts w:ascii="Calibri" w:hAnsi="Calibri" w:cs="Calibri"/>
                      <w:sz w:val="22"/>
                      <w:szCs w:val="22"/>
                    </w:rPr>
                  </w:pPr>
                  <w:r w:rsidRPr="00B407C6">
                    <w:rPr>
                      <w:rFonts w:ascii="Calibri" w:hAnsi="Calibri" w:eastAsia="Calibri" w:cs="Calibri"/>
                      <w:color w:val="1F1F1F"/>
                      <w:sz w:val="22"/>
                      <w:szCs w:val="22"/>
                    </w:rPr>
                    <w:t>D365BC calculates cost value per unit automatically</w:t>
                  </w:r>
                </w:p>
              </w:tc>
            </w:tr>
            <w:tr w:rsidRPr="00B407C6" w:rsidR="00035A73" w:rsidTr="00F05623" w14:paraId="7B9FBD99" w14:textId="77777777">
              <w:trPr>
                <w:trHeight w:val="801"/>
              </w:trPr>
              <w:tc>
                <w:tcPr>
                  <w:tcW w:w="1645"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48CA635" w14:textId="77777777">
                  <w:pPr>
                    <w:rPr>
                      <w:rFonts w:ascii="Calibri" w:hAnsi="Calibri" w:cs="Calibri"/>
                      <w:sz w:val="22"/>
                      <w:szCs w:val="22"/>
                    </w:rPr>
                  </w:pPr>
                  <w:r w:rsidRPr="00B407C6">
                    <w:rPr>
                      <w:rFonts w:ascii="Calibri" w:hAnsi="Calibri" w:eastAsia="Calibri" w:cs="Calibri"/>
                      <w:b/>
                      <w:bCs/>
                      <w:color w:val="1F4E79"/>
                      <w:sz w:val="22"/>
                      <w:szCs w:val="22"/>
                    </w:rPr>
                    <w:t>D365BC internal</w:t>
                  </w:r>
                </w:p>
              </w:tc>
              <w:tc>
                <w:tcPr>
                  <w:tcW w:w="1645"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2D10336" w14:textId="77777777">
                  <w:pPr>
                    <w:rPr>
                      <w:rFonts w:ascii="Calibri" w:hAnsi="Calibri" w:cs="Calibri"/>
                      <w:sz w:val="22"/>
                      <w:szCs w:val="22"/>
                    </w:rPr>
                  </w:pPr>
                  <w:r w:rsidRPr="00B407C6">
                    <w:rPr>
                      <w:rFonts w:ascii="Calibri" w:hAnsi="Calibri" w:eastAsia="Calibri" w:cs="Calibri"/>
                      <w:color w:val="1F1F1F"/>
                      <w:sz w:val="22"/>
                      <w:szCs w:val="22"/>
                    </w:rPr>
                    <w:t>Value Ledger Entry created</w:t>
                  </w:r>
                </w:p>
              </w:tc>
              <w:tc>
                <w:tcPr>
                  <w:tcW w:w="2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7752527" w14:textId="77777777">
                  <w:pPr>
                    <w:rPr>
                      <w:rFonts w:ascii="Calibri" w:hAnsi="Calibri" w:cs="Calibri"/>
                      <w:sz w:val="22"/>
                      <w:szCs w:val="22"/>
                    </w:rPr>
                  </w:pPr>
                  <w:r w:rsidRPr="00B407C6">
                    <w:rPr>
                      <w:rFonts w:ascii="Calibri" w:hAnsi="Calibri" w:eastAsia="Calibri" w:cs="Calibri"/>
                      <w:color w:val="1F1F1F"/>
                      <w:sz w:val="22"/>
                      <w:szCs w:val="22"/>
                    </w:rPr>
                    <w:t>GL Entry (Dr/Cr) auto-created</w:t>
                  </w:r>
                </w:p>
              </w:tc>
              <w:tc>
                <w:tcPr>
                  <w:tcW w:w="224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41F30CB" w14:textId="77777777">
                  <w:pPr>
                    <w:rPr>
                      <w:rFonts w:ascii="Calibri" w:hAnsi="Calibri" w:cs="Calibri"/>
                      <w:sz w:val="22"/>
                      <w:szCs w:val="22"/>
                    </w:rPr>
                  </w:pPr>
                  <w:r w:rsidRPr="00B407C6">
                    <w:rPr>
                      <w:rFonts w:ascii="Calibri" w:hAnsi="Calibri" w:eastAsia="Calibri" w:cs="Calibri"/>
                      <w:color w:val="1F1F1F"/>
                      <w:sz w:val="22"/>
                      <w:szCs w:val="22"/>
                    </w:rPr>
                    <w:t>GL Account from Item Posting Group. Dimensions from Farm Code.</w:t>
                  </w:r>
                </w:p>
              </w:tc>
            </w:tr>
            <w:tr w:rsidRPr="00B407C6" w:rsidR="00035A73" w:rsidTr="00F05623" w14:paraId="618F8010" w14:textId="77777777">
              <w:trPr>
                <w:trHeight w:val="791"/>
              </w:trPr>
              <w:tc>
                <w:tcPr>
                  <w:tcW w:w="1645"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3A399F54" w14:textId="77777777">
                  <w:pPr>
                    <w:rPr>
                      <w:rFonts w:ascii="Calibri" w:hAnsi="Calibri" w:cs="Calibri"/>
                      <w:sz w:val="22"/>
                      <w:szCs w:val="22"/>
                    </w:rPr>
                  </w:pPr>
                  <w:r w:rsidRPr="00B407C6">
                    <w:rPr>
                      <w:rFonts w:ascii="Calibri" w:hAnsi="Calibri" w:eastAsia="Calibri" w:cs="Calibri"/>
                      <w:b/>
                      <w:bCs/>
                      <w:color w:val="1F4E79"/>
                      <w:sz w:val="22"/>
                      <w:szCs w:val="22"/>
                    </w:rPr>
                    <w:t>NAVFarm ← D365BC</w:t>
                  </w:r>
                </w:p>
              </w:tc>
              <w:tc>
                <w:tcPr>
                  <w:tcW w:w="1645"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FA22006" w14:textId="77777777">
                  <w:pPr>
                    <w:rPr>
                      <w:rFonts w:ascii="Calibri" w:hAnsi="Calibri" w:cs="Calibri"/>
                      <w:sz w:val="22"/>
                      <w:szCs w:val="22"/>
                    </w:rPr>
                  </w:pPr>
                  <w:r w:rsidRPr="00B407C6">
                    <w:rPr>
                      <w:rFonts w:ascii="Calibri" w:hAnsi="Calibri" w:eastAsia="Calibri" w:cs="Calibri"/>
                      <w:color w:val="1F1F1F"/>
                      <w:sz w:val="22"/>
                      <w:szCs w:val="22"/>
                    </w:rPr>
                    <w:t>On API response</w:t>
                  </w:r>
                </w:p>
              </w:tc>
              <w:tc>
                <w:tcPr>
                  <w:tcW w:w="20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9B35D19" w14:textId="77777777">
                  <w:pPr>
                    <w:rPr>
                      <w:rFonts w:ascii="Calibri" w:hAnsi="Calibri" w:cs="Calibri"/>
                      <w:sz w:val="22"/>
                      <w:szCs w:val="22"/>
                    </w:rPr>
                  </w:pPr>
                  <w:r w:rsidRPr="00B407C6">
                    <w:rPr>
                      <w:rFonts w:ascii="Calibri" w:hAnsi="Calibri" w:eastAsia="Calibri" w:cs="Calibri"/>
                      <w:color w:val="1F1F1F"/>
                      <w:sz w:val="22"/>
                      <w:szCs w:val="22"/>
                    </w:rPr>
                    <w:t>D365BC Entry Ref stored on NAVFarm inventory_ledger_entry</w:t>
                  </w:r>
                </w:p>
              </w:tc>
              <w:tc>
                <w:tcPr>
                  <w:tcW w:w="2244"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1075689" w14:textId="77777777">
                  <w:pPr>
                    <w:rPr>
                      <w:rFonts w:ascii="Calibri" w:hAnsi="Calibri" w:cs="Calibri"/>
                      <w:sz w:val="22"/>
                      <w:szCs w:val="22"/>
                    </w:rPr>
                  </w:pPr>
                  <w:r w:rsidRPr="00B407C6">
                    <w:rPr>
                      <w:rFonts w:ascii="Calibri" w:hAnsi="Calibri" w:eastAsia="Calibri" w:cs="Calibri"/>
                      <w:color w:val="1F1F1F"/>
                      <w:sz w:val="22"/>
                      <w:szCs w:val="22"/>
                    </w:rPr>
                    <w:t>Used in R18 reconciliation report monthly</w:t>
                  </w:r>
                </w:p>
              </w:tc>
            </w:tr>
          </w:tbl>
          <w:p w:rsidRPr="00B407C6" w:rsidR="00035A73" w:rsidRDefault="00035A73" w14:paraId="5930CBCA" w14:textId="77777777">
            <w:pPr>
              <w:rPr>
                <w:rFonts w:ascii="Calibri" w:hAnsi="Calibri" w:cs="Calibri"/>
                <w:sz w:val="22"/>
                <w:szCs w:val="22"/>
              </w:rPr>
            </w:pPr>
          </w:p>
        </w:tc>
      </w:tr>
      <w:tr w:rsidRPr="00B407C6" w:rsidR="00035A73" w14:paraId="37745D7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3C15448"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F05623" w14:paraId="0ACB32B7" w14:textId="12BCD888">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R18 reconciliation finds NAVFarm inventory entry with no matching D365BC entry → CRITICAL alert to Finance.</w:t>
            </w:r>
          </w:p>
          <w:p w:rsidRPr="00B407C6" w:rsidR="00035A73" w:rsidRDefault="00F05623" w14:paraId="306540D1" w14:textId="0BBC5F0C">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Negative Adjustment &gt; $500 submitted → Finance approval required before posting.</w:t>
            </w:r>
          </w:p>
        </w:tc>
      </w:tr>
      <w:tr w:rsidRPr="00B407C6" w:rsidR="00035A73" w14:paraId="3233BE5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6320894"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487FDCA6" w14:textId="77777777">
            <w:pPr>
              <w:spacing w:after="20"/>
              <w:rPr>
                <w:rFonts w:ascii="Calibri" w:hAnsi="Calibri" w:cs="Calibri"/>
                <w:sz w:val="22"/>
                <w:szCs w:val="22"/>
              </w:rPr>
            </w:pPr>
            <w:r w:rsidRPr="00B407C6">
              <w:rPr>
                <w:rFonts w:ascii="Calibri" w:hAnsi="Calibri" w:eastAsia="Calibri" w:cs="Calibri"/>
                <w:color w:val="1F1F1F"/>
                <w:sz w:val="22"/>
                <w:szCs w:val="22"/>
              </w:rPr>
              <w:t>• Every NAVFarm inventory movement MUST have a D365BC counterpart. R18 report enforces monthly reconciliation.</w:t>
            </w:r>
          </w:p>
          <w:p w:rsidRPr="00B407C6" w:rsidR="00035A73" w:rsidRDefault="00000000" w14:paraId="6C409FB3" w14:textId="77777777">
            <w:pPr>
              <w:spacing w:before="40" w:after="50"/>
              <w:rPr>
                <w:rFonts w:ascii="Calibri" w:hAnsi="Calibri" w:cs="Calibri"/>
                <w:sz w:val="22"/>
                <w:szCs w:val="22"/>
              </w:rPr>
            </w:pPr>
            <w:r w:rsidRPr="00B407C6">
              <w:rPr>
                <w:rFonts w:ascii="Calibri" w:hAnsi="Calibri" w:eastAsia="Calibri" w:cs="Calibri"/>
                <w:color w:val="1F1F1F"/>
                <w:sz w:val="22"/>
                <w:szCs w:val="22"/>
              </w:rPr>
              <w:t>• Physical Inventory Journal: Farm Manager can post. Large variance (&gt; $1,000 or &gt; 5% qty) requires Finance approval before posting.</w:t>
            </w:r>
          </w:p>
          <w:p w:rsidRPr="00B407C6" w:rsidR="00035A73" w:rsidRDefault="00000000" w14:paraId="063B763D" w14:textId="77777777">
            <w:pPr>
              <w:spacing w:before="40" w:after="50"/>
              <w:rPr>
                <w:rFonts w:ascii="Calibri" w:hAnsi="Calibri" w:cs="Calibri"/>
                <w:sz w:val="22"/>
                <w:szCs w:val="22"/>
              </w:rPr>
            </w:pPr>
            <w:r w:rsidRPr="00B407C6">
              <w:rPr>
                <w:rFonts w:ascii="Calibri" w:hAnsi="Calibri" w:eastAsia="Calibri" w:cs="Calibri"/>
                <w:color w:val="1F1F1F"/>
                <w:sz w:val="22"/>
                <w:szCs w:val="22"/>
              </w:rPr>
              <w:t>• Positive/Negative Adjustments: Farm Manager approval mandatory. Finance for large amounts. Reason mandatory always.</w:t>
            </w:r>
          </w:p>
        </w:tc>
      </w:tr>
    </w:tbl>
    <w:p w:rsidRPr="00B407C6" w:rsidR="00035A73" w:rsidRDefault="00035A73" w14:paraId="061970E4" w14:textId="77777777">
      <w:pPr>
        <w:spacing w:before="20" w:after="20"/>
        <w:rPr>
          <w:rFonts w:ascii="Calibri" w:hAnsi="Calibri" w:cs="Calibri"/>
          <w:sz w:val="22"/>
          <w:szCs w:val="22"/>
        </w:rPr>
      </w:pPr>
    </w:p>
    <w:p w:rsidRPr="00B407C6" w:rsidR="00035A73" w:rsidRDefault="00035A73" w14:paraId="190C7C2D" w14:textId="54970C0D">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1D8A4715"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0F04774F"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12</w:t>
            </w:r>
          </w:p>
          <w:p w:rsidRPr="00B407C6" w:rsidR="00035A73" w:rsidRDefault="00000000" w14:paraId="3961C494" w14:textId="77777777">
            <w:pPr>
              <w:spacing w:after="20"/>
              <w:rPr>
                <w:rFonts w:ascii="Calibri" w:hAnsi="Calibri" w:cs="Calibri"/>
                <w:sz w:val="22"/>
                <w:szCs w:val="22"/>
              </w:rPr>
            </w:pPr>
            <w:r w:rsidRPr="00B407C6">
              <w:rPr>
                <w:rFonts w:ascii="Calibri" w:hAnsi="Calibri" w:eastAsia="Calibri" w:cs="Calibri"/>
                <w:b/>
                <w:bCs/>
                <w:color w:val="FFFFFF"/>
                <w:sz w:val="22"/>
                <w:szCs w:val="22"/>
              </w:rPr>
              <w:t>GL &amp; DIMENSION SETUP</w:t>
            </w:r>
          </w:p>
          <w:p w:rsidRPr="00B407C6" w:rsidR="00035A73" w:rsidRDefault="00000000" w14:paraId="76BF220D" w14:textId="77777777">
            <w:pPr>
              <w:rPr>
                <w:rFonts w:ascii="Calibri" w:hAnsi="Calibri" w:cs="Calibri"/>
                <w:sz w:val="22"/>
                <w:szCs w:val="22"/>
              </w:rPr>
            </w:pPr>
            <w:r w:rsidRPr="00B407C6">
              <w:rPr>
                <w:rFonts w:ascii="Calibri" w:hAnsi="Calibri" w:eastAsia="Calibri" w:cs="Calibri"/>
                <w:color w:val="A8C8E8"/>
                <w:sz w:val="22"/>
                <w:szCs w:val="22"/>
              </w:rPr>
              <w:t>COA from D365BC, Item Posting Groups, Cost Centre = Farm Code, GL entry chain</w:t>
            </w:r>
          </w:p>
        </w:tc>
      </w:tr>
    </w:tbl>
    <w:p w:rsidRPr="00B407C6" w:rsidR="00035A73" w:rsidRDefault="00035A73" w14:paraId="5CD5BBEE"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2D9B289C"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0E97885C" w14:textId="77777777">
            <w:pPr>
              <w:rPr>
                <w:rFonts w:ascii="Calibri" w:hAnsi="Calibri" w:cs="Calibri"/>
                <w:sz w:val="22"/>
                <w:szCs w:val="22"/>
              </w:rPr>
            </w:pPr>
            <w:r w:rsidRPr="00B407C6">
              <w:rPr>
                <w:rFonts w:ascii="Calibri" w:hAnsi="Calibri" w:eastAsia="Calibri" w:cs="Calibri"/>
                <w:b/>
                <w:bCs/>
                <w:color w:val="FFFFFF"/>
                <w:sz w:val="22"/>
                <w:szCs w:val="22"/>
              </w:rPr>
              <w:t>12.1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6656DE4D" w14:textId="77777777">
            <w:pPr>
              <w:rPr>
                <w:rFonts w:ascii="Calibri" w:hAnsi="Calibri" w:cs="Calibri"/>
                <w:sz w:val="22"/>
                <w:szCs w:val="22"/>
              </w:rPr>
            </w:pPr>
            <w:r w:rsidRPr="00B407C6">
              <w:rPr>
                <w:rFonts w:ascii="Calibri" w:hAnsi="Calibri" w:eastAsia="Calibri" w:cs="Calibri"/>
                <w:b/>
                <w:bCs/>
                <w:color w:val="FFFFFF"/>
                <w:sz w:val="22"/>
                <w:szCs w:val="22"/>
              </w:rPr>
              <w:t>GL Setup: COA Sync, Posting Groups, Farm Dimension Auto-Application</w:t>
            </w:r>
          </w:p>
        </w:tc>
      </w:tr>
      <w:tr w:rsidRPr="00B407C6" w:rsidR="00035A73" w14:paraId="7BD3AFF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471AD15"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0809D241" w14:textId="3E8D1F69">
            <w:pPr>
              <w:spacing w:before="40" w:after="50"/>
              <w:rPr>
                <w:rFonts w:ascii="Calibri" w:hAnsi="Calibri" w:cs="Calibri"/>
                <w:sz w:val="22"/>
                <w:szCs w:val="22"/>
              </w:rPr>
            </w:pPr>
            <w:r w:rsidRPr="00B407C6">
              <w:rPr>
                <w:rFonts w:ascii="Calibri" w:hAnsi="Calibri" w:eastAsia="Calibri" w:cs="Calibri"/>
                <w:color w:val="1F1F1F"/>
                <w:sz w:val="22"/>
                <w:szCs w:val="22"/>
              </w:rPr>
              <w:t xml:space="preserve">COA comes FROM D365BC only (synced nightly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Section 1.6). Item Posting Groups are set in D365BC on each Item and synced to NAVFarm with the item (Section 1.5). Every GL entry from NAVFarm carries: MANDATORY Cost Centre dimension = Farm Code, OPTIONAL: Batch dimension, Stage dimension, LOB = LVS_PIGGERY. NAVFarm builds the D365BC Dimension Set from these and includes it on every API POST call.</w:t>
            </w:r>
          </w:p>
        </w:tc>
      </w:tr>
      <w:tr w:rsidRPr="00B407C6" w:rsidR="00035A73" w14:paraId="3BDB821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313C62C"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28A63544"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GL Entry Flow from NAVFarm to D365BC</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D5377D9"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B563CCA"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666B5A7" w14:textId="77777777">
                  <w:pPr>
                    <w:rPr>
                      <w:rFonts w:ascii="Calibri" w:hAnsi="Calibri" w:cs="Calibri"/>
                      <w:sz w:val="22"/>
                      <w:szCs w:val="22"/>
                    </w:rPr>
                  </w:pPr>
                  <w:r w:rsidRPr="00B407C6">
                    <w:rPr>
                      <w:rFonts w:ascii="Calibri" w:hAnsi="Calibri" w:eastAsia="Calibri" w:cs="Calibri"/>
                      <w:color w:val="1F1F1F"/>
                      <w:sz w:val="22"/>
                      <w:szCs w:val="22"/>
                    </w:rPr>
                    <w:t>Any NAVFarm event: POST Day, GRN confirm, EV approval, TO confirm, DOA, invoice creation.</w:t>
                  </w:r>
                </w:p>
              </w:tc>
            </w:tr>
          </w:tbl>
          <w:p w:rsidRPr="00B407C6" w:rsidR="00035A73" w:rsidRDefault="00000000" w14:paraId="762991C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385968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3CB5ABD"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B64C27B" w14:textId="77777777">
                  <w:pPr>
                    <w:rPr>
                      <w:rFonts w:ascii="Calibri" w:hAnsi="Calibri" w:cs="Calibri"/>
                      <w:sz w:val="22"/>
                      <w:szCs w:val="22"/>
                    </w:rPr>
                  </w:pPr>
                  <w:r w:rsidRPr="00B407C6">
                    <w:rPr>
                      <w:rFonts w:ascii="Calibri" w:hAnsi="Calibri" w:eastAsia="Calibri" w:cs="Calibri"/>
                      <w:color w:val="1F1F1F"/>
                      <w:sz w:val="22"/>
                      <w:szCs w:val="22"/>
                    </w:rPr>
                    <w:t>System determines GL accounts: from Item Posting Group (for inventory movements) or from selected GL Account on EV/Requisition (from synced COA).</w:t>
                  </w:r>
                </w:p>
              </w:tc>
            </w:tr>
          </w:tbl>
          <w:p w:rsidRPr="00B407C6" w:rsidR="00035A73" w:rsidRDefault="00000000" w14:paraId="36ED0C44"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2BE327F"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EFC6844"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438D131" w14:textId="77777777">
                  <w:pPr>
                    <w:rPr>
                      <w:rFonts w:ascii="Calibri" w:hAnsi="Calibri" w:cs="Calibri"/>
                      <w:sz w:val="22"/>
                      <w:szCs w:val="22"/>
                    </w:rPr>
                  </w:pPr>
                  <w:r w:rsidRPr="00B407C6">
                    <w:rPr>
                      <w:rFonts w:ascii="Calibri" w:hAnsi="Calibri" w:eastAsia="Calibri" w:cs="Calibri"/>
                      <w:color w:val="1F1F1F"/>
                      <w:sz w:val="22"/>
                      <w:szCs w:val="22"/>
                    </w:rPr>
                    <w:t>System reads Farm Code from source record → looks up matching D365BC Dimension Value for Cost Centre.</w:t>
                  </w:r>
                </w:p>
              </w:tc>
            </w:tr>
          </w:tbl>
          <w:p w:rsidRPr="00B407C6" w:rsidR="00035A73" w:rsidRDefault="00000000" w14:paraId="15A408F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EDE3F5E"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0F94CAA"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6FEFA8A" w14:textId="77777777">
                  <w:pPr>
                    <w:rPr>
                      <w:rFonts w:ascii="Calibri" w:hAnsi="Calibri" w:cs="Calibri"/>
                      <w:sz w:val="22"/>
                      <w:szCs w:val="22"/>
                    </w:rPr>
                  </w:pPr>
                  <w:r w:rsidRPr="00B407C6">
                    <w:rPr>
                      <w:rFonts w:ascii="Calibri" w:hAnsi="Calibri" w:eastAsia="Calibri" w:cs="Calibri"/>
                      <w:color w:val="1F1F1F"/>
                      <w:sz w:val="22"/>
                      <w:szCs w:val="22"/>
                    </w:rPr>
                    <w:t>System builds Dimension Set: [{COST_CENTRE: GRS}, {LOB: LVS_PIGGERY}, {BATCH: 1-26-22}]. Registers or looks up dimensionSetId in D365BC.</w:t>
                  </w:r>
                </w:p>
              </w:tc>
            </w:tr>
          </w:tbl>
          <w:p w:rsidRPr="00B407C6" w:rsidR="00035A73" w:rsidRDefault="00000000" w14:paraId="2F32050A"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AEAB3E0"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2CF82F45"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83A2D5A" w14:textId="77777777">
                  <w:pPr>
                    <w:rPr>
                      <w:rFonts w:ascii="Calibri" w:hAnsi="Calibri" w:cs="Calibri"/>
                      <w:sz w:val="22"/>
                      <w:szCs w:val="22"/>
                    </w:rPr>
                  </w:pPr>
                  <w:r w:rsidRPr="00B407C6">
                    <w:rPr>
                      <w:rFonts w:ascii="Calibri" w:hAnsi="Calibri" w:eastAsia="Calibri" w:cs="Calibri"/>
                      <w:color w:val="1F1F1F"/>
                      <w:sz w:val="22"/>
                      <w:szCs w:val="22"/>
                    </w:rPr>
                    <w:t>API POST to D365BC with GL accounts and dimensionSetId. D365BC creates GL Entry. Finance can analyse by farm, batch, stage in D365BC Dimension Reports.</w:t>
                  </w:r>
                </w:p>
              </w:tc>
            </w:tr>
          </w:tbl>
          <w:p w:rsidRPr="00B407C6" w:rsidR="00035A73" w:rsidRDefault="00035A73" w14:paraId="1903A4F1" w14:textId="77777777">
            <w:pPr>
              <w:rPr>
                <w:rFonts w:ascii="Calibri" w:hAnsi="Calibri" w:cs="Calibri"/>
                <w:sz w:val="22"/>
                <w:szCs w:val="22"/>
              </w:rPr>
            </w:pPr>
          </w:p>
        </w:tc>
      </w:tr>
      <w:tr w:rsidRPr="00B407C6" w:rsidR="00035A73" w14:paraId="265810C0"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F1ADD09"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43"/>
              <w:gridCol w:w="1643"/>
              <w:gridCol w:w="2073"/>
              <w:gridCol w:w="2241"/>
            </w:tblGrid>
            <w:tr w:rsidRPr="00B407C6" w:rsidR="00035A73" w:rsidTr="00F05623" w14:paraId="53FE9774" w14:textId="77777777">
              <w:trPr>
                <w:trHeight w:val="254"/>
                <w:tblHeader/>
              </w:trPr>
              <w:tc>
                <w:tcPr>
                  <w:tcW w:w="1643"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749E87F2" w14:textId="77777777">
                  <w:pPr>
                    <w:jc w:val="center"/>
                    <w:rPr>
                      <w:rFonts w:ascii="Calibri" w:hAnsi="Calibri" w:cs="Calibri"/>
                      <w:sz w:val="22"/>
                      <w:szCs w:val="22"/>
                    </w:rPr>
                  </w:pPr>
                  <w:r w:rsidRPr="00B407C6">
                    <w:rPr>
                      <w:rFonts w:ascii="Calibri" w:hAnsi="Calibri" w:eastAsia="Calibri" w:cs="Calibri"/>
                      <w:b/>
                      <w:bCs/>
                      <w:color w:val="FFFFFF"/>
                      <w:sz w:val="22"/>
                      <w:szCs w:val="22"/>
                    </w:rPr>
                    <w:t>System</w:t>
                  </w:r>
                </w:p>
              </w:tc>
              <w:tc>
                <w:tcPr>
                  <w:tcW w:w="1643"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00D23B7D" w14:textId="77777777">
                  <w:pPr>
                    <w:jc w:val="center"/>
                    <w:rPr>
                      <w:rFonts w:ascii="Calibri" w:hAnsi="Calibri" w:cs="Calibri"/>
                      <w:sz w:val="22"/>
                      <w:szCs w:val="22"/>
                    </w:rPr>
                  </w:pPr>
                  <w:r w:rsidRPr="00B407C6">
                    <w:rPr>
                      <w:rFonts w:ascii="Calibri" w:hAnsi="Calibri" w:eastAsia="Calibri" w:cs="Calibri"/>
                      <w:b/>
                      <w:bCs/>
                      <w:color w:val="FFFFFF"/>
                      <w:sz w:val="22"/>
                      <w:szCs w:val="22"/>
                    </w:rPr>
                    <w:t>Event / Trigger</w:t>
                  </w:r>
                </w:p>
              </w:tc>
              <w:tc>
                <w:tcPr>
                  <w:tcW w:w="2073"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1C40E588" w14:textId="77777777">
                  <w:pPr>
                    <w:jc w:val="center"/>
                    <w:rPr>
                      <w:rFonts w:ascii="Calibri" w:hAnsi="Calibri" w:cs="Calibri"/>
                      <w:sz w:val="22"/>
                      <w:szCs w:val="22"/>
                    </w:rPr>
                  </w:pPr>
                  <w:r w:rsidRPr="00B407C6">
                    <w:rPr>
                      <w:rFonts w:ascii="Calibri" w:hAnsi="Calibri" w:eastAsia="Calibri" w:cs="Calibri"/>
                      <w:b/>
                      <w:bCs/>
                      <w:color w:val="FFFFFF"/>
                      <w:sz w:val="22"/>
                      <w:szCs w:val="22"/>
                    </w:rPr>
                    <w:t>NAVFarm Action</w:t>
                  </w:r>
                </w:p>
              </w:tc>
              <w:tc>
                <w:tcPr>
                  <w:tcW w:w="2241"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00B251F3" w14:textId="77777777">
                  <w:pPr>
                    <w:jc w:val="center"/>
                    <w:rPr>
                      <w:rFonts w:ascii="Calibri" w:hAnsi="Calibri" w:cs="Calibri"/>
                      <w:sz w:val="22"/>
                      <w:szCs w:val="22"/>
                    </w:rPr>
                  </w:pPr>
                  <w:r w:rsidRPr="00B407C6">
                    <w:rPr>
                      <w:rFonts w:ascii="Calibri" w:hAnsi="Calibri" w:eastAsia="Calibri" w:cs="Calibri"/>
                      <w:b/>
                      <w:bCs/>
                      <w:color w:val="FFFFFF"/>
                      <w:sz w:val="22"/>
                      <w:szCs w:val="22"/>
                    </w:rPr>
                    <w:t>D365BC / PV Action + Table</w:t>
                  </w:r>
                </w:p>
              </w:tc>
            </w:tr>
            <w:tr w:rsidRPr="00B407C6" w:rsidR="00035A73" w:rsidTr="00F05623" w14:paraId="080D8973" w14:textId="77777777">
              <w:trPr>
                <w:trHeight w:val="508"/>
              </w:trPr>
              <w:tc>
                <w:tcPr>
                  <w:tcW w:w="164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90519DD"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4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3BE2362" w14:textId="77777777">
                  <w:pPr>
                    <w:rPr>
                      <w:rFonts w:ascii="Calibri" w:hAnsi="Calibri" w:cs="Calibri"/>
                      <w:sz w:val="22"/>
                      <w:szCs w:val="22"/>
                    </w:rPr>
                  </w:pPr>
                  <w:r w:rsidRPr="00B407C6">
                    <w:rPr>
                      <w:rFonts w:ascii="Calibri" w:hAnsi="Calibri" w:eastAsia="Calibri" w:cs="Calibri"/>
                      <w:color w:val="1F1F1F"/>
                      <w:sz w:val="22"/>
                      <w:szCs w:val="22"/>
                    </w:rPr>
                    <w:t>Nightly COA sync</w:t>
                  </w:r>
                </w:p>
              </w:tc>
              <w:tc>
                <w:tcPr>
                  <w:tcW w:w="207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0600FE3" w14:textId="77777777">
                  <w:pPr>
                    <w:rPr>
                      <w:rFonts w:ascii="Calibri" w:hAnsi="Calibri" w:cs="Calibri"/>
                      <w:sz w:val="22"/>
                      <w:szCs w:val="22"/>
                    </w:rPr>
                  </w:pPr>
                  <w:r w:rsidRPr="00B407C6">
                    <w:rPr>
                      <w:rFonts w:ascii="Calibri" w:hAnsi="Calibri" w:eastAsia="Calibri" w:cs="Calibri"/>
                      <w:color w:val="1F1F1F"/>
                      <w:sz w:val="22"/>
                      <w:szCs w:val="22"/>
                    </w:rPr>
                    <w:t>NAVFarm coa_master updated</w:t>
                  </w:r>
                </w:p>
              </w:tc>
              <w:tc>
                <w:tcPr>
                  <w:tcW w:w="2241"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04E5486" w14:textId="1EED5E09">
                  <w:pPr>
                    <w:rPr>
                      <w:rFonts w:ascii="Calibri" w:hAnsi="Calibri" w:cs="Calibri"/>
                      <w:sz w:val="22"/>
                      <w:szCs w:val="22"/>
                    </w:rPr>
                  </w:pPr>
                  <w:r w:rsidRPr="00B407C6">
                    <w:rPr>
                      <w:rFonts w:ascii="Calibri" w:hAnsi="Calibri" w:eastAsia="Calibri" w:cs="Calibri"/>
                      <w:color w:val="1F1F1F"/>
                      <w:sz w:val="22"/>
                      <w:szCs w:val="22"/>
                    </w:rPr>
                    <w:t xml:space="preserve">GET /accounts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Direct Posting = Yes accounts only</w:t>
                  </w:r>
                </w:p>
              </w:tc>
            </w:tr>
            <w:tr w:rsidRPr="00B407C6" w:rsidR="00035A73" w:rsidTr="00F05623" w14:paraId="5E2E56D1" w14:textId="77777777">
              <w:trPr>
                <w:trHeight w:val="754"/>
              </w:trPr>
              <w:tc>
                <w:tcPr>
                  <w:tcW w:w="1643"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0A5EC27E"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43"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0581AB6" w14:textId="77777777">
                  <w:pPr>
                    <w:rPr>
                      <w:rFonts w:ascii="Calibri" w:hAnsi="Calibri" w:cs="Calibri"/>
                      <w:sz w:val="22"/>
                      <w:szCs w:val="22"/>
                    </w:rPr>
                  </w:pPr>
                  <w:r w:rsidRPr="00B407C6">
                    <w:rPr>
                      <w:rFonts w:ascii="Calibri" w:hAnsi="Calibri" w:eastAsia="Calibri" w:cs="Calibri"/>
                      <w:color w:val="1F1F1F"/>
                      <w:sz w:val="22"/>
                      <w:szCs w:val="22"/>
                    </w:rPr>
                    <w:t>Item sync (Boolean)</w:t>
                  </w:r>
                </w:p>
              </w:tc>
              <w:tc>
                <w:tcPr>
                  <w:tcW w:w="2073"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F05A822" w14:textId="77777777">
                  <w:pPr>
                    <w:rPr>
                      <w:rFonts w:ascii="Calibri" w:hAnsi="Calibri" w:cs="Calibri"/>
                      <w:sz w:val="22"/>
                      <w:szCs w:val="22"/>
                    </w:rPr>
                  </w:pPr>
                  <w:r w:rsidRPr="00B407C6">
                    <w:rPr>
                      <w:rFonts w:ascii="Calibri" w:hAnsi="Calibri" w:eastAsia="Calibri" w:cs="Calibri"/>
                      <w:color w:val="1F1F1F"/>
                      <w:sz w:val="22"/>
                      <w:szCs w:val="22"/>
                    </w:rPr>
                    <w:t>Item Posting Group synced</w:t>
                  </w:r>
                </w:p>
              </w:tc>
              <w:tc>
                <w:tcPr>
                  <w:tcW w:w="2241"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7100F79" w14:textId="04FCA574">
                  <w:pPr>
                    <w:rPr>
                      <w:rFonts w:ascii="Calibri" w:hAnsi="Calibri" w:cs="Calibri"/>
                      <w:sz w:val="22"/>
                      <w:szCs w:val="22"/>
                    </w:rPr>
                  </w:pPr>
                  <w:r w:rsidRPr="00B407C6">
                    <w:rPr>
                      <w:rFonts w:ascii="Calibri" w:hAnsi="Calibri" w:eastAsia="Calibri" w:cs="Calibri"/>
                      <w:color w:val="1F1F1F"/>
                      <w:sz w:val="22"/>
                      <w:szCs w:val="22"/>
                    </w:rPr>
                    <w:t xml:space="preserve">Inventory GL, Consumption GL stored on </w:t>
                  </w:r>
                  <w:r w:rsidRPr="00B407C6" w:rsidR="00F05623">
                    <w:rPr>
                      <w:rFonts w:ascii="Calibri" w:hAnsi="Calibri" w:eastAsia="Calibri" w:cs="Calibri"/>
                      <w:color w:val="1F1F1F"/>
                      <w:sz w:val="22"/>
                      <w:szCs w:val="22"/>
                    </w:rPr>
                    <w:t>item master</w:t>
                  </w:r>
                  <w:r w:rsidRPr="00B407C6">
                    <w:rPr>
                      <w:rFonts w:ascii="Calibri" w:hAnsi="Calibri" w:eastAsia="Calibri" w:cs="Calibri"/>
                      <w:color w:val="1F1F1F"/>
                      <w:sz w:val="22"/>
                      <w:szCs w:val="22"/>
                    </w:rPr>
                    <w:t xml:space="preserve"> in NAVFarm</w:t>
                  </w:r>
                </w:p>
              </w:tc>
            </w:tr>
            <w:tr w:rsidRPr="00B407C6" w:rsidR="00035A73" w:rsidTr="00F05623" w14:paraId="428AB5CE" w14:textId="77777777">
              <w:trPr>
                <w:trHeight w:val="763"/>
              </w:trPr>
              <w:tc>
                <w:tcPr>
                  <w:tcW w:w="164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2C5832B"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4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E45CA08" w14:textId="77777777">
                  <w:pPr>
                    <w:rPr>
                      <w:rFonts w:ascii="Calibri" w:hAnsi="Calibri" w:cs="Calibri"/>
                      <w:sz w:val="22"/>
                      <w:szCs w:val="22"/>
                    </w:rPr>
                  </w:pPr>
                  <w:r w:rsidRPr="00B407C6">
                    <w:rPr>
                      <w:rFonts w:ascii="Calibri" w:hAnsi="Calibri" w:eastAsia="Calibri" w:cs="Calibri"/>
                      <w:color w:val="1F1F1F"/>
                      <w:sz w:val="22"/>
                      <w:szCs w:val="22"/>
                    </w:rPr>
                    <w:t>Every GL-generating event</w:t>
                  </w:r>
                </w:p>
              </w:tc>
              <w:tc>
                <w:tcPr>
                  <w:tcW w:w="2073"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66484B3" w14:textId="77777777">
                  <w:pPr>
                    <w:rPr>
                      <w:rFonts w:ascii="Calibri" w:hAnsi="Calibri" w:cs="Calibri"/>
                      <w:sz w:val="22"/>
                      <w:szCs w:val="22"/>
                    </w:rPr>
                  </w:pPr>
                  <w:r w:rsidRPr="00B407C6">
                    <w:rPr>
                      <w:rFonts w:ascii="Calibri" w:hAnsi="Calibri" w:eastAsia="Calibri" w:cs="Calibri"/>
                      <w:color w:val="1F1F1F"/>
                      <w:sz w:val="22"/>
                      <w:szCs w:val="22"/>
                    </w:rPr>
                    <w:t>Dimension Set applied</w:t>
                  </w:r>
                </w:p>
              </w:tc>
              <w:tc>
                <w:tcPr>
                  <w:tcW w:w="2241"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943A12A" w14:textId="77777777">
                  <w:pPr>
                    <w:rPr>
                      <w:rFonts w:ascii="Calibri" w:hAnsi="Calibri" w:cs="Calibri"/>
                      <w:sz w:val="22"/>
                      <w:szCs w:val="22"/>
                    </w:rPr>
                  </w:pPr>
                  <w:r w:rsidRPr="00B407C6">
                    <w:rPr>
                      <w:rFonts w:ascii="Calibri" w:hAnsi="Calibri" w:eastAsia="Calibri" w:cs="Calibri"/>
                      <w:color w:val="1F1F1F"/>
                      <w:sz w:val="22"/>
                      <w:szCs w:val="22"/>
                    </w:rPr>
                    <w:t>All API POSTs include dimensionSetId derived from Farm Code + LOB</w:t>
                  </w:r>
                </w:p>
              </w:tc>
            </w:tr>
          </w:tbl>
          <w:p w:rsidRPr="00B407C6" w:rsidR="00035A73" w:rsidRDefault="00035A73" w14:paraId="5E6D68BD" w14:textId="77777777">
            <w:pPr>
              <w:rPr>
                <w:rFonts w:ascii="Calibri" w:hAnsi="Calibri" w:cs="Calibri"/>
                <w:sz w:val="22"/>
                <w:szCs w:val="22"/>
              </w:rPr>
            </w:pPr>
          </w:p>
        </w:tc>
      </w:tr>
      <w:tr w:rsidRPr="00B407C6" w:rsidR="00035A73" w14:paraId="645F954F"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B87536B"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F05623" w14:paraId="3197F628" w14:textId="1FD4E2C4">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Farm Code not in D365BC Dimension Values → GL API call fails. CRITICAL alert to Finance + System Admin.</w:t>
            </w:r>
          </w:p>
          <w:p w:rsidRPr="00B407C6" w:rsidR="00035A73" w:rsidRDefault="00F05623" w14:paraId="2DCB1E8B" w14:textId="1B4F9071">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Item missing Inventory GL or Consumption GL → inventory movement blocks.</w:t>
            </w:r>
          </w:p>
        </w:tc>
      </w:tr>
      <w:tr w:rsidRPr="00B407C6" w:rsidR="00035A73" w14:paraId="6DB063E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1EFD73C"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2920E2FA" w14:textId="77777777">
            <w:pPr>
              <w:spacing w:before="40" w:after="50"/>
              <w:rPr>
                <w:rFonts w:ascii="Calibri" w:hAnsi="Calibri" w:cs="Calibri"/>
                <w:sz w:val="22"/>
                <w:szCs w:val="22"/>
              </w:rPr>
            </w:pPr>
            <w:r w:rsidRPr="00B407C6">
              <w:rPr>
                <w:rFonts w:ascii="Calibri" w:hAnsi="Calibri" w:eastAsia="Calibri" w:cs="Calibri"/>
                <w:color w:val="1F1F1F"/>
                <w:sz w:val="22"/>
                <w:szCs w:val="22"/>
              </w:rPr>
              <w:t>• GL account selection on EVs and Requisitions limited to Direct Posting = Yes accounts from synced COA.</w:t>
            </w:r>
          </w:p>
        </w:tc>
      </w:tr>
    </w:tbl>
    <w:p w:rsidRPr="00B407C6" w:rsidR="00035A73" w:rsidRDefault="00035A73" w14:paraId="22F5F2B5" w14:textId="77777777">
      <w:pPr>
        <w:spacing w:before="20" w:after="20"/>
        <w:rPr>
          <w:rFonts w:ascii="Calibri" w:hAnsi="Calibri" w:cs="Calibri"/>
          <w:sz w:val="22"/>
          <w:szCs w:val="22"/>
        </w:rPr>
      </w:pPr>
    </w:p>
    <w:p w:rsidRPr="00B407C6" w:rsidR="00035A73" w:rsidRDefault="00035A73" w14:paraId="506CD668" w14:textId="56650496">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093B14B9"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7A6A26A6"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13</w:t>
            </w:r>
          </w:p>
          <w:p w:rsidRPr="00B407C6" w:rsidR="00035A73" w:rsidRDefault="00000000" w14:paraId="5559AA76" w14:textId="77777777">
            <w:pPr>
              <w:spacing w:after="20"/>
              <w:rPr>
                <w:rFonts w:ascii="Calibri" w:hAnsi="Calibri" w:cs="Calibri"/>
                <w:sz w:val="22"/>
                <w:szCs w:val="22"/>
              </w:rPr>
            </w:pPr>
            <w:r w:rsidRPr="00B407C6">
              <w:rPr>
                <w:rFonts w:ascii="Calibri" w:hAnsi="Calibri" w:eastAsia="Calibri" w:cs="Calibri"/>
                <w:b/>
                <w:bCs/>
                <w:color w:val="FFFFFF"/>
                <w:sz w:val="22"/>
                <w:szCs w:val="22"/>
              </w:rPr>
              <w:t>EXPENSE VOUCHER &amp; REQUISITION</w:t>
            </w:r>
          </w:p>
          <w:p w:rsidRPr="00B407C6" w:rsidR="00035A73" w:rsidRDefault="00000000" w14:paraId="6BED49F4" w14:textId="77777777">
            <w:pPr>
              <w:rPr>
                <w:rFonts w:ascii="Calibri" w:hAnsi="Calibri" w:cs="Calibri"/>
                <w:sz w:val="22"/>
                <w:szCs w:val="22"/>
              </w:rPr>
            </w:pPr>
            <w:r w:rsidRPr="00B407C6">
              <w:rPr>
                <w:rFonts w:ascii="Calibri" w:hAnsi="Calibri" w:eastAsia="Calibri" w:cs="Calibri"/>
                <w:color w:val="A8C8E8"/>
                <w:sz w:val="22"/>
                <w:szCs w:val="22"/>
              </w:rPr>
              <w:t>D365BC new Journal Batch per EV, FA linkage, Department dimension, Service GL requisition</w:t>
            </w:r>
          </w:p>
        </w:tc>
      </w:tr>
    </w:tbl>
    <w:p w:rsidRPr="00B407C6" w:rsidR="00035A73" w:rsidRDefault="00035A73" w14:paraId="3A96B315"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72EE6D81"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4260F71C" w14:textId="77777777">
            <w:pPr>
              <w:rPr>
                <w:rFonts w:ascii="Calibri" w:hAnsi="Calibri" w:cs="Calibri"/>
                <w:sz w:val="22"/>
                <w:szCs w:val="22"/>
              </w:rPr>
            </w:pPr>
            <w:r w:rsidRPr="00B407C6">
              <w:rPr>
                <w:rFonts w:ascii="Calibri" w:hAnsi="Calibri" w:eastAsia="Calibri" w:cs="Calibri"/>
                <w:b/>
                <w:bCs/>
                <w:color w:val="FFFFFF"/>
                <w:sz w:val="22"/>
                <w:szCs w:val="22"/>
              </w:rPr>
              <w:t>13.1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1CF4B5C8" w14:textId="2D8B9E2A">
            <w:pPr>
              <w:rPr>
                <w:rFonts w:ascii="Calibri" w:hAnsi="Calibri" w:cs="Calibri"/>
                <w:sz w:val="22"/>
                <w:szCs w:val="22"/>
              </w:rPr>
            </w:pPr>
            <w:r w:rsidRPr="00B407C6">
              <w:rPr>
                <w:rFonts w:ascii="Calibri" w:hAnsi="Calibri" w:eastAsia="Calibri" w:cs="Calibri"/>
                <w:b/>
                <w:bCs/>
                <w:color w:val="FFFFFF"/>
                <w:sz w:val="22"/>
                <w:szCs w:val="22"/>
              </w:rPr>
              <w:t xml:space="preserve">Expense Voucher (EV)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Fields, FA Linkage &amp; D365BC 7-Step API Flow</w:t>
            </w:r>
          </w:p>
        </w:tc>
      </w:tr>
      <w:tr w:rsidRPr="00B407C6" w:rsidR="00035A73" w14:paraId="759E5E2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FEBE261"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57586819" w14:textId="3B71B6E6">
            <w:pPr>
              <w:spacing w:before="40" w:after="50"/>
              <w:rPr>
                <w:rFonts w:ascii="Calibri" w:hAnsi="Calibri" w:cs="Calibri"/>
                <w:sz w:val="22"/>
                <w:szCs w:val="22"/>
              </w:rPr>
            </w:pPr>
            <w:r w:rsidRPr="00B407C6">
              <w:rPr>
                <w:rFonts w:ascii="Calibri" w:hAnsi="Calibri" w:eastAsia="Calibri" w:cs="Calibri"/>
                <w:color w:val="1F1F1F"/>
                <w:sz w:val="22"/>
                <w:szCs w:val="22"/>
              </w:rPr>
              <w:t xml:space="preserve">Farm-level expenses recorded in NAVFarm as Expense Vouchers. GL Account selected from synced D365BC COA. FA Code linked when expense should be capitalised to an animal (e.g. quarantine vet costs on imported animals). Department Dimension = Farm Code (auto-applied). On Finance approval: D365BC creates a NEW General Journal Batch per EV (batch name = </w:t>
            </w:r>
            <w:r w:rsidR="00E42FB7">
              <w:rPr>
                <w:rFonts w:ascii="Calibri" w:hAnsi="Calibri" w:eastAsia="Calibri" w:cs="Calibri"/>
                <w:color w:val="1F1F1F"/>
                <w:sz w:val="22"/>
                <w:szCs w:val="22"/>
              </w:rPr>
              <w:t>(EV</w:t>
            </w:r>
            <w:r w:rsidRPr="00B407C6">
              <w:rPr>
                <w:rFonts w:ascii="Calibri" w:hAnsi="Calibri" w:eastAsia="Calibri" w:cs="Calibri"/>
                <w:color w:val="1F1F1F"/>
                <w:sz w:val="22"/>
                <w:szCs w:val="22"/>
              </w:rPr>
              <w:t>-YYYY-</w:t>
            </w:r>
            <w:r w:rsidR="00E42FB7">
              <w:rPr>
                <w:rFonts w:ascii="Calibri" w:hAnsi="Calibri" w:eastAsia="Calibri" w:cs="Calibri"/>
                <w:color w:val="1F1F1F"/>
                <w:sz w:val="22"/>
                <w:szCs w:val="22"/>
              </w:rPr>
              <w:t>NN</w:t>
            </w:r>
            <w:r w:rsidRPr="00B407C6">
              <w:rPr>
                <w:rFonts w:ascii="Calibri" w:hAnsi="Calibri" w:eastAsia="Calibri" w:cs="Calibri"/>
                <w:color w:val="1F1F1F"/>
                <w:sz w:val="22"/>
                <w:szCs w:val="22"/>
              </w:rPr>
              <w:t>), posts journal lines, triggers posting, returns GL Entry Numbers back to NAVFarm. EV status then = POSTED.</w:t>
            </w:r>
          </w:p>
        </w:tc>
      </w:tr>
      <w:tr w:rsidRPr="00B407C6" w:rsidR="00035A73" w14:paraId="4770A6F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78EB431"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18A3944B"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Expense Voucher 7-Step D365BC Integration</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915A427"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67CC894"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C27AC9C" w14:textId="7E49EC76">
                  <w:pPr>
                    <w:rPr>
                      <w:rFonts w:ascii="Calibri" w:hAnsi="Calibri" w:cs="Calibri"/>
                      <w:sz w:val="22"/>
                      <w:szCs w:val="22"/>
                    </w:rPr>
                  </w:pPr>
                  <w:r w:rsidRPr="00B407C6">
                    <w:rPr>
                      <w:rFonts w:ascii="Calibri" w:hAnsi="Calibri" w:eastAsia="Calibri" w:cs="Calibri"/>
                      <w:color w:val="1F1F1F"/>
                      <w:sz w:val="22"/>
                      <w:szCs w:val="22"/>
                    </w:rPr>
                    <w:t xml:space="preserve">Farm Manager creates EV: Expense Type, Farm (auto = Dept Dimension), Batch (optional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links cost to batch), FA Code (if capitalise), GL Account, Amount, Date, Description, Vendor.</w:t>
                  </w:r>
                </w:p>
              </w:tc>
            </w:tr>
          </w:tbl>
          <w:p w:rsidRPr="00B407C6" w:rsidR="00035A73" w:rsidRDefault="00000000" w14:paraId="7E4750F1"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296EE73F"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0F93985"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420627B" w14:textId="77777777">
                  <w:pPr>
                    <w:rPr>
                      <w:rFonts w:ascii="Calibri" w:hAnsi="Calibri" w:cs="Calibri"/>
                      <w:sz w:val="22"/>
                      <w:szCs w:val="22"/>
                    </w:rPr>
                  </w:pPr>
                  <w:r w:rsidRPr="00B407C6">
                    <w:rPr>
                      <w:rFonts w:ascii="Calibri" w:hAnsi="Calibri" w:eastAsia="Calibri" w:cs="Calibri"/>
                      <w:color w:val="1F1F1F"/>
                      <w:sz w:val="22"/>
                      <w:szCs w:val="22"/>
                    </w:rPr>
                    <w:t>EV submitted for Finance approval. Status = SUBMITTED.</w:t>
                  </w:r>
                </w:p>
              </w:tc>
            </w:tr>
          </w:tbl>
          <w:p w:rsidRPr="00B407C6" w:rsidR="00035A73" w:rsidRDefault="00000000" w14:paraId="1EAA1835"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654286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E6F6531"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28A14FF" w14:textId="77777777">
                  <w:pPr>
                    <w:rPr>
                      <w:rFonts w:ascii="Calibri" w:hAnsi="Calibri" w:cs="Calibri"/>
                      <w:sz w:val="22"/>
                      <w:szCs w:val="22"/>
                    </w:rPr>
                  </w:pPr>
                  <w:r w:rsidRPr="00B407C6">
                    <w:rPr>
                      <w:rFonts w:ascii="Calibri" w:hAnsi="Calibri" w:eastAsia="Calibri" w:cs="Calibri"/>
                      <w:color w:val="1F1F1F"/>
                      <w:sz w:val="22"/>
                      <w:szCs w:val="22"/>
                    </w:rPr>
                    <w:t>Finance reviews GL Account mapping and FA Code. APPROVES or REJECTS with reason.</w:t>
                  </w:r>
                </w:p>
              </w:tc>
            </w:tr>
          </w:tbl>
          <w:p w:rsidRPr="00B407C6" w:rsidR="00035A73" w:rsidRDefault="00000000" w14:paraId="759F6A0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0BFE8F47"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7FB3BAF3"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2D17FAD5" w14:textId="77777777">
                  <w:pPr>
                    <w:rPr>
                      <w:rFonts w:ascii="Calibri" w:hAnsi="Calibri" w:cs="Calibri"/>
                      <w:sz w:val="22"/>
                      <w:szCs w:val="22"/>
                    </w:rPr>
                  </w:pPr>
                  <w:r w:rsidRPr="00B407C6">
                    <w:rPr>
                      <w:rFonts w:ascii="Calibri" w:hAnsi="Calibri" w:eastAsia="Calibri" w:cs="Calibri"/>
                      <w:b/>
                      <w:bCs/>
                      <w:color w:val="1F4E79"/>
                      <w:sz w:val="22"/>
                      <w:szCs w:val="22"/>
                    </w:rPr>
                    <w:t>Finance approves?</w:t>
                  </w:r>
                </w:p>
              </w:tc>
            </w:tr>
            <w:tr w:rsidRPr="00B407C6" w:rsidR="00035A73" w14:paraId="5E6C1E74"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3FCB5EB9"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Proceed to D365BC posting.</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77FDC76E"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5DD8BA33"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EV returned to SUBMITTED with rejection reason. Farm Manager corrects and resubmits.</w:t>
                  </w:r>
                </w:p>
              </w:tc>
            </w:tr>
          </w:tbl>
          <w:p w:rsidRPr="00B407C6" w:rsidR="00035A73" w:rsidRDefault="00000000" w14:paraId="74D91F81"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A0486AF"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89A901F"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C97E3A1" w14:textId="24F23B08">
                  <w:pPr>
                    <w:rPr>
                      <w:rFonts w:ascii="Calibri" w:hAnsi="Calibri" w:cs="Calibri"/>
                      <w:sz w:val="22"/>
                      <w:szCs w:val="22"/>
                    </w:rPr>
                  </w:pPr>
                  <w:r w:rsidRPr="00B407C6">
                    <w:rPr>
                      <w:rFonts w:ascii="Calibri" w:hAnsi="Calibri" w:eastAsia="Calibri" w:cs="Calibri"/>
                      <w:color w:val="1F1F1F"/>
                      <w:sz w:val="22"/>
                      <w:szCs w:val="22"/>
                    </w:rPr>
                    <w:t>D365BC API call 1: POST /</w:t>
                  </w:r>
                  <w:r w:rsidRPr="00B407C6" w:rsidR="00F05623">
                    <w:rPr>
                      <w:rFonts w:ascii="Calibri" w:hAnsi="Calibri" w:eastAsia="Calibri" w:cs="Calibri"/>
                      <w:color w:val="1F1F1F"/>
                      <w:sz w:val="22"/>
                      <w:szCs w:val="22"/>
                    </w:rPr>
                    <w:t>general Journal batches</w:t>
                  </w:r>
                  <w:r w:rsidRPr="00B407C6">
                    <w:rPr>
                      <w:rFonts w:ascii="Calibri" w:hAnsi="Calibri" w:eastAsia="Calibri" w:cs="Calibri"/>
                      <w:color w:val="1F1F1F"/>
                      <w:sz w:val="22"/>
                      <w:szCs w:val="22"/>
                    </w:rPr>
                    <w:t xml:space="preserve"> → creates new batch (name = EV-YYYY-</w:t>
                  </w:r>
                  <w:r w:rsidR="007B2B89">
                    <w:rPr>
                      <w:rFonts w:ascii="Calibri" w:hAnsi="Calibri" w:eastAsia="Calibri" w:cs="Calibri"/>
                      <w:color w:val="1F1F1F"/>
                      <w:sz w:val="22"/>
                      <w:szCs w:val="22"/>
                    </w:rPr>
                    <w:t>SEQ</w:t>
                  </w:r>
                  <w:r w:rsidRPr="00B407C6">
                    <w:rPr>
                      <w:rFonts w:ascii="Calibri" w:hAnsi="Calibri" w:eastAsia="Calibri" w:cs="Calibri"/>
                      <w:color w:val="1F1F1F"/>
                      <w:sz w:val="22"/>
                      <w:szCs w:val="22"/>
                    </w:rPr>
                    <w:t>) in NAVFarm journal group. Batch reference returned and stored on EV.</w:t>
                  </w:r>
                </w:p>
              </w:tc>
            </w:tr>
          </w:tbl>
          <w:p w:rsidRPr="00B407C6" w:rsidR="00035A73" w:rsidRDefault="00000000" w14:paraId="3AAFB055"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D1D6471"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10C6EAC"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4FE5C07" w14:textId="1E4DE603">
                  <w:pPr>
                    <w:rPr>
                      <w:rFonts w:ascii="Calibri" w:hAnsi="Calibri" w:cs="Calibri"/>
                      <w:sz w:val="22"/>
                      <w:szCs w:val="22"/>
                    </w:rPr>
                  </w:pPr>
                  <w:r w:rsidRPr="00B407C6">
                    <w:rPr>
                      <w:rFonts w:ascii="Calibri" w:hAnsi="Calibri" w:eastAsia="Calibri" w:cs="Calibri"/>
                      <w:color w:val="1F1F1F"/>
                      <w:sz w:val="22"/>
                      <w:szCs w:val="22"/>
                    </w:rPr>
                    <w:t xml:space="preserve">D365BC API call 2: POST /generalJournalLines. Line 1: Dr GL Account Cr AP/Bank. Line 2 (if FA Code): Dr FA WIP Cr GL Account (expense becomes FA cost). Dimensions: </w:t>
                  </w:r>
                  <w:r w:rsidRPr="00B407C6" w:rsidR="00F05623">
                    <w:rPr>
                      <w:rFonts w:ascii="Calibri" w:hAnsi="Calibri" w:eastAsia="Calibri" w:cs="Calibri"/>
                      <w:color w:val="1F1F1F"/>
                      <w:sz w:val="22"/>
                      <w:szCs w:val="22"/>
                    </w:rPr>
                    <w:t>Cost Centre</w:t>
                  </w:r>
                  <w:r w:rsidRPr="00B407C6">
                    <w:rPr>
                      <w:rFonts w:ascii="Calibri" w:hAnsi="Calibri" w:eastAsia="Calibri" w:cs="Calibri"/>
                      <w:color w:val="1F1F1F"/>
                      <w:sz w:val="22"/>
                      <w:szCs w:val="22"/>
                    </w:rPr>
                    <w:t>=</w:t>
                  </w:r>
                  <w:r w:rsidRPr="00B407C6" w:rsidR="00F05623">
                    <w:rPr>
                      <w:rFonts w:ascii="Calibri" w:hAnsi="Calibri" w:eastAsia="Calibri" w:cs="Calibri"/>
                      <w:color w:val="1F1F1F"/>
                      <w:sz w:val="22"/>
                      <w:szCs w:val="22"/>
                    </w:rPr>
                    <w:t>Farm Code</w:t>
                  </w:r>
                  <w:r w:rsidRPr="00B407C6">
                    <w:rPr>
                      <w:rFonts w:ascii="Calibri" w:hAnsi="Calibri" w:eastAsia="Calibri" w:cs="Calibri"/>
                      <w:color w:val="1F1F1F"/>
                      <w:sz w:val="22"/>
                      <w:szCs w:val="22"/>
                    </w:rPr>
                    <w:t>, LOB=LVS_PIGGERY, Batch=</w:t>
                  </w:r>
                  <w:r w:rsidRPr="00B407C6" w:rsidR="00F05623">
                    <w:rPr>
                      <w:rFonts w:ascii="Calibri" w:hAnsi="Calibri" w:eastAsia="Calibri" w:cs="Calibri"/>
                      <w:color w:val="1F1F1F"/>
                      <w:sz w:val="22"/>
                      <w:szCs w:val="22"/>
                    </w:rPr>
                    <w:t>batch no</w:t>
                  </w:r>
                  <w:r w:rsidRPr="00B407C6">
                    <w:rPr>
                      <w:rFonts w:ascii="Calibri" w:hAnsi="Calibri" w:eastAsia="Calibri" w:cs="Calibri"/>
                      <w:color w:val="1F1F1F"/>
                      <w:sz w:val="22"/>
                      <w:szCs w:val="22"/>
                    </w:rPr>
                    <w:t>.</w:t>
                  </w:r>
                </w:p>
              </w:tc>
            </w:tr>
          </w:tbl>
          <w:p w:rsidRPr="00B407C6" w:rsidR="00035A73" w:rsidRDefault="00000000" w14:paraId="2BA31792"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4B0ADA8"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2ACC11AF"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1CF31A6" w14:textId="37E49FBC">
                  <w:pPr>
                    <w:rPr>
                      <w:rFonts w:ascii="Calibri" w:hAnsi="Calibri" w:cs="Calibri"/>
                      <w:sz w:val="22"/>
                      <w:szCs w:val="22"/>
                    </w:rPr>
                  </w:pPr>
                  <w:r w:rsidRPr="00B407C6">
                    <w:rPr>
                      <w:rFonts w:ascii="Calibri" w:hAnsi="Calibri" w:eastAsia="Calibri" w:cs="Calibri"/>
                      <w:color w:val="1F1F1F"/>
                      <w:sz w:val="22"/>
                      <w:szCs w:val="22"/>
                    </w:rPr>
                    <w:t>D365BC API call 3: POST /journals/{</w:t>
                  </w:r>
                  <w:r w:rsidRPr="00B407C6" w:rsidR="00F05623">
                    <w:rPr>
                      <w:rFonts w:ascii="Calibri" w:hAnsi="Calibri" w:eastAsia="Calibri" w:cs="Calibri"/>
                      <w:color w:val="1F1F1F"/>
                      <w:sz w:val="22"/>
                      <w:szCs w:val="22"/>
                    </w:rPr>
                    <w:t>batch Name</w:t>
                  </w:r>
                  <w:r w:rsidRPr="00B407C6">
                    <w:rPr>
                      <w:rFonts w:ascii="Calibri" w:hAnsi="Calibri" w:eastAsia="Calibri" w:cs="Calibri"/>
                      <w:color w:val="1F1F1F"/>
                      <w:sz w:val="22"/>
                      <w:szCs w:val="22"/>
                    </w:rPr>
                    <w:t>}/post. D365BC posts all lines and creates GL Entries.</w:t>
                  </w:r>
                </w:p>
              </w:tc>
            </w:tr>
          </w:tbl>
          <w:p w:rsidRPr="00B407C6" w:rsidR="00035A73" w:rsidRDefault="00000000" w14:paraId="7902E5B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C2F42D8"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7F337598"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433396F" w14:textId="77777777">
                  <w:pPr>
                    <w:rPr>
                      <w:rFonts w:ascii="Calibri" w:hAnsi="Calibri" w:cs="Calibri"/>
                      <w:sz w:val="22"/>
                      <w:szCs w:val="22"/>
                    </w:rPr>
                  </w:pPr>
                  <w:r w:rsidRPr="00B407C6">
                    <w:rPr>
                      <w:rFonts w:ascii="Calibri" w:hAnsi="Calibri" w:eastAsia="Calibri" w:cs="Calibri"/>
                      <w:color w:val="1F1F1F"/>
                      <w:sz w:val="22"/>
                      <w:szCs w:val="22"/>
                    </w:rPr>
                    <w:t>D365BC returns GL Entry Numbers. Stored on EV record. EV status = POSTED. Full audit trail: EV No → D365BC Batch Name → D365BC GL Entry Nos.</w:t>
                  </w:r>
                </w:p>
              </w:tc>
            </w:tr>
          </w:tbl>
          <w:p w:rsidRPr="00B407C6" w:rsidR="00035A73" w:rsidRDefault="00035A73" w14:paraId="6C244B7B" w14:textId="77777777">
            <w:pPr>
              <w:rPr>
                <w:rFonts w:ascii="Calibri" w:hAnsi="Calibri" w:cs="Calibri"/>
                <w:sz w:val="22"/>
                <w:szCs w:val="22"/>
              </w:rPr>
            </w:pPr>
          </w:p>
        </w:tc>
      </w:tr>
      <w:tr w:rsidRPr="00B407C6" w:rsidR="00035A73" w14:paraId="1F6642B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7C33B1C"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tbl>
            <w:tblPr>
              <w:tblW w:w="75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41"/>
              <w:gridCol w:w="1641"/>
              <w:gridCol w:w="2071"/>
              <w:gridCol w:w="2238"/>
            </w:tblGrid>
            <w:tr w:rsidRPr="00B407C6" w:rsidR="00035A73" w:rsidTr="00F05623" w14:paraId="7AFCA81B" w14:textId="77777777">
              <w:trPr>
                <w:trHeight w:val="246"/>
                <w:tblHeader/>
              </w:trPr>
              <w:tc>
                <w:tcPr>
                  <w:tcW w:w="1641"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27BF7D09" w14:textId="77777777">
                  <w:pPr>
                    <w:jc w:val="center"/>
                    <w:rPr>
                      <w:rFonts w:ascii="Calibri" w:hAnsi="Calibri" w:cs="Calibri"/>
                      <w:sz w:val="22"/>
                      <w:szCs w:val="22"/>
                    </w:rPr>
                  </w:pPr>
                  <w:r w:rsidRPr="00B407C6">
                    <w:rPr>
                      <w:rFonts w:ascii="Calibri" w:hAnsi="Calibri" w:eastAsia="Calibri" w:cs="Calibri"/>
                      <w:b/>
                      <w:bCs/>
                      <w:color w:val="FFFFFF"/>
                      <w:sz w:val="22"/>
                      <w:szCs w:val="22"/>
                    </w:rPr>
                    <w:t>System</w:t>
                  </w:r>
                </w:p>
              </w:tc>
              <w:tc>
                <w:tcPr>
                  <w:tcW w:w="1641"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782C9044" w14:textId="77777777">
                  <w:pPr>
                    <w:jc w:val="center"/>
                    <w:rPr>
                      <w:rFonts w:ascii="Calibri" w:hAnsi="Calibri" w:cs="Calibri"/>
                      <w:sz w:val="22"/>
                      <w:szCs w:val="22"/>
                    </w:rPr>
                  </w:pPr>
                  <w:r w:rsidRPr="00B407C6">
                    <w:rPr>
                      <w:rFonts w:ascii="Calibri" w:hAnsi="Calibri" w:eastAsia="Calibri" w:cs="Calibri"/>
                      <w:b/>
                      <w:bCs/>
                      <w:color w:val="FFFFFF"/>
                      <w:sz w:val="22"/>
                      <w:szCs w:val="22"/>
                    </w:rPr>
                    <w:t>Event / Trigger</w:t>
                  </w:r>
                </w:p>
              </w:tc>
              <w:tc>
                <w:tcPr>
                  <w:tcW w:w="2071"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60A78447" w14:textId="77777777">
                  <w:pPr>
                    <w:jc w:val="center"/>
                    <w:rPr>
                      <w:rFonts w:ascii="Calibri" w:hAnsi="Calibri" w:cs="Calibri"/>
                      <w:sz w:val="22"/>
                      <w:szCs w:val="22"/>
                    </w:rPr>
                  </w:pPr>
                  <w:r w:rsidRPr="00B407C6">
                    <w:rPr>
                      <w:rFonts w:ascii="Calibri" w:hAnsi="Calibri" w:eastAsia="Calibri" w:cs="Calibri"/>
                      <w:b/>
                      <w:bCs/>
                      <w:color w:val="FFFFFF"/>
                      <w:sz w:val="22"/>
                      <w:szCs w:val="22"/>
                    </w:rPr>
                    <w:t>NAVFarm Action</w:t>
                  </w:r>
                </w:p>
              </w:tc>
              <w:tc>
                <w:tcPr>
                  <w:tcW w:w="2238"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158A7023" w14:textId="77777777">
                  <w:pPr>
                    <w:jc w:val="center"/>
                    <w:rPr>
                      <w:rFonts w:ascii="Calibri" w:hAnsi="Calibri" w:cs="Calibri"/>
                      <w:sz w:val="22"/>
                      <w:szCs w:val="22"/>
                    </w:rPr>
                  </w:pPr>
                  <w:r w:rsidRPr="00B407C6">
                    <w:rPr>
                      <w:rFonts w:ascii="Calibri" w:hAnsi="Calibri" w:eastAsia="Calibri" w:cs="Calibri"/>
                      <w:b/>
                      <w:bCs/>
                      <w:color w:val="FFFFFF"/>
                      <w:sz w:val="22"/>
                      <w:szCs w:val="22"/>
                    </w:rPr>
                    <w:t>D365BC / PV Action + Table</w:t>
                  </w:r>
                </w:p>
              </w:tc>
            </w:tr>
            <w:tr w:rsidRPr="00B407C6" w:rsidR="00035A73" w:rsidTr="00F05623" w14:paraId="49830E2E" w14:textId="77777777">
              <w:trPr>
                <w:trHeight w:val="492"/>
              </w:trPr>
              <w:tc>
                <w:tcPr>
                  <w:tcW w:w="1641"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9CA1941"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41"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937BFC8" w14:textId="77777777">
                  <w:pPr>
                    <w:rPr>
                      <w:rFonts w:ascii="Calibri" w:hAnsi="Calibri" w:cs="Calibri"/>
                      <w:sz w:val="22"/>
                      <w:szCs w:val="22"/>
                    </w:rPr>
                  </w:pPr>
                  <w:r w:rsidRPr="00B407C6">
                    <w:rPr>
                      <w:rFonts w:ascii="Calibri" w:hAnsi="Calibri" w:eastAsia="Calibri" w:cs="Calibri"/>
                      <w:color w:val="1F1F1F"/>
                      <w:sz w:val="22"/>
                      <w:szCs w:val="22"/>
                    </w:rPr>
                    <w:t>EV Finance Approved</w:t>
                  </w:r>
                </w:p>
              </w:tc>
              <w:tc>
                <w:tcPr>
                  <w:tcW w:w="2071"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AC54E73" w14:textId="77777777">
                  <w:pPr>
                    <w:rPr>
                      <w:rFonts w:ascii="Calibri" w:hAnsi="Calibri" w:cs="Calibri"/>
                      <w:sz w:val="22"/>
                      <w:szCs w:val="22"/>
                    </w:rPr>
                  </w:pPr>
                  <w:r w:rsidRPr="00B407C6">
                    <w:rPr>
                      <w:rFonts w:ascii="Calibri" w:hAnsi="Calibri" w:eastAsia="Calibri" w:cs="Calibri"/>
                      <w:color w:val="1F1F1F"/>
                      <w:sz w:val="22"/>
                      <w:szCs w:val="22"/>
                    </w:rPr>
                    <w:t>Create new General Journal Batch</w:t>
                  </w:r>
                </w:p>
              </w:tc>
              <w:tc>
                <w:tcPr>
                  <w:tcW w:w="22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E5F4FBF" w14:textId="48EC3B63">
                  <w:pPr>
                    <w:rPr>
                      <w:rFonts w:ascii="Calibri" w:hAnsi="Calibri" w:cs="Calibri"/>
                      <w:sz w:val="22"/>
                      <w:szCs w:val="22"/>
                    </w:rPr>
                  </w:pPr>
                  <w:r w:rsidRPr="00B407C6">
                    <w:rPr>
                      <w:rFonts w:ascii="Calibri" w:hAnsi="Calibri" w:eastAsia="Calibri" w:cs="Calibri"/>
                      <w:color w:val="1F1F1F"/>
                      <w:sz w:val="22"/>
                      <w:szCs w:val="22"/>
                    </w:rPr>
                    <w:t>POST /</w:t>
                  </w:r>
                  <w:r w:rsidRPr="00B407C6" w:rsidR="00F05623">
                    <w:rPr>
                      <w:rFonts w:ascii="Calibri" w:hAnsi="Calibri" w:eastAsia="Calibri" w:cs="Calibri"/>
                      <w:color w:val="1F1F1F"/>
                      <w:sz w:val="22"/>
                      <w:szCs w:val="22"/>
                    </w:rPr>
                    <w:t>general Journal batches</w:t>
                  </w:r>
                  <w:r w:rsidRPr="00B407C6">
                    <w:rPr>
                      <w:rFonts w:ascii="Calibri" w:hAnsi="Calibri" w:eastAsia="Calibri" w:cs="Calibri"/>
                      <w:color w:val="1F1F1F"/>
                      <w:sz w:val="22"/>
                      <w:szCs w:val="22"/>
                    </w:rPr>
                    <w:t xml:space="preserv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batch name = EV-YYYY-NNNNN</w:t>
                  </w:r>
                </w:p>
              </w:tc>
            </w:tr>
            <w:tr w:rsidRPr="00B407C6" w:rsidR="00035A73" w:rsidTr="00F05623" w14:paraId="2183B138" w14:textId="77777777">
              <w:trPr>
                <w:trHeight w:val="729"/>
              </w:trPr>
              <w:tc>
                <w:tcPr>
                  <w:tcW w:w="1641"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3C3D29A"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41"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A733A42" w14:textId="77777777">
                  <w:pPr>
                    <w:rPr>
                      <w:rFonts w:ascii="Calibri" w:hAnsi="Calibri" w:cs="Calibri"/>
                      <w:sz w:val="22"/>
                      <w:szCs w:val="22"/>
                    </w:rPr>
                  </w:pPr>
                  <w:r w:rsidRPr="00B407C6">
                    <w:rPr>
                      <w:rFonts w:ascii="Calibri" w:hAnsi="Calibri" w:eastAsia="Calibri" w:cs="Calibri"/>
                      <w:color w:val="1F1F1F"/>
                      <w:sz w:val="22"/>
                      <w:szCs w:val="22"/>
                    </w:rPr>
                    <w:t>Batch created</w:t>
                  </w:r>
                </w:p>
              </w:tc>
              <w:tc>
                <w:tcPr>
                  <w:tcW w:w="2071"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18EC76D" w14:textId="77777777">
                  <w:pPr>
                    <w:rPr>
                      <w:rFonts w:ascii="Calibri" w:hAnsi="Calibri" w:cs="Calibri"/>
                      <w:sz w:val="22"/>
                      <w:szCs w:val="22"/>
                    </w:rPr>
                  </w:pPr>
                  <w:r w:rsidRPr="00B407C6">
                    <w:rPr>
                      <w:rFonts w:ascii="Calibri" w:hAnsi="Calibri" w:eastAsia="Calibri" w:cs="Calibri"/>
                      <w:color w:val="1F1F1F"/>
                      <w:sz w:val="22"/>
                      <w:szCs w:val="22"/>
                    </w:rPr>
                    <w:t>Post journal lines (expense + optional FA capitalise)</w:t>
                  </w:r>
                </w:p>
              </w:tc>
              <w:tc>
                <w:tcPr>
                  <w:tcW w:w="2238"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D856516" w14:textId="2BEF5BAF">
                  <w:pPr>
                    <w:rPr>
                      <w:rFonts w:ascii="Calibri" w:hAnsi="Calibri" w:cs="Calibri"/>
                      <w:sz w:val="22"/>
                      <w:szCs w:val="22"/>
                    </w:rPr>
                  </w:pPr>
                  <w:r w:rsidRPr="00B407C6">
                    <w:rPr>
                      <w:rFonts w:ascii="Calibri" w:hAnsi="Calibri" w:eastAsia="Calibri" w:cs="Calibri"/>
                      <w:color w:val="1F1F1F"/>
                      <w:sz w:val="22"/>
                      <w:szCs w:val="22"/>
                    </w:rPr>
                    <w:t xml:space="preserve">POST /generalJournalLines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Dr/Cr entries with Farm Dimension</w:t>
                  </w:r>
                </w:p>
              </w:tc>
            </w:tr>
            <w:tr w:rsidRPr="00B407C6" w:rsidR="00035A73" w:rsidTr="00F05623" w14:paraId="576D1129" w14:textId="77777777">
              <w:trPr>
                <w:trHeight w:val="738"/>
              </w:trPr>
              <w:tc>
                <w:tcPr>
                  <w:tcW w:w="1641"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4327BF9"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41"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FCAD600" w14:textId="77777777">
                  <w:pPr>
                    <w:rPr>
                      <w:rFonts w:ascii="Calibri" w:hAnsi="Calibri" w:cs="Calibri"/>
                      <w:sz w:val="22"/>
                      <w:szCs w:val="22"/>
                    </w:rPr>
                  </w:pPr>
                  <w:r w:rsidRPr="00B407C6">
                    <w:rPr>
                      <w:rFonts w:ascii="Calibri" w:hAnsi="Calibri" w:eastAsia="Calibri" w:cs="Calibri"/>
                      <w:color w:val="1F1F1F"/>
                      <w:sz w:val="22"/>
                      <w:szCs w:val="22"/>
                    </w:rPr>
                    <w:t>Lines created</w:t>
                  </w:r>
                </w:p>
              </w:tc>
              <w:tc>
                <w:tcPr>
                  <w:tcW w:w="2071"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3808FF9" w14:textId="77777777">
                  <w:pPr>
                    <w:rPr>
                      <w:rFonts w:ascii="Calibri" w:hAnsi="Calibri" w:cs="Calibri"/>
                      <w:sz w:val="22"/>
                      <w:szCs w:val="22"/>
                    </w:rPr>
                  </w:pPr>
                  <w:r w:rsidRPr="00B407C6">
                    <w:rPr>
                      <w:rFonts w:ascii="Calibri" w:hAnsi="Calibri" w:eastAsia="Calibri" w:cs="Calibri"/>
                      <w:color w:val="1F1F1F"/>
                      <w:sz w:val="22"/>
                      <w:szCs w:val="22"/>
                    </w:rPr>
                    <w:t>Post the journal batch</w:t>
                  </w:r>
                </w:p>
              </w:tc>
              <w:tc>
                <w:tcPr>
                  <w:tcW w:w="2238"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620125B" w14:textId="33E74CBC">
                  <w:pPr>
                    <w:rPr>
                      <w:rFonts w:ascii="Calibri" w:hAnsi="Calibri" w:cs="Calibri"/>
                      <w:sz w:val="22"/>
                      <w:szCs w:val="22"/>
                    </w:rPr>
                  </w:pPr>
                  <w:r w:rsidRPr="00B407C6">
                    <w:rPr>
                      <w:rFonts w:ascii="Calibri" w:hAnsi="Calibri" w:eastAsia="Calibri" w:cs="Calibri"/>
                      <w:color w:val="1F1F1F"/>
                      <w:sz w:val="22"/>
                      <w:szCs w:val="22"/>
                    </w:rPr>
                    <w:t>POST /journals/{</w:t>
                  </w:r>
                  <w:r w:rsidRPr="00B407C6" w:rsidR="00F05623">
                    <w:rPr>
                      <w:rFonts w:ascii="Calibri" w:hAnsi="Calibri" w:eastAsia="Calibri" w:cs="Calibri"/>
                      <w:color w:val="1F1F1F"/>
                      <w:sz w:val="22"/>
                      <w:szCs w:val="22"/>
                    </w:rPr>
                    <w:t>batch Name</w:t>
                  </w:r>
                  <w:r w:rsidRPr="00B407C6">
                    <w:rPr>
                      <w:rFonts w:ascii="Calibri" w:hAnsi="Calibri" w:eastAsia="Calibri" w:cs="Calibri"/>
                      <w:color w:val="1F1F1F"/>
                      <w:sz w:val="22"/>
                      <w:szCs w:val="22"/>
                    </w:rPr>
                    <w:t xml:space="preserve">}/post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triggers actual GL posting</w:t>
                  </w:r>
                </w:p>
              </w:tc>
            </w:tr>
            <w:tr w:rsidRPr="00B407C6" w:rsidR="00035A73" w:rsidTr="00F05623" w14:paraId="336A0E1E" w14:textId="77777777">
              <w:trPr>
                <w:trHeight w:val="483"/>
              </w:trPr>
              <w:tc>
                <w:tcPr>
                  <w:tcW w:w="1641"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0E384583" w14:textId="77777777">
                  <w:pPr>
                    <w:rPr>
                      <w:rFonts w:ascii="Calibri" w:hAnsi="Calibri" w:cs="Calibri"/>
                      <w:sz w:val="22"/>
                      <w:szCs w:val="22"/>
                    </w:rPr>
                  </w:pPr>
                  <w:r w:rsidRPr="00B407C6">
                    <w:rPr>
                      <w:rFonts w:ascii="Calibri" w:hAnsi="Calibri" w:eastAsia="Calibri" w:cs="Calibri"/>
                      <w:b/>
                      <w:bCs/>
                      <w:color w:val="1F4E79"/>
                      <w:sz w:val="22"/>
                      <w:szCs w:val="22"/>
                    </w:rPr>
                    <w:t>D365BC</w:t>
                  </w:r>
                </w:p>
              </w:tc>
              <w:tc>
                <w:tcPr>
                  <w:tcW w:w="1641"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FCF707C" w14:textId="77777777">
                  <w:pPr>
                    <w:rPr>
                      <w:rFonts w:ascii="Calibri" w:hAnsi="Calibri" w:cs="Calibri"/>
                      <w:sz w:val="22"/>
                      <w:szCs w:val="22"/>
                    </w:rPr>
                  </w:pPr>
                  <w:r w:rsidRPr="00B407C6">
                    <w:rPr>
                      <w:rFonts w:ascii="Calibri" w:hAnsi="Calibri" w:eastAsia="Calibri" w:cs="Calibri"/>
                      <w:color w:val="1F1F1F"/>
                      <w:sz w:val="22"/>
                      <w:szCs w:val="22"/>
                    </w:rPr>
                    <w:t>Journal posted</w:t>
                  </w:r>
                </w:p>
              </w:tc>
              <w:tc>
                <w:tcPr>
                  <w:tcW w:w="2071"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41AF9DE" w14:textId="77777777">
                  <w:pPr>
                    <w:rPr>
                      <w:rFonts w:ascii="Calibri" w:hAnsi="Calibri" w:cs="Calibri"/>
                      <w:sz w:val="22"/>
                      <w:szCs w:val="22"/>
                    </w:rPr>
                  </w:pPr>
                  <w:r w:rsidRPr="00B407C6">
                    <w:rPr>
                      <w:rFonts w:ascii="Calibri" w:hAnsi="Calibri" w:eastAsia="Calibri" w:cs="Calibri"/>
                      <w:color w:val="1F1F1F"/>
                      <w:sz w:val="22"/>
                      <w:szCs w:val="22"/>
                    </w:rPr>
                    <w:t>GL Entry Nos returned to NAVFarm</w:t>
                  </w:r>
                </w:p>
              </w:tc>
              <w:tc>
                <w:tcPr>
                  <w:tcW w:w="2238"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9F0BC06" w14:textId="77777777">
                  <w:pPr>
                    <w:rPr>
                      <w:rFonts w:ascii="Calibri" w:hAnsi="Calibri" w:cs="Calibri"/>
                      <w:sz w:val="22"/>
                      <w:szCs w:val="22"/>
                    </w:rPr>
                  </w:pPr>
                  <w:r w:rsidRPr="00B407C6">
                    <w:rPr>
                      <w:rFonts w:ascii="Calibri" w:hAnsi="Calibri" w:eastAsia="Calibri" w:cs="Calibri"/>
                      <w:color w:val="1F1F1F"/>
                      <w:sz w:val="22"/>
                      <w:szCs w:val="22"/>
                    </w:rPr>
                    <w:t>Stored on EV record for reconciliation</w:t>
                  </w:r>
                </w:p>
              </w:tc>
            </w:tr>
          </w:tbl>
          <w:p w:rsidRPr="00B407C6" w:rsidR="00035A73" w:rsidRDefault="00035A73" w14:paraId="06AC69DF" w14:textId="77777777">
            <w:pPr>
              <w:rPr>
                <w:rFonts w:ascii="Calibri" w:hAnsi="Calibri" w:cs="Calibri"/>
                <w:sz w:val="22"/>
                <w:szCs w:val="22"/>
              </w:rPr>
            </w:pPr>
          </w:p>
        </w:tc>
      </w:tr>
      <w:tr w:rsidRPr="00B407C6" w:rsidR="00035A73" w14:paraId="0BD0493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11B2560"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F05623" w14:paraId="7975B01C" w14:textId="6AFB66DB">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EV not approved within 3 days → escalation to Head of Farm.</w:t>
            </w:r>
          </w:p>
          <w:p w:rsidRPr="00B407C6" w:rsidR="00035A73" w:rsidRDefault="00F05623" w14:paraId="32F21304" w14:textId="5351DA6D">
            <w:pPr>
              <w:spacing w:before="40" w:after="50"/>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D365BC journal posting fails → EV stays APPROVED_PENDING_POST. Alert to Finance + System Admin.</w:t>
            </w:r>
          </w:p>
        </w:tc>
      </w:tr>
      <w:tr w:rsidRPr="00B407C6" w:rsidR="00035A73" w14:paraId="3E7509C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0955E67"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0D5381B1" w14:textId="77777777">
            <w:pPr>
              <w:spacing w:after="20"/>
              <w:rPr>
                <w:rFonts w:ascii="Calibri" w:hAnsi="Calibri" w:cs="Calibri"/>
                <w:sz w:val="22"/>
                <w:szCs w:val="22"/>
              </w:rPr>
            </w:pPr>
            <w:r w:rsidRPr="00B407C6">
              <w:rPr>
                <w:rFonts w:ascii="Calibri" w:hAnsi="Calibri" w:eastAsia="Calibri" w:cs="Calibri"/>
                <w:color w:val="1F1F1F"/>
                <w:sz w:val="22"/>
                <w:szCs w:val="22"/>
              </w:rPr>
              <w:t>• GL Account mandatory and must be from synced D365BC COA (Direct Posting = Yes).</w:t>
            </w:r>
          </w:p>
          <w:p w:rsidRPr="00B407C6" w:rsidR="00035A73" w:rsidRDefault="00000000" w14:paraId="57A328D5" w14:textId="77777777">
            <w:pPr>
              <w:spacing w:before="40" w:after="50"/>
              <w:rPr>
                <w:rFonts w:ascii="Calibri" w:hAnsi="Calibri" w:cs="Calibri"/>
                <w:sz w:val="22"/>
                <w:szCs w:val="22"/>
              </w:rPr>
            </w:pPr>
            <w:r w:rsidRPr="00B407C6">
              <w:rPr>
                <w:rFonts w:ascii="Calibri" w:hAnsi="Calibri" w:eastAsia="Calibri" w:cs="Calibri"/>
                <w:color w:val="1F1F1F"/>
                <w:sz w:val="22"/>
                <w:szCs w:val="22"/>
              </w:rPr>
              <w:t>• FA Code mandatory when Expense Type = CAPITALISED or Animal Category = imported. Finance checks this on approval.</w:t>
            </w:r>
          </w:p>
          <w:p w:rsidRPr="00B407C6" w:rsidR="00035A73" w:rsidRDefault="00000000" w14:paraId="296262CD" w14:textId="57420235">
            <w:pPr>
              <w:spacing w:before="40" w:after="50"/>
              <w:rPr>
                <w:rFonts w:ascii="Calibri" w:hAnsi="Calibri" w:cs="Calibri"/>
                <w:sz w:val="22"/>
                <w:szCs w:val="22"/>
              </w:rPr>
            </w:pPr>
            <w:r w:rsidRPr="00B407C6">
              <w:rPr>
                <w:rFonts w:ascii="Calibri" w:hAnsi="Calibri" w:eastAsia="Calibri" w:cs="Calibri"/>
                <w:color w:val="1F1F1F"/>
                <w:sz w:val="22"/>
                <w:szCs w:val="22"/>
              </w:rPr>
              <w:t xml:space="preserve">• EV &gt; $500: Finance + Head of Farm dual approval </w:t>
            </w:r>
            <w:r w:rsidR="00050B08">
              <w:rPr>
                <w:rFonts w:ascii="Calibri" w:hAnsi="Calibri" w:eastAsia="Calibri" w:cs="Calibri"/>
                <w:color w:val="1F1F1F"/>
                <w:sz w:val="22"/>
                <w:szCs w:val="22"/>
              </w:rPr>
              <w:t xml:space="preserve">if </w:t>
            </w:r>
            <w:r w:rsidRPr="00B407C6" w:rsidR="00050B08">
              <w:rPr>
                <w:rFonts w:ascii="Calibri" w:hAnsi="Calibri" w:eastAsia="Calibri" w:cs="Calibri"/>
                <w:color w:val="1F1F1F"/>
                <w:sz w:val="22"/>
                <w:szCs w:val="22"/>
              </w:rPr>
              <w:t>required</w:t>
            </w:r>
            <w:r w:rsidRPr="00B407C6">
              <w:rPr>
                <w:rFonts w:ascii="Calibri" w:hAnsi="Calibri" w:eastAsia="Calibri" w:cs="Calibri"/>
                <w:color w:val="1F1F1F"/>
                <w:sz w:val="22"/>
                <w:szCs w:val="22"/>
              </w:rPr>
              <w:t>.</w:t>
            </w:r>
          </w:p>
        </w:tc>
      </w:tr>
    </w:tbl>
    <w:p w:rsidRPr="00B407C6" w:rsidR="00035A73" w:rsidRDefault="00035A73" w14:paraId="2B04A65B" w14:textId="77777777">
      <w:pPr>
        <w:spacing w:before="20" w:after="20"/>
        <w:rPr>
          <w:rFonts w:ascii="Calibri" w:hAnsi="Calibri" w:cs="Calibri"/>
          <w:sz w:val="22"/>
          <w:szCs w:val="22"/>
        </w:rPr>
      </w:pPr>
    </w:p>
    <w:p w:rsidRPr="00B407C6" w:rsidR="00035A73" w:rsidRDefault="00000000" w14:paraId="6C6EB817" w14:textId="77777777">
      <w:pPr>
        <w:rPr>
          <w:rFonts w:ascii="Calibri" w:hAnsi="Calibri" w:cs="Calibri"/>
          <w:sz w:val="22"/>
          <w:szCs w:val="22"/>
        </w:rPr>
      </w:pPr>
      <w:r w:rsidRPr="00B407C6">
        <w:rPr>
          <w:rFonts w:ascii="Calibri" w:hAnsi="Calibri" w:cs="Calibri"/>
          <w:sz w:val="22"/>
          <w:szCs w:val="22"/>
        </w:rPr>
        <w:br w:type="page"/>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rsidTr="316E832A" w14:paraId="08C09E9E" w14:textId="77777777">
        <w:tc>
          <w:tcPr>
            <w:tcW w:w="10176"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140" w:type="dxa"/>
              <w:left w:w="200" w:type="dxa"/>
              <w:bottom w:w="140" w:type="dxa"/>
              <w:right w:w="200" w:type="dxa"/>
            </w:tcMar>
          </w:tcPr>
          <w:p w:rsidRPr="00B407C6" w:rsidR="00035A73" w:rsidRDefault="00000000" w14:paraId="6E992BAF"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14</w:t>
            </w:r>
          </w:p>
          <w:p w:rsidRPr="00B407C6" w:rsidR="00035A73" w:rsidRDefault="00000000" w14:paraId="052DD6FB" w14:textId="544CD09F">
            <w:pPr>
              <w:spacing w:after="20"/>
              <w:rPr>
                <w:rFonts w:ascii="Calibri" w:hAnsi="Calibri" w:cs="Calibri"/>
                <w:sz w:val="22"/>
                <w:szCs w:val="22"/>
              </w:rPr>
            </w:pPr>
            <w:r w:rsidRPr="316E832A" w:rsidR="2C61B549">
              <w:rPr>
                <w:rFonts w:ascii="Calibri" w:hAnsi="Calibri" w:eastAsia="Calibri" w:cs="Calibri"/>
                <w:b w:val="1"/>
                <w:bCs w:val="1"/>
                <w:color w:val="FFFFFF" w:themeColor="background1" w:themeTint="FF" w:themeShade="FF"/>
                <w:sz w:val="22"/>
                <w:szCs w:val="22"/>
              </w:rPr>
              <w:t xml:space="preserve">INTEGRATION: </w:t>
            </w:r>
            <w:del w:author="Hamadzashe Mudavose" w:date="2026-09-03T12:58:19.092Z" w16du:dateUtc="2026-09-03T12:58:19.092Z" w:id="1947991695">
              <w:r w:rsidRPr="316E832A" w:rsidDel="2C61B549">
                <w:rPr>
                  <w:rFonts w:ascii="Calibri" w:hAnsi="Calibri" w:eastAsia="Calibri" w:cs="Calibri"/>
                  <w:b w:val="1"/>
                  <w:bCs w:val="1"/>
                  <w:color w:val="FFFFFF" w:themeColor="background1" w:themeTint="FF" w:themeShade="FF"/>
                  <w:sz w:val="22"/>
                  <w:szCs w:val="22"/>
                </w:rPr>
                <w:delText>PIG VISION</w:delText>
              </w:r>
            </w:del>
            <w:ins w:author="Hamadzashe Mudavose" w:date="2026-09-03T12:58:19.094Z" w16du:dateUtc="2026-09-03T12:58:19.094Z" w:id="1060652405">
              <w:r w:rsidRPr="316E832A" w:rsidR="795183B2">
                <w:rPr>
                  <w:rFonts w:ascii="Calibri" w:hAnsi="Calibri" w:eastAsia="Calibri" w:cs="Calibri"/>
                  <w:b w:val="1"/>
                  <w:bCs w:val="1"/>
                  <w:color w:val="FFFFFF" w:themeColor="background1" w:themeTint="FF" w:themeShade="FF"/>
                  <w:sz w:val="22"/>
                  <w:szCs w:val="22"/>
                </w:rPr>
                <w:t>PIG EXPERT</w:t>
              </w:r>
            </w:ins>
            <w:r w:rsidRPr="316E832A" w:rsidR="2C61B549">
              <w:rPr>
                <w:rFonts w:ascii="Calibri" w:hAnsi="Calibri" w:eastAsia="Calibri" w:cs="Calibri"/>
                <w:b w:val="1"/>
                <w:bCs w:val="1"/>
                <w:color w:val="FFFFFF" w:themeColor="background1" w:themeTint="FF" w:themeShade="FF"/>
                <w:sz w:val="22"/>
                <w:szCs w:val="22"/>
              </w:rPr>
              <w:t xml:space="preserve"> &amp; </w:t>
            </w:r>
            <w:r w:rsidRPr="316E832A" w:rsidR="5CB62431">
              <w:rPr>
                <w:rFonts w:ascii="Calibri" w:hAnsi="Calibri" w:eastAsia="Calibri" w:cs="Calibri"/>
                <w:b w:val="1"/>
                <w:bCs w:val="1"/>
                <w:color w:val="FFFFFF" w:themeColor="background1" w:themeTint="FF" w:themeShade="FF"/>
                <w:sz w:val="22"/>
                <w:szCs w:val="22"/>
              </w:rPr>
              <w:t>NAVFarm</w:t>
            </w:r>
            <w:r w:rsidRPr="316E832A" w:rsidR="2C8177B3">
              <w:rPr>
                <w:rFonts w:ascii="Calibri" w:hAnsi="Calibri" w:eastAsia="Calibri" w:cs="Calibri"/>
                <w:b w:val="1"/>
                <w:bCs w:val="1"/>
                <w:color w:val="FFFFFF" w:themeColor="background1" w:themeTint="FF" w:themeShade="FF"/>
                <w:sz w:val="22"/>
                <w:szCs w:val="22"/>
              </w:rPr>
              <w:t xml:space="preserve"> </w:t>
            </w:r>
          </w:p>
          <w:p w:rsidRPr="00B407C6" w:rsidR="00035A73" w:rsidRDefault="00000000" w14:paraId="4A9D1F25" w14:textId="77777777">
            <w:pPr>
              <w:rPr>
                <w:rFonts w:ascii="Calibri" w:hAnsi="Calibri" w:cs="Calibri"/>
                <w:sz w:val="22"/>
                <w:szCs w:val="22"/>
              </w:rPr>
            </w:pPr>
            <w:r w:rsidRPr="00B407C6">
              <w:rPr>
                <w:rFonts w:ascii="Calibri" w:hAnsi="Calibri" w:eastAsia="Calibri" w:cs="Calibri"/>
                <w:color w:val="A8C8E8"/>
                <w:sz w:val="22"/>
                <w:szCs w:val="22"/>
              </w:rPr>
              <w:t>Field mapping, REST API endpoints, error handling, retry logic, audit log</w:t>
            </w:r>
          </w:p>
        </w:tc>
      </w:tr>
    </w:tbl>
    <w:p w:rsidRPr="00B407C6" w:rsidR="00035A73" w:rsidRDefault="00035A73" w14:paraId="6091D482"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rsidTr="316E832A" w14:paraId="5F4622E1"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55927982" w14:textId="77777777">
            <w:pPr>
              <w:rPr>
                <w:rFonts w:ascii="Calibri" w:hAnsi="Calibri" w:cs="Calibri"/>
                <w:sz w:val="22"/>
                <w:szCs w:val="22"/>
              </w:rPr>
            </w:pPr>
            <w:r w:rsidRPr="00B407C6">
              <w:rPr>
                <w:rFonts w:ascii="Calibri" w:hAnsi="Calibri" w:eastAsia="Calibri" w:cs="Calibri"/>
                <w:b/>
                <w:bCs/>
                <w:color w:val="FFFFFF"/>
                <w:sz w:val="22"/>
                <w:szCs w:val="22"/>
              </w:rPr>
              <w:t>14.1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6F4C5AD9" w14:textId="107CE2D1">
            <w:pPr>
              <w:rPr>
                <w:rFonts w:ascii="Calibri" w:hAnsi="Calibri" w:cs="Calibri"/>
                <w:sz w:val="22"/>
                <w:szCs w:val="22"/>
              </w:rPr>
            </w:pPr>
            <w:del w:author="Hamadzashe Mudavose" w:date="2026-09-03T12:58:40.827Z" w16du:dateUtc="2026-09-03T12:58:40.827Z" w:id="647460038">
              <w:r w:rsidRPr="316E832A" w:rsidDel="2C61B549">
                <w:rPr>
                  <w:rFonts w:ascii="Calibri" w:hAnsi="Calibri" w:eastAsia="Calibri" w:cs="Calibri"/>
                  <w:b w:val="1"/>
                  <w:bCs w:val="1"/>
                  <w:color w:val="FFFFFF" w:themeColor="background1" w:themeTint="FF" w:themeShade="FF"/>
                  <w:sz w:val="22"/>
                  <w:szCs w:val="22"/>
                </w:rPr>
                <w:delText>Pig Vision</w:delText>
              </w:r>
            </w:del>
            <w:ins w:author="Hamadzashe Mudavose" w:date="2026-09-03T12:58:40.829Z" w16du:dateUtc="2026-09-03T12:58:40.829Z" w:id="88280761">
              <w:r w:rsidRPr="316E832A" w:rsidR="111479CA">
                <w:rPr>
                  <w:rFonts w:ascii="Calibri" w:hAnsi="Calibri" w:eastAsia="Calibri" w:cs="Calibri"/>
                  <w:b w:val="1"/>
                  <w:bCs w:val="1"/>
                  <w:color w:val="FFFFFF" w:themeColor="background1" w:themeTint="FF" w:themeShade="FF"/>
                  <w:sz w:val="22"/>
                  <w:szCs w:val="22"/>
                </w:rPr>
                <w:t>Pig Expert</w:t>
              </w:r>
            </w:ins>
            <w:r w:rsidRPr="316E832A" w:rsidR="2C61B549">
              <w:rPr>
                <w:rFonts w:ascii="Calibri" w:hAnsi="Calibri" w:eastAsia="Calibri" w:cs="Calibri"/>
                <w:b w:val="1"/>
                <w:bCs w:val="1"/>
                <w:color w:val="FFFFFF" w:themeColor="background1" w:themeTint="FF" w:themeShade="FF"/>
                <w:sz w:val="22"/>
                <w:szCs w:val="22"/>
              </w:rPr>
              <w:t xml:space="preserve"> Integration </w:t>
            </w:r>
            <w:r w:rsidRPr="316E832A" w:rsidR="553F08A4">
              <w:rPr>
                <w:rFonts w:ascii="Calibri" w:hAnsi="Calibri" w:eastAsia="Calibri" w:cs="Calibri"/>
                <w:b w:val="1"/>
                <w:bCs w:val="1"/>
                <w:color w:val="FFFFFF" w:themeColor="background1" w:themeTint="FF" w:themeShade="FF"/>
                <w:sz w:val="22"/>
                <w:szCs w:val="22"/>
              </w:rPr>
              <w:t>-</w:t>
            </w:r>
            <w:r w:rsidRPr="316E832A" w:rsidR="2C61B549">
              <w:rPr>
                <w:rFonts w:ascii="Calibri" w:hAnsi="Calibri" w:eastAsia="Calibri" w:cs="Calibri"/>
                <w:b w:val="1"/>
                <w:bCs w:val="1"/>
                <w:color w:val="FFFFFF" w:themeColor="background1" w:themeTint="FF" w:themeShade="FF"/>
                <w:sz w:val="22"/>
                <w:szCs w:val="22"/>
              </w:rPr>
              <w:t xml:space="preserve"> 9 Event Types with Field-Level Mapping</w:t>
            </w:r>
          </w:p>
        </w:tc>
      </w:tr>
      <w:tr w:rsidRPr="00B407C6" w:rsidR="00035A73" w:rsidTr="316E832A" w14:paraId="3B52E404"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0B4E8E2"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5756E318" w14:textId="6D4C08A2">
            <w:pPr>
              <w:spacing w:before="40" w:after="50"/>
              <w:rPr>
                <w:rFonts w:ascii="Calibri" w:hAnsi="Calibri" w:cs="Calibri"/>
                <w:sz w:val="22"/>
                <w:szCs w:val="22"/>
              </w:rPr>
            </w:pPr>
            <w:del w:author="Hamadzashe Mudavose" w:date="2026-09-03T12:58:45.811Z" w16du:dateUtc="2026-09-03T12:58:45.811Z" w:id="1974122318">
              <w:r w:rsidRPr="316E832A" w:rsidDel="2C61B549">
                <w:rPr>
                  <w:rFonts w:ascii="Calibri" w:hAnsi="Calibri" w:eastAsia="Calibri" w:cs="Calibri"/>
                  <w:color w:val="1F1F1F"/>
                  <w:sz w:val="22"/>
                  <w:szCs w:val="22"/>
                </w:rPr>
                <w:delText>Pig Vision</w:delText>
              </w:r>
            </w:del>
            <w:ins w:author="Hamadzashe Mudavose" w:date="2026-09-03T12:58:45.814Z" w16du:dateUtc="2026-09-03T12:58:45.814Z" w:id="1949645790">
              <w:r w:rsidRPr="316E832A" w:rsidR="4C69EDD4">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w:t>
            </w:r>
            <w:r w:rsidRPr="316E832A" w:rsidR="2C61B549">
              <w:rPr>
                <w:rFonts w:ascii="Calibri" w:hAnsi="Calibri" w:eastAsia="Calibri" w:cs="Calibri"/>
                <w:color w:val="1F1F1F"/>
                <w:sz w:val="22"/>
                <w:szCs w:val="22"/>
              </w:rPr>
              <w:t>Topigs</w:t>
            </w:r>
            <w:r w:rsidRPr="316E832A" w:rsidR="2C61B549">
              <w:rPr>
                <w:rFonts w:ascii="Calibri" w:hAnsi="Calibri" w:eastAsia="Calibri" w:cs="Calibri"/>
                <w:color w:val="1F1F1F"/>
                <w:sz w:val="22"/>
                <w:szCs w:val="22"/>
              </w:rPr>
              <w:t xml:space="preserve"> </w:t>
            </w:r>
            <w:r w:rsidRPr="316E832A" w:rsidR="06D3A408">
              <w:rPr>
                <w:rFonts w:ascii="Calibri" w:hAnsi="Calibri" w:eastAsia="Calibri" w:cs="Calibri"/>
                <w:color w:val="1F1F1F"/>
                <w:sz w:val="22"/>
                <w:szCs w:val="22"/>
              </w:rPr>
              <w:t>Norvin</w:t>
            </w:r>
            <w:r w:rsidRPr="316E832A" w:rsidR="2C61B549">
              <w:rPr>
                <w:rFonts w:ascii="Calibri" w:hAnsi="Calibri" w:eastAsia="Calibri" w:cs="Calibri"/>
                <w:color w:val="1F1F1F"/>
                <w:sz w:val="22"/>
                <w:szCs w:val="22"/>
              </w:rPr>
              <w:t xml:space="preserve">) is the genetic management platform used by Triple C. </w:t>
            </w:r>
            <w:r w:rsidRPr="316E832A" w:rsidR="2C61B549">
              <w:rPr>
                <w:rFonts w:ascii="Calibri" w:hAnsi="Calibri" w:eastAsia="Calibri" w:cs="Calibri"/>
                <w:color w:val="1F1F1F"/>
                <w:sz w:val="22"/>
                <w:szCs w:val="22"/>
              </w:rPr>
              <w:t>NAVFarm</w:t>
            </w:r>
            <w:r w:rsidRPr="316E832A" w:rsidR="2C61B549">
              <w:rPr>
                <w:rFonts w:ascii="Calibri" w:hAnsi="Calibri" w:eastAsia="Calibri" w:cs="Calibri"/>
                <w:color w:val="1F1F1F"/>
                <w:sz w:val="22"/>
                <w:szCs w:val="22"/>
              </w:rPr>
              <w:t xml:space="preserve"> syncs all production events to </w:t>
            </w:r>
            <w:del w:author="Hamadzashe Mudavose" w:date="2026-09-03T12:58:47.715Z" w16du:dateUtc="2026-09-03T12:58:47.715Z" w:id="1446589550">
              <w:r w:rsidRPr="316E832A" w:rsidDel="2C61B549">
                <w:rPr>
                  <w:rFonts w:ascii="Calibri" w:hAnsi="Calibri" w:eastAsia="Calibri" w:cs="Calibri"/>
                  <w:color w:val="1F1F1F"/>
                  <w:sz w:val="22"/>
                  <w:szCs w:val="22"/>
                </w:rPr>
                <w:delText>Pig Vision</w:delText>
              </w:r>
            </w:del>
            <w:ins w:author="Hamadzashe Mudavose" w:date="2026-09-03T12:58:47.716Z" w16du:dateUtc="2026-09-03T12:58:47.716Z" w:id="1512547071">
              <w:r w:rsidRPr="316E832A" w:rsidR="6C0168D5">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w:t>
            </w:r>
            <w:r w:rsidRPr="316E832A" w:rsidR="2C61B549">
              <w:rPr>
                <w:rFonts w:ascii="Calibri" w:hAnsi="Calibri" w:eastAsia="Calibri" w:cs="Calibri"/>
                <w:color w:val="1F1F1F"/>
                <w:sz w:val="22"/>
                <w:szCs w:val="22"/>
              </w:rPr>
              <w:t>immediately</w:t>
            </w:r>
            <w:r w:rsidRPr="316E832A" w:rsidR="2C61B549">
              <w:rPr>
                <w:rFonts w:ascii="Calibri" w:hAnsi="Calibri" w:eastAsia="Calibri" w:cs="Calibri"/>
                <w:color w:val="1F1F1F"/>
                <w:sz w:val="22"/>
                <w:szCs w:val="22"/>
              </w:rPr>
              <w:t xml:space="preserve"> after each POST. The integration is one-way for most events (</w:t>
            </w:r>
            <w:r w:rsidRPr="316E832A" w:rsidR="2C61B549">
              <w:rPr>
                <w:rFonts w:ascii="Calibri" w:hAnsi="Calibri" w:eastAsia="Calibri" w:cs="Calibri"/>
                <w:color w:val="1F1F1F"/>
                <w:sz w:val="22"/>
                <w:szCs w:val="22"/>
              </w:rPr>
              <w:t>NAVFarm</w:t>
            </w:r>
            <w:r w:rsidRPr="316E832A" w:rsidR="2C61B549">
              <w:rPr>
                <w:rFonts w:ascii="Calibri" w:hAnsi="Calibri" w:eastAsia="Calibri" w:cs="Calibri"/>
                <w:color w:val="1F1F1F"/>
                <w:sz w:val="22"/>
                <w:szCs w:val="22"/>
              </w:rPr>
              <w:t xml:space="preserve"> → PV) except Mating Advice which is PV → </w:t>
            </w:r>
            <w:r w:rsidRPr="316E832A" w:rsidR="2C61B549">
              <w:rPr>
                <w:rFonts w:ascii="Calibri" w:hAnsi="Calibri" w:eastAsia="Calibri" w:cs="Calibri"/>
                <w:color w:val="1F1F1F"/>
                <w:sz w:val="22"/>
                <w:szCs w:val="22"/>
              </w:rPr>
              <w:t>NAVFarm</w:t>
            </w:r>
            <w:r w:rsidRPr="316E832A" w:rsidR="2C61B549">
              <w:rPr>
                <w:rFonts w:ascii="Calibri" w:hAnsi="Calibri" w:eastAsia="Calibri" w:cs="Calibri"/>
                <w:color w:val="1F1F1F"/>
                <w:sz w:val="22"/>
                <w:szCs w:val="22"/>
              </w:rPr>
              <w:t xml:space="preserve"> (Monday upload). A single shared Reason Master is </w:t>
            </w:r>
            <w:r w:rsidRPr="316E832A" w:rsidR="2C61B549">
              <w:rPr>
                <w:rFonts w:ascii="Calibri" w:hAnsi="Calibri" w:eastAsia="Calibri" w:cs="Calibri"/>
                <w:color w:val="1F1F1F"/>
                <w:sz w:val="22"/>
                <w:szCs w:val="22"/>
              </w:rPr>
              <w:t>maintained</w:t>
            </w:r>
            <w:r w:rsidRPr="316E832A" w:rsidR="2C61B549">
              <w:rPr>
                <w:rFonts w:ascii="Calibri" w:hAnsi="Calibri" w:eastAsia="Calibri" w:cs="Calibri"/>
                <w:color w:val="1F1F1F"/>
                <w:sz w:val="22"/>
                <w:szCs w:val="22"/>
              </w:rPr>
              <w:t xml:space="preserve"> in </w:t>
            </w:r>
            <w:r w:rsidRPr="316E832A" w:rsidR="2C61B549">
              <w:rPr>
                <w:rFonts w:ascii="Calibri" w:hAnsi="Calibri" w:eastAsia="Calibri" w:cs="Calibri"/>
                <w:color w:val="1F1F1F"/>
                <w:sz w:val="22"/>
                <w:szCs w:val="22"/>
              </w:rPr>
              <w:t>NAVFarm</w:t>
            </w:r>
            <w:r w:rsidRPr="316E832A" w:rsidR="2C61B549">
              <w:rPr>
                <w:rFonts w:ascii="Calibri" w:hAnsi="Calibri" w:eastAsia="Calibri" w:cs="Calibri"/>
                <w:color w:val="1F1F1F"/>
                <w:sz w:val="22"/>
                <w:szCs w:val="22"/>
              </w:rPr>
              <w:t xml:space="preserve"> and synced to </w:t>
            </w:r>
            <w:del w:author="Hamadzashe Mudavose" w:date="2026-09-03T12:58:49.673Z" w16du:dateUtc="2026-09-03T12:58:49.673Z" w:id="564479452">
              <w:r w:rsidRPr="316E832A" w:rsidDel="2C61B549">
                <w:rPr>
                  <w:rFonts w:ascii="Calibri" w:hAnsi="Calibri" w:eastAsia="Calibri" w:cs="Calibri"/>
                  <w:color w:val="1F1F1F"/>
                  <w:sz w:val="22"/>
                  <w:szCs w:val="22"/>
                </w:rPr>
                <w:delText>Pig Vision</w:delText>
              </w:r>
            </w:del>
            <w:ins w:author="Hamadzashe Mudavose" w:date="2026-09-03T12:58:49.674Z" w16du:dateUtc="2026-09-03T12:58:49.674Z" w:id="486865431">
              <w:r w:rsidRPr="316E832A" w:rsidR="01650170">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on any admin change to ensure reason codes are consistent across both systems.</w:t>
            </w:r>
          </w:p>
        </w:tc>
      </w:tr>
      <w:tr w:rsidRPr="00B407C6" w:rsidR="00035A73" w:rsidTr="316E832A" w14:paraId="28C47166"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6022E30"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4CB2E53E" w14:textId="15D77BE3">
            <w:pPr>
              <w:spacing w:after="60"/>
              <w:rPr>
                <w:rFonts w:ascii="Calibri" w:hAnsi="Calibri" w:cs="Calibri"/>
                <w:sz w:val="22"/>
                <w:szCs w:val="22"/>
              </w:rPr>
            </w:pPr>
            <w:r w:rsidRPr="316E832A" w:rsidR="2C61B549">
              <w:rPr>
                <w:rFonts w:ascii="Calibri" w:hAnsi="Calibri" w:eastAsia="Calibri" w:cs="Calibri"/>
                <w:b w:val="1"/>
                <w:bCs w:val="1"/>
                <w:color w:val="1F4E79"/>
                <w:sz w:val="22"/>
                <w:szCs w:val="22"/>
              </w:rPr>
              <w:t xml:space="preserve">Flow Chart: </w:t>
            </w:r>
            <w:del w:author="Hamadzashe Mudavose" w:date="2026-09-03T13:00:04.481Z" w16du:dateUtc="2026-09-03T13:00:04.481Z" w:id="1929367073">
              <w:r w:rsidRPr="316E832A" w:rsidDel="2C61B549">
                <w:rPr>
                  <w:rFonts w:ascii="Calibri" w:hAnsi="Calibri" w:eastAsia="Calibri" w:cs="Calibri"/>
                  <w:b w:val="1"/>
                  <w:bCs w:val="1"/>
                  <w:color w:val="1F4E79"/>
                  <w:sz w:val="22"/>
                  <w:szCs w:val="22"/>
                </w:rPr>
                <w:delText>Pig Vision</w:delText>
              </w:r>
            </w:del>
            <w:ins w:author="Hamadzashe Mudavose" w:date="2026-09-03T13:00:04.482Z" w16du:dateUtc="2026-09-03T13:00:04.482Z" w:id="1857605361">
              <w:r w:rsidRPr="316E832A" w:rsidR="04FCD5A4">
                <w:rPr>
                  <w:rFonts w:ascii="Calibri" w:hAnsi="Calibri" w:eastAsia="Calibri" w:cs="Calibri"/>
                  <w:b w:val="1"/>
                  <w:bCs w:val="1"/>
                  <w:color w:val="1F4E79"/>
                  <w:sz w:val="22"/>
                  <w:szCs w:val="22"/>
                </w:rPr>
                <w:t>Pig Expert</w:t>
              </w:r>
            </w:ins>
            <w:r w:rsidRPr="316E832A" w:rsidR="2C61B549">
              <w:rPr>
                <w:rFonts w:ascii="Calibri" w:hAnsi="Calibri" w:eastAsia="Calibri" w:cs="Calibri"/>
                <w:b w:val="1"/>
                <w:bCs w:val="1"/>
                <w:color w:val="1F4E79"/>
                <w:sz w:val="22"/>
                <w:szCs w:val="22"/>
              </w:rPr>
              <w:t xml:space="preserve"> Sync on POST</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B8C4535"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6115478"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1E22402" w14:textId="77777777">
                  <w:pPr>
                    <w:rPr>
                      <w:rFonts w:ascii="Calibri" w:hAnsi="Calibri" w:cs="Calibri"/>
                      <w:sz w:val="22"/>
                      <w:szCs w:val="22"/>
                    </w:rPr>
                  </w:pPr>
                  <w:r w:rsidRPr="00B407C6">
                    <w:rPr>
                      <w:rFonts w:ascii="Calibri" w:hAnsi="Calibri" w:eastAsia="Calibri" w:cs="Calibri"/>
                      <w:color w:val="1F1F1F"/>
                      <w:sz w:val="22"/>
                      <w:szCs w:val="22"/>
                    </w:rPr>
                    <w:t>NAVFarm POST Day completed (or individual event posted for insemination/farrow/wean/cull).</w:t>
                  </w:r>
                </w:p>
              </w:tc>
            </w:tr>
          </w:tbl>
          <w:p w:rsidRPr="00B407C6" w:rsidR="00035A73" w:rsidRDefault="00000000" w14:paraId="0F47CBF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0937EC7A"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60" w:type="dxa"/>
                    <w:left w:w="80" w:type="dxa"/>
                    <w:bottom w:w="60" w:type="dxa"/>
                    <w:right w:w="80" w:type="dxa"/>
                  </w:tcMar>
                  <w:vAlign w:val="center"/>
                </w:tcPr>
                <w:p w:rsidRPr="00B407C6" w:rsidR="00035A73" w:rsidRDefault="00000000" w14:paraId="50695232"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000000" w14:paraId="73832539" w14:textId="02B1D03E">
                  <w:pPr>
                    <w:rPr>
                      <w:rFonts w:ascii="Calibri" w:hAnsi="Calibri" w:cs="Calibri"/>
                      <w:sz w:val="22"/>
                      <w:szCs w:val="22"/>
                    </w:rPr>
                  </w:pPr>
                  <w:r w:rsidRPr="316E832A" w:rsidR="2C61B549">
                    <w:rPr>
                      <w:rFonts w:ascii="Calibri" w:hAnsi="Calibri" w:eastAsia="Calibri" w:cs="Calibri"/>
                      <w:color w:val="1F1F1F"/>
                      <w:sz w:val="22"/>
                      <w:szCs w:val="22"/>
                    </w:rPr>
                    <w:t xml:space="preserve">System queues </w:t>
                  </w:r>
                  <w:del w:author="Hamadzashe Mudavose" w:date="2026-09-03T13:00:06.482Z" w16du:dateUtc="2026-09-03T13:00:06.482Z" w:id="675120223">
                    <w:r w:rsidRPr="316E832A" w:rsidDel="2C61B549">
                      <w:rPr>
                        <w:rFonts w:ascii="Calibri" w:hAnsi="Calibri" w:eastAsia="Calibri" w:cs="Calibri"/>
                        <w:color w:val="1F1F1F"/>
                        <w:sz w:val="22"/>
                        <w:szCs w:val="22"/>
                      </w:rPr>
                      <w:delText>Pig Vision</w:delText>
                    </w:r>
                  </w:del>
                  <w:ins w:author="Hamadzashe Mudavose" w:date="2026-09-03T13:00:06.483Z" w16du:dateUtc="2026-09-03T13:00:06.483Z" w:id="1373753576">
                    <w:r w:rsidRPr="316E832A" w:rsidR="0D02600E">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sync jobs in background job queue (async </w:t>
                  </w:r>
                  <w:r w:rsidRPr="316E832A" w:rsidR="553F08A4">
                    <w:rPr>
                      <w:rFonts w:ascii="Calibri" w:hAnsi="Calibri" w:eastAsia="Calibri" w:cs="Calibri"/>
                      <w:color w:val="1F1F1F"/>
                      <w:sz w:val="22"/>
                      <w:szCs w:val="22"/>
                    </w:rPr>
                    <w:t>-</w:t>
                  </w:r>
                  <w:r w:rsidRPr="316E832A" w:rsidR="2C61B549">
                    <w:rPr>
                      <w:rFonts w:ascii="Calibri" w:hAnsi="Calibri" w:eastAsia="Calibri" w:cs="Calibri"/>
                      <w:color w:val="1F1F1F"/>
                      <w:sz w:val="22"/>
                      <w:szCs w:val="22"/>
                    </w:rPr>
                    <w:t xml:space="preserve"> does not block </w:t>
                  </w:r>
                  <w:r w:rsidRPr="316E832A" w:rsidR="2C61B549">
                    <w:rPr>
                      <w:rFonts w:ascii="Calibri" w:hAnsi="Calibri" w:eastAsia="Calibri" w:cs="Calibri"/>
                      <w:color w:val="1F1F1F"/>
                      <w:sz w:val="22"/>
                      <w:szCs w:val="22"/>
                    </w:rPr>
                    <w:t>NAVFarm</w:t>
                  </w:r>
                  <w:r w:rsidRPr="316E832A" w:rsidR="2C61B549">
                    <w:rPr>
                      <w:rFonts w:ascii="Calibri" w:hAnsi="Calibri" w:eastAsia="Calibri" w:cs="Calibri"/>
                      <w:color w:val="1F1F1F"/>
                      <w:sz w:val="22"/>
                      <w:szCs w:val="22"/>
                    </w:rPr>
                    <w:t xml:space="preserve"> operations).</w:t>
                  </w:r>
                </w:p>
              </w:tc>
            </w:tr>
          </w:tbl>
          <w:p w:rsidRPr="00B407C6" w:rsidR="00035A73" w:rsidRDefault="00000000" w14:paraId="4177C60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rsidTr="316E832A" w14:paraId="24E2B91D"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3A5C"/>
                  <w:tcMar>
                    <w:top w:w="60" w:type="dxa"/>
                    <w:left w:w="80" w:type="dxa"/>
                    <w:bottom w:w="60" w:type="dxa"/>
                    <w:right w:w="80" w:type="dxa"/>
                  </w:tcMar>
                  <w:vAlign w:val="center"/>
                </w:tcPr>
                <w:p w:rsidRPr="00B407C6" w:rsidR="00035A73" w:rsidRDefault="00000000" w14:paraId="2AF50636"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AF8"/>
                  <w:tcMar>
                    <w:top w:w="60" w:type="dxa"/>
                    <w:left w:w="120" w:type="dxa"/>
                    <w:bottom w:w="60" w:type="dxa"/>
                    <w:right w:w="80" w:type="dxa"/>
                  </w:tcMar>
                </w:tcPr>
                <w:p w:rsidRPr="00B407C6" w:rsidR="00035A73" w:rsidRDefault="00000000" w14:paraId="14FC0F46" w14:textId="7D2B5581">
                  <w:pPr>
                    <w:rPr>
                      <w:rFonts w:ascii="Calibri" w:hAnsi="Calibri" w:cs="Calibri"/>
                      <w:sz w:val="22"/>
                      <w:szCs w:val="22"/>
                    </w:rPr>
                  </w:pPr>
                  <w:r w:rsidRPr="316E832A" w:rsidR="2C61B549">
                    <w:rPr>
                      <w:rFonts w:ascii="Calibri" w:hAnsi="Calibri" w:eastAsia="Calibri" w:cs="Calibri"/>
                      <w:color w:val="1F1F1F"/>
                      <w:sz w:val="22"/>
                      <w:szCs w:val="22"/>
                    </w:rPr>
                    <w:t xml:space="preserve">Background job fires REST API calls to </w:t>
                  </w:r>
                  <w:del w:author="Hamadzashe Mudavose" w:date="2026-09-03T13:00:10.396Z" w16du:dateUtc="2026-09-03T13:00:10.396Z" w:id="39386228">
                    <w:r w:rsidRPr="316E832A" w:rsidDel="2C61B549">
                      <w:rPr>
                        <w:rFonts w:ascii="Calibri" w:hAnsi="Calibri" w:eastAsia="Calibri" w:cs="Calibri"/>
                        <w:color w:val="1F1F1F"/>
                        <w:sz w:val="22"/>
                        <w:szCs w:val="22"/>
                      </w:rPr>
                      <w:delText>Pig Vision</w:delText>
                    </w:r>
                  </w:del>
                  <w:ins w:author="Hamadzashe Mudavose" w:date="2026-09-03T13:00:10.397Z" w16du:dateUtc="2026-09-03T13:00:10.397Z" w:id="662185496">
                    <w:r w:rsidRPr="316E832A" w:rsidR="39BD4F3F">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endpoint per event type.</w:t>
                  </w:r>
                </w:p>
              </w:tc>
            </w:tr>
          </w:tbl>
          <w:p w:rsidRPr="00B407C6" w:rsidR="00035A73" w:rsidRDefault="00000000" w14:paraId="28E4485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rsidTr="316E832A" w14:paraId="721C8C87" w14:textId="77777777">
              <w:tc>
                <w:tcPr>
                  <w:tcW w:w="4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67E22"/>
                  <w:tcMar>
                    <w:top w:w="60" w:type="dxa"/>
                    <w:left w:w="60" w:type="dxa"/>
                    <w:bottom w:w="60" w:type="dxa"/>
                    <w:right w:w="60" w:type="dxa"/>
                  </w:tcMar>
                  <w:vAlign w:val="center"/>
                </w:tcPr>
                <w:p w:rsidRPr="00B407C6" w:rsidR="00035A73" w:rsidRDefault="00000000" w14:paraId="58B89516"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EF9E7"/>
                  <w:tcMar>
                    <w:top w:w="60" w:type="dxa"/>
                    <w:left w:w="120" w:type="dxa"/>
                    <w:bottom w:w="60" w:type="dxa"/>
                    <w:right w:w="80" w:type="dxa"/>
                  </w:tcMar>
                </w:tcPr>
                <w:p w:rsidRPr="00B407C6" w:rsidR="00035A73" w:rsidRDefault="00000000" w14:paraId="3C3C5884" w14:textId="77777777">
                  <w:pPr>
                    <w:rPr>
                      <w:rFonts w:ascii="Calibri" w:hAnsi="Calibri" w:cs="Calibri"/>
                      <w:sz w:val="22"/>
                      <w:szCs w:val="22"/>
                    </w:rPr>
                  </w:pPr>
                  <w:r w:rsidRPr="00B407C6">
                    <w:rPr>
                      <w:rFonts w:ascii="Calibri" w:hAnsi="Calibri" w:eastAsia="Calibri" w:cs="Calibri"/>
                      <w:b/>
                      <w:bCs/>
                      <w:color w:val="1F4E79"/>
                      <w:sz w:val="22"/>
                      <w:szCs w:val="22"/>
                    </w:rPr>
                    <w:t>PV API returns success?</w:t>
                  </w:r>
                </w:p>
              </w:tc>
            </w:tr>
            <w:tr w:rsidRPr="00B407C6" w:rsidR="00035A73" w:rsidTr="316E832A" w14:paraId="4B800C02" w14:textId="77777777">
              <w:tc>
                <w:tcPr>
                  <w:tcW w:w="370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AF4EC"/>
                  <w:tcMar>
                    <w:top w:w="60" w:type="dxa"/>
                    <w:left w:w="80" w:type="dxa"/>
                    <w:bottom w:w="60" w:type="dxa"/>
                    <w:right w:w="80" w:type="dxa"/>
                  </w:tcMar>
                </w:tcPr>
                <w:p w:rsidRPr="00B407C6" w:rsidR="00035A73" w:rsidRDefault="00000000" w14:paraId="4C48094F" w14:textId="1ACDD710">
                  <w:pPr>
                    <w:rPr>
                      <w:rFonts w:ascii="Calibri" w:hAnsi="Calibri" w:cs="Calibri"/>
                      <w:sz w:val="22"/>
                      <w:szCs w:val="22"/>
                    </w:rPr>
                  </w:pPr>
                  <w:r w:rsidRPr="316E832A" w:rsidR="2C61B549">
                    <w:rPr>
                      <w:rFonts w:ascii="Segoe UI Symbol" w:hAnsi="Segoe UI Symbol" w:eastAsia="Calibri" w:cs="Segoe UI Symbol"/>
                      <w:color w:val="1A7F5A"/>
                      <w:sz w:val="22"/>
                      <w:szCs w:val="22"/>
                    </w:rPr>
                    <w:t>✔</w:t>
                  </w:r>
                  <w:r w:rsidRPr="316E832A" w:rsidR="2C61B549">
                    <w:rPr>
                      <w:rFonts w:ascii="Calibri" w:hAnsi="Calibri" w:eastAsia="Calibri" w:cs="Calibri"/>
                      <w:color w:val="1A7F5A"/>
                      <w:sz w:val="22"/>
                      <w:szCs w:val="22"/>
                    </w:rPr>
                    <w:t xml:space="preserve"> YES: Sync logged as SUCCESS. </w:t>
                  </w:r>
                  <w:del w:author="Hamadzashe Mudavose" w:date="2026-09-03T13:00:17.276Z" w16du:dateUtc="2026-09-03T13:00:17.276Z" w:id="1917148459">
                    <w:r w:rsidRPr="316E832A" w:rsidDel="2C61B549">
                      <w:rPr>
                        <w:rFonts w:ascii="Calibri" w:hAnsi="Calibri" w:eastAsia="Calibri" w:cs="Calibri"/>
                        <w:color w:val="1A7F5A"/>
                        <w:sz w:val="22"/>
                        <w:szCs w:val="22"/>
                      </w:rPr>
                      <w:delText>Pig Vision</w:delText>
                    </w:r>
                  </w:del>
                  <w:ins w:author="Hamadzashe Mudavose" w:date="2026-09-03T13:00:17.277Z" w16du:dateUtc="2026-09-03T13:00:17.277Z" w:id="260248082">
                    <w:r w:rsidRPr="316E832A" w:rsidR="768A438A">
                      <w:rPr>
                        <w:rFonts w:ascii="Calibri" w:hAnsi="Calibri" w:eastAsia="Calibri" w:cs="Calibri"/>
                        <w:color w:val="1A7F5A"/>
                        <w:sz w:val="22"/>
                        <w:szCs w:val="22"/>
                      </w:rPr>
                      <w:t>Pig Expert</w:t>
                    </w:r>
                  </w:ins>
                  <w:r w:rsidRPr="316E832A" w:rsidR="2C61B549">
                    <w:rPr>
                      <w:rFonts w:ascii="Calibri" w:hAnsi="Calibri" w:eastAsia="Calibri" w:cs="Calibri"/>
                      <w:color w:val="1A7F5A"/>
                      <w:sz w:val="22"/>
                      <w:szCs w:val="22"/>
                    </w:rPr>
                    <w:t xml:space="preserve"> updated.</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cPr>
                <w:p w:rsidRPr="00B407C6" w:rsidR="00035A73" w:rsidRDefault="00035A73" w14:paraId="0299F5B1" w14:textId="77777777">
                  <w:pPr>
                    <w:rPr>
                      <w:rFonts w:ascii="Calibri" w:hAnsi="Calibri" w:cs="Calibri"/>
                      <w:sz w:val="22"/>
                      <w:szCs w:val="22"/>
                    </w:rPr>
                  </w:pPr>
                </w:p>
              </w:tc>
              <w:tc>
                <w:tcPr>
                  <w:tcW w:w="37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DEDEC"/>
                  <w:tcMar>
                    <w:top w:w="60" w:type="dxa"/>
                    <w:left w:w="80" w:type="dxa"/>
                    <w:bottom w:w="60" w:type="dxa"/>
                    <w:right w:w="80" w:type="dxa"/>
                  </w:tcMar>
                </w:tcPr>
                <w:p w:rsidRPr="00B407C6" w:rsidR="00035A73" w:rsidRDefault="00000000" w14:paraId="6773408B"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w:t>
                  </w: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Retry queue: 3 automatic retries at 15-min intervals. If all fail: WARNING alert to System Admin. NAVFarm operations unaffected.</w:t>
                  </w:r>
                </w:p>
              </w:tc>
            </w:tr>
          </w:tbl>
          <w:p w:rsidRPr="00B407C6" w:rsidR="00035A73" w:rsidRDefault="00035A73" w14:paraId="0A598EB5" w14:textId="77777777">
            <w:pPr>
              <w:rPr>
                <w:rFonts w:ascii="Calibri" w:hAnsi="Calibri" w:cs="Calibri"/>
                <w:sz w:val="22"/>
                <w:szCs w:val="22"/>
              </w:rPr>
            </w:pPr>
          </w:p>
        </w:tc>
      </w:tr>
      <w:tr w:rsidRPr="00B407C6" w:rsidR="00035A73" w:rsidTr="316E832A" w14:paraId="7AD65FD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133F2003"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tbl>
            <w:tblPr>
              <w:tblW w:w="7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634"/>
              <w:gridCol w:w="1634"/>
              <w:gridCol w:w="2062"/>
              <w:gridCol w:w="2229"/>
            </w:tblGrid>
            <w:tr w:rsidRPr="00B407C6" w:rsidR="00035A73" w:rsidTr="316E832A" w14:paraId="4247599B" w14:textId="77777777">
              <w:trPr>
                <w:trHeight w:val="269"/>
                <w:tblHeader/>
              </w:trPr>
              <w:tc>
                <w:tcPr>
                  <w:tcW w:w="1634"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77BBD147" w14:textId="77777777">
                  <w:pPr>
                    <w:jc w:val="center"/>
                    <w:rPr>
                      <w:rFonts w:ascii="Calibri" w:hAnsi="Calibri" w:cs="Calibri"/>
                      <w:sz w:val="22"/>
                      <w:szCs w:val="22"/>
                    </w:rPr>
                  </w:pPr>
                  <w:r w:rsidRPr="00B407C6">
                    <w:rPr>
                      <w:rFonts w:ascii="Calibri" w:hAnsi="Calibri" w:eastAsia="Calibri" w:cs="Calibri"/>
                      <w:b/>
                      <w:bCs/>
                      <w:color w:val="FFFFFF"/>
                      <w:sz w:val="22"/>
                      <w:szCs w:val="22"/>
                    </w:rPr>
                    <w:t>System</w:t>
                  </w:r>
                </w:p>
              </w:tc>
              <w:tc>
                <w:tcPr>
                  <w:tcW w:w="1634"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7B5887DA" w14:textId="77777777">
                  <w:pPr>
                    <w:jc w:val="center"/>
                    <w:rPr>
                      <w:rFonts w:ascii="Calibri" w:hAnsi="Calibri" w:cs="Calibri"/>
                      <w:sz w:val="22"/>
                      <w:szCs w:val="22"/>
                    </w:rPr>
                  </w:pPr>
                  <w:r w:rsidRPr="00B407C6">
                    <w:rPr>
                      <w:rFonts w:ascii="Calibri" w:hAnsi="Calibri" w:eastAsia="Calibri" w:cs="Calibri"/>
                      <w:b/>
                      <w:bCs/>
                      <w:color w:val="FFFFFF"/>
                      <w:sz w:val="22"/>
                      <w:szCs w:val="22"/>
                    </w:rPr>
                    <w:t>Event / Trigger</w:t>
                  </w:r>
                </w:p>
              </w:tc>
              <w:tc>
                <w:tcPr>
                  <w:tcW w:w="2062"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0E60A82A" w14:textId="77777777">
                  <w:pPr>
                    <w:jc w:val="center"/>
                    <w:rPr>
                      <w:rFonts w:ascii="Calibri" w:hAnsi="Calibri" w:cs="Calibri"/>
                      <w:sz w:val="22"/>
                      <w:szCs w:val="22"/>
                    </w:rPr>
                  </w:pPr>
                  <w:r w:rsidRPr="00B407C6">
                    <w:rPr>
                      <w:rFonts w:ascii="Calibri" w:hAnsi="Calibri" w:eastAsia="Calibri" w:cs="Calibri"/>
                      <w:b/>
                      <w:bCs/>
                      <w:color w:val="FFFFFF"/>
                      <w:sz w:val="22"/>
                      <w:szCs w:val="22"/>
                    </w:rPr>
                    <w:t>NAVFarm Action</w:t>
                  </w:r>
                </w:p>
              </w:tc>
              <w:tc>
                <w:tcPr>
                  <w:tcW w:w="2229" w:type="dxa"/>
                  <w:tcBorders>
                    <w:top w:val="single" w:color="AAAAAA" w:sz="4" w:space="0"/>
                    <w:left w:val="single" w:color="AAAAAA" w:sz="4" w:space="0"/>
                    <w:bottom w:val="single" w:color="AAAAAA" w:sz="4" w:space="0"/>
                    <w:right w:val="single" w:color="AAAAAA" w:sz="4" w:space="0"/>
                  </w:tcBorders>
                  <w:shd w:val="clear" w:color="auto" w:fill="1F4E79"/>
                  <w:tcMar>
                    <w:top w:w="70" w:type="dxa"/>
                    <w:left w:w="100" w:type="dxa"/>
                    <w:bottom w:w="70" w:type="dxa"/>
                    <w:right w:w="100" w:type="dxa"/>
                  </w:tcMar>
                </w:tcPr>
                <w:p w:rsidRPr="00B407C6" w:rsidR="00035A73" w:rsidRDefault="00000000" w14:paraId="2D201160" w14:textId="77777777">
                  <w:pPr>
                    <w:jc w:val="center"/>
                    <w:rPr>
                      <w:rFonts w:ascii="Calibri" w:hAnsi="Calibri" w:cs="Calibri"/>
                      <w:sz w:val="22"/>
                      <w:szCs w:val="22"/>
                    </w:rPr>
                  </w:pPr>
                  <w:r w:rsidRPr="00B407C6">
                    <w:rPr>
                      <w:rFonts w:ascii="Calibri" w:hAnsi="Calibri" w:eastAsia="Calibri" w:cs="Calibri"/>
                      <w:b/>
                      <w:bCs/>
                      <w:color w:val="FFFFFF"/>
                      <w:sz w:val="22"/>
                      <w:szCs w:val="22"/>
                    </w:rPr>
                    <w:t>D365BC / PV Action + Table</w:t>
                  </w:r>
                </w:p>
              </w:tc>
            </w:tr>
            <w:tr w:rsidRPr="00B407C6" w:rsidR="00035A73" w:rsidTr="316E832A" w14:paraId="2E9DE669" w14:textId="77777777">
              <w:trPr>
                <w:trHeight w:val="798"/>
              </w:trPr>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CA4331" w14:paraId="46455EF5" w14:textId="7583CE8C">
                  <w:pPr>
                    <w:rPr>
                      <w:rFonts w:ascii="Calibri" w:hAnsi="Calibri" w:cs="Calibri"/>
                      <w:sz w:val="22"/>
                      <w:szCs w:val="22"/>
                    </w:rPr>
                  </w:pPr>
                  <w:r>
                    <w:rPr>
                      <w:rFonts w:ascii="Calibri" w:hAnsi="Calibri" w:eastAsia="Calibri" w:cs="Calibri"/>
                      <w:b/>
                      <w:bCs/>
                      <w:color w:val="1F4E79"/>
                      <w:sz w:val="22"/>
                      <w:szCs w:val="22"/>
                    </w:rPr>
                    <w:t>NavFarm</w:t>
                  </w:r>
                </w:p>
              </w:tc>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E58BA10" w14:textId="77777777">
                  <w:pPr>
                    <w:rPr>
                      <w:rFonts w:ascii="Calibri" w:hAnsi="Calibri" w:cs="Calibri"/>
                      <w:sz w:val="22"/>
                      <w:szCs w:val="22"/>
                    </w:rPr>
                  </w:pPr>
                  <w:r w:rsidRPr="00B407C6">
                    <w:rPr>
                      <w:rFonts w:ascii="Calibri" w:hAnsi="Calibri" w:eastAsia="Calibri" w:cs="Calibri"/>
                      <w:color w:val="1F1F1F"/>
                      <w:sz w:val="22"/>
                      <w:szCs w:val="22"/>
                    </w:rPr>
                    <w:t>Gilt Transfer Week 4 confirmed</w:t>
                  </w:r>
                </w:p>
              </w:tc>
              <w:tc>
                <w:tcPr>
                  <w:tcW w:w="20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CE6E894" w14:textId="77777777">
                  <w:pPr>
                    <w:rPr>
                      <w:rFonts w:ascii="Calibri" w:hAnsi="Calibri" w:cs="Calibri"/>
                      <w:sz w:val="22"/>
                      <w:szCs w:val="22"/>
                    </w:rPr>
                  </w:pPr>
                  <w:r w:rsidRPr="00B407C6">
                    <w:rPr>
                      <w:rFonts w:ascii="Calibri" w:hAnsi="Calibri" w:eastAsia="Calibri" w:cs="Calibri"/>
                      <w:color w:val="1F1F1F"/>
                      <w:sz w:val="22"/>
                      <w:szCs w:val="22"/>
                    </w:rPr>
                    <w:t>Sync gilt to PV animal register</w:t>
                  </w:r>
                </w:p>
              </w:tc>
              <w:tc>
                <w:tcPr>
                  <w:tcW w:w="2229"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1755DD8" w14:textId="77777777">
                  <w:pPr>
                    <w:rPr>
                      <w:rFonts w:ascii="Calibri" w:hAnsi="Calibri" w:cs="Calibri"/>
                      <w:sz w:val="22"/>
                      <w:szCs w:val="22"/>
                    </w:rPr>
                  </w:pPr>
                  <w:r w:rsidRPr="00B407C6">
                    <w:rPr>
                      <w:rFonts w:ascii="Calibri" w:hAnsi="Calibri" w:eastAsia="Calibri" w:cs="Calibri"/>
                      <w:color w:val="1F1F1F"/>
                      <w:sz w:val="22"/>
                      <w:szCs w:val="22"/>
                    </w:rPr>
                    <w:t>Tag No, DOB, ARR, Origin HB/OB, Line, Dam Tattoo, Sire Lot, Teat Count, Dest Farm</w:t>
                  </w:r>
                </w:p>
              </w:tc>
            </w:tr>
            <w:tr w:rsidRPr="00B407C6" w:rsidR="00035A73" w:rsidTr="316E832A" w14:paraId="56730F61" w14:textId="77777777">
              <w:trPr>
                <w:trHeight w:val="808"/>
              </w:trPr>
              <w:tc>
                <w:tcPr>
                  <w:tcW w:w="163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A9D13CC" w14:textId="10CD91A6">
                  <w:pPr>
                    <w:rPr>
                      <w:rFonts w:ascii="Calibri" w:hAnsi="Calibri" w:cs="Calibri"/>
                      <w:sz w:val="22"/>
                      <w:szCs w:val="22"/>
                    </w:rPr>
                  </w:pPr>
                  <w:del w:author="Hamadzashe Mudavose" w:date="2026-09-03T13:00:19.401Z" w16du:dateUtc="2026-09-03T13:00:19.401Z" w:id="1077522064">
                    <w:r w:rsidRPr="316E832A" w:rsidDel="2C61B549">
                      <w:rPr>
                        <w:rFonts w:ascii="Calibri" w:hAnsi="Calibri" w:eastAsia="Calibri" w:cs="Calibri"/>
                        <w:b w:val="1"/>
                        <w:bCs w:val="1"/>
                        <w:color w:val="1F4E79"/>
                        <w:sz w:val="22"/>
                        <w:szCs w:val="22"/>
                      </w:rPr>
                      <w:delText>Pig Vision</w:delText>
                    </w:r>
                  </w:del>
                  <w:ins w:author="Hamadzashe Mudavose" w:date="2026-09-03T13:00:19.402Z" w16du:dateUtc="2026-09-03T13:00:19.402Z" w:id="1508455261">
                    <w:r w:rsidRPr="316E832A" w:rsidR="0D6D6180">
                      <w:rPr>
                        <w:rFonts w:ascii="Calibri" w:hAnsi="Calibri" w:eastAsia="Calibri" w:cs="Calibri"/>
                        <w:b w:val="1"/>
                        <w:bCs w:val="1"/>
                        <w:color w:val="1F4E79"/>
                        <w:sz w:val="22"/>
                        <w:szCs w:val="22"/>
                      </w:rPr>
                      <w:t>Pig Expert</w:t>
                    </w:r>
                  </w:ins>
                  <w:r w:rsidRPr="316E832A" w:rsidR="2C61B549">
                    <w:rPr>
                      <w:rFonts w:ascii="Calibri" w:hAnsi="Calibri" w:eastAsia="Calibri" w:cs="Calibri"/>
                      <w:b w:val="1"/>
                      <w:bCs w:val="1"/>
                      <w:color w:val="1F4E79"/>
                      <w:sz w:val="22"/>
                      <w:szCs w:val="22"/>
                    </w:rPr>
                    <w:t xml:space="preserve"> (→</w:t>
                  </w:r>
                  <w:r w:rsidRPr="316E832A" w:rsidR="2C61B549">
                    <w:rPr>
                      <w:rFonts w:ascii="Calibri" w:hAnsi="Calibri" w:eastAsia="Calibri" w:cs="Calibri"/>
                      <w:b w:val="1"/>
                      <w:bCs w:val="1"/>
                      <w:color w:val="1F4E79"/>
                      <w:sz w:val="22"/>
                      <w:szCs w:val="22"/>
                    </w:rPr>
                    <w:t>NAVFarm</w:t>
                  </w:r>
                  <w:r w:rsidRPr="316E832A" w:rsidR="2C61B549">
                    <w:rPr>
                      <w:rFonts w:ascii="Calibri" w:hAnsi="Calibri" w:eastAsia="Calibri" w:cs="Calibri"/>
                      <w:b w:val="1"/>
                      <w:bCs w:val="1"/>
                      <w:color w:val="1F4E79"/>
                      <w:sz w:val="22"/>
                      <w:szCs w:val="22"/>
                    </w:rPr>
                    <w:t>)</w:t>
                  </w:r>
                </w:p>
              </w:tc>
              <w:tc>
                <w:tcPr>
                  <w:tcW w:w="163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70D6826" w14:textId="77777777">
                  <w:pPr>
                    <w:rPr>
                      <w:rFonts w:ascii="Calibri" w:hAnsi="Calibri" w:cs="Calibri"/>
                      <w:sz w:val="22"/>
                      <w:szCs w:val="22"/>
                    </w:rPr>
                  </w:pPr>
                  <w:r w:rsidRPr="00B407C6">
                    <w:rPr>
                      <w:rFonts w:ascii="Calibri" w:hAnsi="Calibri" w:eastAsia="Calibri" w:cs="Calibri"/>
                      <w:color w:val="1F1F1F"/>
                      <w:sz w:val="22"/>
                      <w:szCs w:val="22"/>
                    </w:rPr>
                    <w:t>Monday mating advice upload from TN</w:t>
                  </w:r>
                </w:p>
              </w:tc>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8618180" w14:textId="77777777">
                  <w:pPr>
                    <w:rPr>
                      <w:rFonts w:ascii="Calibri" w:hAnsi="Calibri" w:cs="Calibri"/>
                      <w:sz w:val="22"/>
                      <w:szCs w:val="22"/>
                    </w:rPr>
                  </w:pPr>
                  <w:r w:rsidRPr="00B407C6">
                    <w:rPr>
                      <w:rFonts w:ascii="Calibri" w:hAnsi="Calibri" w:eastAsia="Calibri" w:cs="Calibri"/>
                      <w:color w:val="1F1F1F"/>
                      <w:sz w:val="22"/>
                      <w:szCs w:val="22"/>
                    </w:rPr>
                    <w:t>NAVFarm parses and stores per YYWW</w:t>
                  </w:r>
                </w:p>
              </w:tc>
              <w:tc>
                <w:tcPr>
                  <w:tcW w:w="2229"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FB1E38B" w14:textId="77777777">
                  <w:pPr>
                    <w:rPr>
                      <w:rFonts w:ascii="Calibri" w:hAnsi="Calibri" w:cs="Calibri"/>
                      <w:sz w:val="22"/>
                      <w:szCs w:val="22"/>
                    </w:rPr>
                  </w:pPr>
                  <w:r w:rsidRPr="00B407C6">
                    <w:rPr>
                      <w:rFonts w:ascii="Calibri" w:hAnsi="Calibri" w:eastAsia="Calibri" w:cs="Calibri"/>
                      <w:color w:val="1F1F1F"/>
                      <w:sz w:val="22"/>
                      <w:szCs w:val="22"/>
                    </w:rPr>
                    <w:t>Sow Tattoo, CY, TSI, Positive Sires, Negative Sires, Week YYWW</w:t>
                  </w:r>
                </w:p>
              </w:tc>
            </w:tr>
            <w:tr w:rsidRPr="00B407C6" w:rsidR="00035A73" w:rsidTr="316E832A" w14:paraId="4ECA1A09" w14:textId="77777777">
              <w:trPr>
                <w:trHeight w:val="808"/>
              </w:trPr>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CA4331" w14:paraId="1721EBCF" w14:textId="10F9A333">
                  <w:pPr>
                    <w:rPr>
                      <w:rFonts w:ascii="Calibri" w:hAnsi="Calibri" w:cs="Calibri"/>
                      <w:sz w:val="22"/>
                      <w:szCs w:val="22"/>
                    </w:rPr>
                  </w:pPr>
                  <w:r>
                    <w:rPr>
                      <w:rFonts w:ascii="Calibri" w:hAnsi="Calibri" w:eastAsia="Calibri" w:cs="Calibri"/>
                      <w:b/>
                      <w:bCs/>
                      <w:color w:val="1F4E79"/>
                      <w:sz w:val="22"/>
                      <w:szCs w:val="22"/>
                    </w:rPr>
                    <w:t>NAVFarm</w:t>
                  </w:r>
                </w:p>
              </w:tc>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B602970" w14:textId="77777777">
                  <w:pPr>
                    <w:rPr>
                      <w:rFonts w:ascii="Calibri" w:hAnsi="Calibri" w:cs="Calibri"/>
                      <w:sz w:val="22"/>
                      <w:szCs w:val="22"/>
                    </w:rPr>
                  </w:pPr>
                  <w:r w:rsidRPr="00B407C6">
                    <w:rPr>
                      <w:rFonts w:ascii="Calibri" w:hAnsi="Calibri" w:eastAsia="Calibri" w:cs="Calibri"/>
                      <w:color w:val="1F1F1F"/>
                      <w:sz w:val="22"/>
                      <w:szCs w:val="22"/>
                    </w:rPr>
                    <w:t>Insemination POST</w:t>
                  </w:r>
                </w:p>
              </w:tc>
              <w:tc>
                <w:tcPr>
                  <w:tcW w:w="20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3225AE0" w14:textId="77777777">
                  <w:pPr>
                    <w:rPr>
                      <w:rFonts w:ascii="Calibri" w:hAnsi="Calibri" w:cs="Calibri"/>
                      <w:sz w:val="22"/>
                      <w:szCs w:val="22"/>
                    </w:rPr>
                  </w:pPr>
                  <w:r w:rsidRPr="00B407C6">
                    <w:rPr>
                      <w:rFonts w:ascii="Calibri" w:hAnsi="Calibri" w:eastAsia="Calibri" w:cs="Calibri"/>
                      <w:color w:val="1F1F1F"/>
                      <w:sz w:val="22"/>
                      <w:szCs w:val="22"/>
                    </w:rPr>
                    <w:t>Sync insemination record</w:t>
                  </w:r>
                </w:p>
              </w:tc>
              <w:tc>
                <w:tcPr>
                  <w:tcW w:w="2229"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804E4CB" w14:textId="77777777">
                  <w:pPr>
                    <w:rPr>
                      <w:rFonts w:ascii="Calibri" w:hAnsi="Calibri" w:cs="Calibri"/>
                      <w:sz w:val="22"/>
                      <w:szCs w:val="22"/>
                    </w:rPr>
                  </w:pPr>
                  <w:r w:rsidRPr="00B407C6">
                    <w:rPr>
                      <w:rFonts w:ascii="Calibri" w:hAnsi="Calibri" w:eastAsia="Calibri" w:cs="Calibri"/>
                      <w:color w:val="1F1F1F"/>
                      <w:sz w:val="22"/>
                      <w:szCs w:val="22"/>
                    </w:rPr>
                    <w:t>Sow Tattoo, Date, Time, Lot No, Boar Tattoo, AI No, CY, Inseminator</w:t>
                  </w:r>
                </w:p>
              </w:tc>
            </w:tr>
            <w:tr w:rsidRPr="00B407C6" w:rsidR="00035A73" w:rsidTr="316E832A" w14:paraId="587BA497" w14:textId="77777777">
              <w:trPr>
                <w:trHeight w:val="798"/>
              </w:trPr>
              <w:tc>
                <w:tcPr>
                  <w:tcW w:w="163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CA4331" w14:paraId="3A55B764" w14:textId="377F4C84">
                  <w:pPr>
                    <w:rPr>
                      <w:rFonts w:ascii="Calibri" w:hAnsi="Calibri" w:cs="Calibri"/>
                      <w:sz w:val="22"/>
                      <w:szCs w:val="22"/>
                    </w:rPr>
                  </w:pPr>
                  <w:r>
                    <w:rPr>
                      <w:rFonts w:ascii="Calibri" w:hAnsi="Calibri" w:eastAsia="Calibri" w:cs="Calibri"/>
                      <w:b/>
                      <w:bCs/>
                      <w:color w:val="1F4E79"/>
                      <w:sz w:val="22"/>
                      <w:szCs w:val="22"/>
                    </w:rPr>
                    <w:t>NAVFarm</w:t>
                  </w:r>
                </w:p>
              </w:tc>
              <w:tc>
                <w:tcPr>
                  <w:tcW w:w="163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569554B" w14:textId="77777777">
                  <w:pPr>
                    <w:rPr>
                      <w:rFonts w:ascii="Calibri" w:hAnsi="Calibri" w:cs="Calibri"/>
                      <w:sz w:val="22"/>
                      <w:szCs w:val="22"/>
                    </w:rPr>
                  </w:pPr>
                  <w:r w:rsidRPr="00B407C6">
                    <w:rPr>
                      <w:rFonts w:ascii="Calibri" w:hAnsi="Calibri" w:eastAsia="Calibri" w:cs="Calibri"/>
                      <w:color w:val="1F1F1F"/>
                      <w:sz w:val="22"/>
                      <w:szCs w:val="22"/>
                    </w:rPr>
                    <w:t>Day 28 scan POST</w:t>
                  </w:r>
                </w:p>
              </w:tc>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4F9C92E" w14:textId="77777777">
                  <w:pPr>
                    <w:rPr>
                      <w:rFonts w:ascii="Calibri" w:hAnsi="Calibri" w:cs="Calibri"/>
                      <w:sz w:val="22"/>
                      <w:szCs w:val="22"/>
                    </w:rPr>
                  </w:pPr>
                  <w:r w:rsidRPr="00B407C6">
                    <w:rPr>
                      <w:rFonts w:ascii="Calibri" w:hAnsi="Calibri" w:eastAsia="Calibri" w:cs="Calibri"/>
                      <w:color w:val="1F1F1F"/>
                      <w:sz w:val="22"/>
                      <w:szCs w:val="22"/>
                    </w:rPr>
                    <w:t>Sync scan result</w:t>
                  </w:r>
                </w:p>
              </w:tc>
              <w:tc>
                <w:tcPr>
                  <w:tcW w:w="2229"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DA7C69F" w14:textId="77777777">
                  <w:pPr>
                    <w:rPr>
                      <w:rFonts w:ascii="Calibri" w:hAnsi="Calibri" w:cs="Calibri"/>
                      <w:sz w:val="22"/>
                      <w:szCs w:val="22"/>
                    </w:rPr>
                  </w:pPr>
                  <w:r w:rsidRPr="00B407C6">
                    <w:rPr>
                      <w:rFonts w:ascii="Calibri" w:hAnsi="Calibri" w:eastAsia="Calibri" w:cs="Calibri"/>
                      <w:color w:val="1F1F1F"/>
                      <w:sz w:val="22"/>
                      <w:szCs w:val="22"/>
                    </w:rPr>
                    <w:t xml:space="preserve">Sow Tattoo, Scan Date, Result </w:t>
                  </w:r>
                  <w:r w:rsidRPr="00B407C6">
                    <w:rPr>
                      <w:rFonts w:ascii="Calibri" w:hAnsi="Calibri" w:eastAsia="Calibri" w:cs="Calibri"/>
                      <w:color w:val="1F1F1F"/>
                      <w:sz w:val="22"/>
                      <w:szCs w:val="22"/>
                    </w:rPr>
                    <w:t>(CONFIRMED/REPEAT/FAILED), CY</w:t>
                  </w:r>
                </w:p>
              </w:tc>
            </w:tr>
            <w:tr w:rsidRPr="00B407C6" w:rsidR="00035A73" w:rsidTr="316E832A" w14:paraId="614C4EB7" w14:textId="77777777">
              <w:trPr>
                <w:trHeight w:val="808"/>
              </w:trPr>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CA4331" w14:paraId="1A66252D" w14:textId="5B96C2D9">
                  <w:pPr>
                    <w:rPr>
                      <w:rFonts w:ascii="Calibri" w:hAnsi="Calibri" w:cs="Calibri"/>
                      <w:sz w:val="22"/>
                      <w:szCs w:val="22"/>
                    </w:rPr>
                  </w:pPr>
                  <w:r>
                    <w:rPr>
                      <w:rFonts w:ascii="Calibri" w:hAnsi="Calibri" w:eastAsia="Calibri" w:cs="Calibri"/>
                      <w:b/>
                      <w:bCs/>
                      <w:color w:val="1F4E79"/>
                      <w:sz w:val="22"/>
                      <w:szCs w:val="22"/>
                    </w:rPr>
                    <w:t>NAVFarm</w:t>
                  </w:r>
                </w:p>
              </w:tc>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BACED89" w14:textId="77777777">
                  <w:pPr>
                    <w:rPr>
                      <w:rFonts w:ascii="Calibri" w:hAnsi="Calibri" w:cs="Calibri"/>
                      <w:sz w:val="22"/>
                      <w:szCs w:val="22"/>
                    </w:rPr>
                  </w:pPr>
                  <w:r w:rsidRPr="00B407C6">
                    <w:rPr>
                      <w:rFonts w:ascii="Calibri" w:hAnsi="Calibri" w:eastAsia="Calibri" w:cs="Calibri"/>
                      <w:color w:val="1F1F1F"/>
                      <w:sz w:val="22"/>
                      <w:szCs w:val="22"/>
                    </w:rPr>
                    <w:t>Farrowing POST</w:t>
                  </w:r>
                </w:p>
              </w:tc>
              <w:tc>
                <w:tcPr>
                  <w:tcW w:w="20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42197D5" w14:textId="77777777">
                  <w:pPr>
                    <w:rPr>
                      <w:rFonts w:ascii="Calibri" w:hAnsi="Calibri" w:cs="Calibri"/>
                      <w:sz w:val="22"/>
                      <w:szCs w:val="22"/>
                    </w:rPr>
                  </w:pPr>
                  <w:r w:rsidRPr="00B407C6">
                    <w:rPr>
                      <w:rFonts w:ascii="Calibri" w:hAnsi="Calibri" w:eastAsia="Calibri" w:cs="Calibri"/>
                      <w:color w:val="1F1F1F"/>
                      <w:sz w:val="22"/>
                      <w:szCs w:val="22"/>
                    </w:rPr>
                    <w:t>Sync farrow record</w:t>
                  </w:r>
                </w:p>
              </w:tc>
              <w:tc>
                <w:tcPr>
                  <w:tcW w:w="2229"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7CA91E8" w14:textId="77777777">
                  <w:pPr>
                    <w:rPr>
                      <w:rFonts w:ascii="Calibri" w:hAnsi="Calibri" w:cs="Calibri"/>
                      <w:sz w:val="22"/>
                      <w:szCs w:val="22"/>
                    </w:rPr>
                  </w:pPr>
                  <w:r w:rsidRPr="00B407C6">
                    <w:rPr>
                      <w:rFonts w:ascii="Calibri" w:hAnsi="Calibri" w:eastAsia="Calibri" w:cs="Calibri"/>
                      <w:color w:val="1F1F1F"/>
                      <w:sz w:val="22"/>
                      <w:szCs w:val="22"/>
                    </w:rPr>
                    <w:t>Sow Tattoo, Farrow Date, Total Born, BA, BD, Mummified, Avg Birth Weight</w:t>
                  </w:r>
                </w:p>
              </w:tc>
            </w:tr>
            <w:tr w:rsidRPr="00B407C6" w:rsidR="00035A73" w:rsidTr="316E832A" w14:paraId="7966D036" w14:textId="77777777">
              <w:trPr>
                <w:trHeight w:val="1068"/>
              </w:trPr>
              <w:tc>
                <w:tcPr>
                  <w:tcW w:w="163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CA4331" w14:paraId="4774AFBA" w14:textId="2F3EA157">
                  <w:pPr>
                    <w:rPr>
                      <w:rFonts w:ascii="Calibri" w:hAnsi="Calibri" w:cs="Calibri"/>
                      <w:sz w:val="22"/>
                      <w:szCs w:val="22"/>
                    </w:rPr>
                  </w:pPr>
                  <w:r>
                    <w:rPr>
                      <w:rFonts w:ascii="Calibri" w:hAnsi="Calibri" w:eastAsia="Calibri" w:cs="Calibri"/>
                      <w:b/>
                      <w:bCs/>
                      <w:color w:val="1F4E79"/>
                      <w:sz w:val="22"/>
                      <w:szCs w:val="22"/>
                    </w:rPr>
                    <w:t>NAVFarm</w:t>
                  </w:r>
                </w:p>
              </w:tc>
              <w:tc>
                <w:tcPr>
                  <w:tcW w:w="163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28645F7" w14:textId="77777777">
                  <w:pPr>
                    <w:rPr>
                      <w:rFonts w:ascii="Calibri" w:hAnsi="Calibri" w:cs="Calibri"/>
                      <w:sz w:val="22"/>
                      <w:szCs w:val="22"/>
                    </w:rPr>
                  </w:pPr>
                  <w:r w:rsidRPr="00B407C6">
                    <w:rPr>
                      <w:rFonts w:ascii="Calibri" w:hAnsi="Calibri" w:eastAsia="Calibri" w:cs="Calibri"/>
                      <w:color w:val="1F1F1F"/>
                      <w:sz w:val="22"/>
                      <w:szCs w:val="22"/>
                    </w:rPr>
                    <w:t>Weaning POST</w:t>
                  </w:r>
                </w:p>
              </w:tc>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436F4F0" w14:textId="102F5B32">
                  <w:pPr>
                    <w:rPr>
                      <w:rFonts w:ascii="Calibri" w:hAnsi="Calibri" w:cs="Calibri"/>
                      <w:sz w:val="22"/>
                      <w:szCs w:val="22"/>
                    </w:rPr>
                  </w:pPr>
                  <w:r w:rsidRPr="316E832A" w:rsidR="2C61B549">
                    <w:rPr>
                      <w:rFonts w:ascii="Calibri" w:hAnsi="Calibri" w:eastAsia="Calibri" w:cs="Calibri"/>
                      <w:color w:val="1F1F1F"/>
                      <w:sz w:val="22"/>
                      <w:szCs w:val="22"/>
                    </w:rPr>
                    <w:t xml:space="preserve">Sync </w:t>
                  </w:r>
                  <w:r w:rsidRPr="316E832A" w:rsidR="10B04715">
                    <w:rPr>
                      <w:rFonts w:ascii="Calibri" w:hAnsi="Calibri" w:eastAsia="Calibri" w:cs="Calibri"/>
                      <w:color w:val="1F1F1F"/>
                      <w:sz w:val="22"/>
                      <w:szCs w:val="22"/>
                    </w:rPr>
                    <w:t>weans</w:t>
                  </w:r>
                  <w:r w:rsidRPr="316E832A" w:rsidR="2C61B549">
                    <w:rPr>
                      <w:rFonts w:ascii="Calibri" w:hAnsi="Calibri" w:eastAsia="Calibri" w:cs="Calibri"/>
                      <w:color w:val="1F1F1F"/>
                      <w:sz w:val="22"/>
                      <w:szCs w:val="22"/>
                    </w:rPr>
                    <w:t xml:space="preserve"> record</w:t>
                  </w:r>
                </w:p>
              </w:tc>
              <w:tc>
                <w:tcPr>
                  <w:tcW w:w="2229"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B5F7DB8" w14:textId="77777777">
                  <w:pPr>
                    <w:rPr>
                      <w:rFonts w:ascii="Calibri" w:hAnsi="Calibri" w:cs="Calibri"/>
                      <w:sz w:val="22"/>
                      <w:szCs w:val="22"/>
                    </w:rPr>
                  </w:pPr>
                  <w:r w:rsidRPr="00B407C6">
                    <w:rPr>
                      <w:rFonts w:ascii="Calibri" w:hAnsi="Calibri" w:eastAsia="Calibri" w:cs="Calibri"/>
                      <w:color w:val="1F1F1F"/>
                      <w:sz w:val="22"/>
                      <w:szCs w:val="22"/>
                    </w:rPr>
                    <w:t>Sow Tattoo, Wean Date, Piglets Weaned, Avg Wean Weight, Total Litter Mass, Sow Wean Weight</w:t>
                  </w:r>
                </w:p>
              </w:tc>
            </w:tr>
            <w:tr w:rsidRPr="00B407C6" w:rsidR="00035A73" w:rsidTr="316E832A" w14:paraId="3EDAD1E3" w14:textId="77777777">
              <w:trPr>
                <w:trHeight w:val="808"/>
              </w:trPr>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CA4331" w14:paraId="784E95AF" w14:textId="3FD6405C">
                  <w:pPr>
                    <w:rPr>
                      <w:rFonts w:ascii="Calibri" w:hAnsi="Calibri" w:cs="Calibri"/>
                      <w:sz w:val="22"/>
                      <w:szCs w:val="22"/>
                    </w:rPr>
                  </w:pPr>
                  <w:r>
                    <w:rPr>
                      <w:rFonts w:ascii="Calibri" w:hAnsi="Calibri" w:eastAsia="Calibri" w:cs="Calibri"/>
                      <w:b/>
                      <w:bCs/>
                      <w:color w:val="1F4E79"/>
                      <w:sz w:val="22"/>
                      <w:szCs w:val="22"/>
                    </w:rPr>
                    <w:t>NAVFarm</w:t>
                  </w:r>
                </w:p>
              </w:tc>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9D15454" w14:textId="77777777">
                  <w:pPr>
                    <w:rPr>
                      <w:rFonts w:ascii="Calibri" w:hAnsi="Calibri" w:cs="Calibri"/>
                      <w:sz w:val="22"/>
                      <w:szCs w:val="22"/>
                    </w:rPr>
                  </w:pPr>
                  <w:r w:rsidRPr="00B407C6">
                    <w:rPr>
                      <w:rFonts w:ascii="Calibri" w:hAnsi="Calibri" w:eastAsia="Calibri" w:cs="Calibri"/>
                      <w:color w:val="1F1F1F"/>
                      <w:sz w:val="22"/>
                      <w:szCs w:val="22"/>
                    </w:rPr>
                    <w:t>Cull POST</w:t>
                  </w:r>
                </w:p>
              </w:tc>
              <w:tc>
                <w:tcPr>
                  <w:tcW w:w="20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E9D2129" w14:textId="77777777">
                  <w:pPr>
                    <w:rPr>
                      <w:rFonts w:ascii="Calibri" w:hAnsi="Calibri" w:cs="Calibri"/>
                      <w:sz w:val="22"/>
                      <w:szCs w:val="22"/>
                    </w:rPr>
                  </w:pPr>
                  <w:r w:rsidRPr="00B407C6">
                    <w:rPr>
                      <w:rFonts w:ascii="Calibri" w:hAnsi="Calibri" w:eastAsia="Calibri" w:cs="Calibri"/>
                      <w:color w:val="1F1F1F"/>
                      <w:sz w:val="22"/>
                      <w:szCs w:val="22"/>
                    </w:rPr>
                    <w:t>Sync cull record</w:t>
                  </w:r>
                </w:p>
              </w:tc>
              <w:tc>
                <w:tcPr>
                  <w:tcW w:w="2229"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D0E0B79" w14:textId="77777777">
                  <w:pPr>
                    <w:rPr>
                      <w:rFonts w:ascii="Calibri" w:hAnsi="Calibri" w:cs="Calibri"/>
                      <w:sz w:val="22"/>
                      <w:szCs w:val="22"/>
                    </w:rPr>
                  </w:pPr>
                  <w:r w:rsidRPr="00B407C6">
                    <w:rPr>
                      <w:rFonts w:ascii="Calibri" w:hAnsi="Calibri" w:eastAsia="Calibri" w:cs="Calibri"/>
                      <w:color w:val="1F1F1F"/>
                      <w:sz w:val="22"/>
                      <w:szCs w:val="22"/>
                    </w:rPr>
                    <w:t>Sow Tattoo, Out-of-Prod Date, Cull Date, Reason Code, Stage, Weight</w:t>
                  </w:r>
                </w:p>
              </w:tc>
            </w:tr>
            <w:tr w:rsidRPr="00B407C6" w:rsidR="00035A73" w:rsidTr="316E832A" w14:paraId="2517AAD7" w14:textId="77777777">
              <w:trPr>
                <w:trHeight w:val="808"/>
              </w:trPr>
              <w:tc>
                <w:tcPr>
                  <w:tcW w:w="163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CA4331" w14:paraId="6BB2BC64" w14:textId="76BE785E">
                  <w:pPr>
                    <w:rPr>
                      <w:rFonts w:ascii="Calibri" w:hAnsi="Calibri" w:cs="Calibri"/>
                      <w:sz w:val="22"/>
                      <w:szCs w:val="22"/>
                    </w:rPr>
                  </w:pPr>
                  <w:r>
                    <w:rPr>
                      <w:rFonts w:ascii="Calibri" w:hAnsi="Calibri" w:eastAsia="Calibri" w:cs="Calibri"/>
                      <w:b/>
                      <w:bCs/>
                      <w:color w:val="1F4E79"/>
                      <w:sz w:val="22"/>
                      <w:szCs w:val="22"/>
                    </w:rPr>
                    <w:t>NAVFarm</w:t>
                  </w:r>
                </w:p>
              </w:tc>
              <w:tc>
                <w:tcPr>
                  <w:tcW w:w="163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2F23ABE" w14:textId="77777777">
                  <w:pPr>
                    <w:rPr>
                      <w:rFonts w:ascii="Calibri" w:hAnsi="Calibri" w:cs="Calibri"/>
                      <w:sz w:val="22"/>
                      <w:szCs w:val="22"/>
                    </w:rPr>
                  </w:pPr>
                  <w:r w:rsidRPr="00B407C6">
                    <w:rPr>
                      <w:rFonts w:ascii="Calibri" w:hAnsi="Calibri" w:eastAsia="Calibri" w:cs="Calibri"/>
                      <w:color w:val="1F1F1F"/>
                      <w:sz w:val="22"/>
                      <w:szCs w:val="22"/>
                    </w:rPr>
                    <w:t>Backfat entry POST</w:t>
                  </w:r>
                </w:p>
              </w:tc>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1C472F2" w14:textId="77777777">
                  <w:pPr>
                    <w:rPr>
                      <w:rFonts w:ascii="Calibri" w:hAnsi="Calibri" w:cs="Calibri"/>
                      <w:sz w:val="22"/>
                      <w:szCs w:val="22"/>
                    </w:rPr>
                  </w:pPr>
                  <w:r w:rsidRPr="00B407C6">
                    <w:rPr>
                      <w:rFonts w:ascii="Calibri" w:hAnsi="Calibri" w:eastAsia="Calibri" w:cs="Calibri"/>
                      <w:color w:val="1F1F1F"/>
                      <w:sz w:val="22"/>
                      <w:szCs w:val="22"/>
                    </w:rPr>
                    <w:t>Sync body condition</w:t>
                  </w:r>
                </w:p>
              </w:tc>
              <w:tc>
                <w:tcPr>
                  <w:tcW w:w="2229"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87AABA5" w14:textId="77777777">
                  <w:pPr>
                    <w:rPr>
                      <w:rFonts w:ascii="Calibri" w:hAnsi="Calibri" w:cs="Calibri"/>
                      <w:sz w:val="22"/>
                      <w:szCs w:val="22"/>
                    </w:rPr>
                  </w:pPr>
                  <w:r w:rsidRPr="00B407C6">
                    <w:rPr>
                      <w:rFonts w:ascii="Calibri" w:hAnsi="Calibri" w:eastAsia="Calibri" w:cs="Calibri"/>
                      <w:color w:val="1F1F1F"/>
                      <w:sz w:val="22"/>
                      <w:szCs w:val="22"/>
                    </w:rPr>
                    <w:t>Animal Tattoo, Stage, Measurement Date, Backfat mm, Net Thickness mm</w:t>
                  </w:r>
                </w:p>
              </w:tc>
            </w:tr>
            <w:tr w:rsidRPr="00B407C6" w:rsidR="00035A73" w:rsidTr="316E832A" w14:paraId="6D2FA427" w14:textId="77777777">
              <w:trPr>
                <w:trHeight w:val="798"/>
              </w:trPr>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CA4331" w14:paraId="1801C20A" w14:textId="5A8A8DC1">
                  <w:pPr>
                    <w:rPr>
                      <w:rFonts w:ascii="Calibri" w:hAnsi="Calibri" w:cs="Calibri"/>
                      <w:sz w:val="22"/>
                      <w:szCs w:val="22"/>
                    </w:rPr>
                  </w:pPr>
                  <w:r>
                    <w:rPr>
                      <w:rFonts w:ascii="Calibri" w:hAnsi="Calibri" w:eastAsia="Calibri" w:cs="Calibri"/>
                      <w:b/>
                      <w:bCs/>
                      <w:color w:val="1F4E79"/>
                      <w:sz w:val="22"/>
                      <w:szCs w:val="22"/>
                    </w:rPr>
                    <w:t>NAVFarm</w:t>
                  </w:r>
                </w:p>
              </w:tc>
              <w:tc>
                <w:tcPr>
                  <w:tcW w:w="1634"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00035A73" w:rsidRDefault="00000000" w14:paraId="578110B5"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Reason Master admin change</w:t>
                  </w:r>
                </w:p>
                <w:p w:rsidRPr="001B2EEC" w:rsidR="001B2EEC" w:rsidP="001B2EEC" w:rsidRDefault="001B2EEC" w14:paraId="167DBB7F" w14:textId="77777777">
                  <w:pPr>
                    <w:jc w:val="center"/>
                    <w:rPr>
                      <w:rFonts w:ascii="Calibri" w:hAnsi="Calibri" w:cs="Calibri"/>
                      <w:sz w:val="22"/>
                      <w:szCs w:val="22"/>
                    </w:rPr>
                  </w:pPr>
                </w:p>
              </w:tc>
              <w:tc>
                <w:tcPr>
                  <w:tcW w:w="2062"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08EC403" w14:textId="77777777">
                  <w:pPr>
                    <w:rPr>
                      <w:rFonts w:ascii="Calibri" w:hAnsi="Calibri" w:cs="Calibri"/>
                      <w:sz w:val="22"/>
                      <w:szCs w:val="22"/>
                    </w:rPr>
                  </w:pPr>
                  <w:r w:rsidRPr="00B407C6">
                    <w:rPr>
                      <w:rFonts w:ascii="Calibri" w:hAnsi="Calibri" w:eastAsia="Calibri" w:cs="Calibri"/>
                      <w:color w:val="1F1F1F"/>
                      <w:sz w:val="22"/>
                      <w:szCs w:val="22"/>
                    </w:rPr>
                    <w:t>Sync reason codes</w:t>
                  </w:r>
                </w:p>
              </w:tc>
              <w:tc>
                <w:tcPr>
                  <w:tcW w:w="2229"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0028EDE" w14:textId="4C1663AC">
                  <w:pPr>
                    <w:rPr>
                      <w:rFonts w:ascii="Calibri" w:hAnsi="Calibri" w:cs="Calibri"/>
                      <w:sz w:val="22"/>
                      <w:szCs w:val="22"/>
                    </w:rPr>
                  </w:pPr>
                  <w:r w:rsidRPr="00B407C6">
                    <w:rPr>
                      <w:rFonts w:ascii="Calibri" w:hAnsi="Calibri" w:eastAsia="Calibri" w:cs="Calibri"/>
                      <w:color w:val="1F1F1F"/>
                      <w:sz w:val="22"/>
                      <w:szCs w:val="22"/>
                    </w:rPr>
                    <w:t xml:space="preserve">Reason Code, Description, Category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on any admin update to Reason Master</w:t>
                  </w:r>
                </w:p>
              </w:tc>
            </w:tr>
          </w:tbl>
          <w:p w:rsidRPr="00B407C6" w:rsidR="00035A73" w:rsidRDefault="00035A73" w14:paraId="57B94D46" w14:textId="77777777">
            <w:pPr>
              <w:rPr>
                <w:rFonts w:ascii="Calibri" w:hAnsi="Calibri" w:cs="Calibri"/>
                <w:sz w:val="22"/>
                <w:szCs w:val="22"/>
              </w:rPr>
            </w:pPr>
          </w:p>
        </w:tc>
      </w:tr>
      <w:tr w:rsidRPr="00B407C6" w:rsidR="00035A73" w:rsidTr="316E832A" w14:paraId="3DF89EDD"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D281DD8"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570D8D75" w14:textId="18AD42A5">
            <w:pPr>
              <w:spacing w:before="40" w:after="50"/>
              <w:rPr>
                <w:rFonts w:ascii="Calibri" w:hAnsi="Calibri" w:cs="Calibri"/>
                <w:sz w:val="22"/>
                <w:szCs w:val="22"/>
              </w:rPr>
            </w:pPr>
            <w:r w:rsidRPr="316E832A" w:rsidR="2C61B549">
              <w:rPr>
                <w:rFonts w:ascii="Segoe UI Symbol" w:hAnsi="Segoe UI Symbol" w:eastAsia="Calibri" w:cs="Segoe UI Symbol"/>
                <w:color w:val="E67E22"/>
                <w:sz w:val="22"/>
                <w:szCs w:val="22"/>
              </w:rPr>
              <w:t>⚠</w:t>
            </w:r>
            <w:r w:rsidRPr="316E832A" w:rsidR="2C61B549">
              <w:rPr>
                <w:rFonts w:ascii="Calibri" w:hAnsi="Calibri" w:eastAsia="Calibri" w:cs="Calibri"/>
                <w:color w:val="E67E22"/>
                <w:sz w:val="22"/>
                <w:szCs w:val="22"/>
              </w:rPr>
              <w:t xml:space="preserve">  </w:t>
            </w:r>
            <w:del w:author="Hamadzashe Mudavose" w:date="2026-09-03T13:00:22.203Z" w16du:dateUtc="2026-09-03T13:00:22.203Z" w:id="661878155">
              <w:r w:rsidRPr="316E832A" w:rsidDel="2C61B549">
                <w:rPr>
                  <w:rFonts w:ascii="Calibri" w:hAnsi="Calibri" w:eastAsia="Calibri" w:cs="Calibri"/>
                  <w:color w:val="E67E22"/>
                  <w:sz w:val="22"/>
                  <w:szCs w:val="22"/>
                </w:rPr>
                <w:delText>Pig</w:delText>
              </w:r>
              <w:r w:rsidRPr="316E832A" w:rsidDel="2C61B549">
                <w:rPr>
                  <w:rFonts w:ascii="Calibri" w:hAnsi="Calibri" w:eastAsia="Calibri" w:cs="Calibri"/>
                  <w:color w:val="E67E22"/>
                  <w:sz w:val="22"/>
                  <w:szCs w:val="22"/>
                </w:rPr>
                <w:delText xml:space="preserve"> Vision</w:delText>
              </w:r>
            </w:del>
            <w:ins w:author="Hamadzashe Mudavose" w:date="2026-09-03T13:00:22.204Z" w16du:dateUtc="2026-09-03T13:00:22.204Z" w:id="1327195644">
              <w:r w:rsidRPr="316E832A" w:rsidR="06E57FA6">
                <w:rPr>
                  <w:rFonts w:ascii="Calibri" w:hAnsi="Calibri" w:eastAsia="Calibri" w:cs="Calibri"/>
                  <w:color w:val="E67E22"/>
                  <w:sz w:val="22"/>
                  <w:szCs w:val="22"/>
                </w:rPr>
                <w:t>Pig Expert</w:t>
              </w:r>
            </w:ins>
            <w:r w:rsidRPr="316E832A" w:rsidR="2C61B549">
              <w:rPr>
                <w:rFonts w:ascii="Calibri" w:hAnsi="Calibri" w:eastAsia="Calibri" w:cs="Calibri"/>
                <w:color w:val="E67E22"/>
                <w:sz w:val="22"/>
                <w:szCs w:val="22"/>
              </w:rPr>
              <w:t xml:space="preserve"> sync fails after 3 retries → WARNING to System Admin. </w:t>
            </w:r>
            <w:r w:rsidRPr="316E832A" w:rsidR="2C61B549">
              <w:rPr>
                <w:rFonts w:ascii="Calibri" w:hAnsi="Calibri" w:eastAsia="Calibri" w:cs="Calibri"/>
                <w:color w:val="E67E22"/>
                <w:sz w:val="22"/>
                <w:szCs w:val="22"/>
              </w:rPr>
              <w:t>NAVFarm</w:t>
            </w:r>
            <w:r w:rsidRPr="316E832A" w:rsidR="2C61B549">
              <w:rPr>
                <w:rFonts w:ascii="Calibri" w:hAnsi="Calibri" w:eastAsia="Calibri" w:cs="Calibri"/>
                <w:color w:val="E67E22"/>
                <w:sz w:val="22"/>
                <w:szCs w:val="22"/>
              </w:rPr>
              <w:t xml:space="preserve"> operations continue unaffected.</w:t>
            </w:r>
          </w:p>
        </w:tc>
      </w:tr>
      <w:tr w:rsidRPr="00B407C6" w:rsidR="00035A73" w:rsidTr="316E832A" w14:paraId="09EFBDD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5F36A91"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95" w:type="dxa"/>
              <w:left w:w="110" w:type="dxa"/>
              <w:bottom w:w="95" w:type="dxa"/>
              <w:right w:w="110" w:type="dxa"/>
            </w:tcMar>
          </w:tcPr>
          <w:p w:rsidRPr="00B407C6" w:rsidR="00035A73" w:rsidRDefault="00000000" w14:paraId="664BEDD4" w14:textId="4D03F8AB">
            <w:pPr>
              <w:spacing w:before="40" w:after="50"/>
              <w:rPr>
                <w:rFonts w:ascii="Calibri" w:hAnsi="Calibri" w:cs="Calibri"/>
                <w:sz w:val="22"/>
                <w:szCs w:val="22"/>
              </w:rPr>
            </w:pPr>
            <w:r w:rsidRPr="316E832A" w:rsidR="2C61B549">
              <w:rPr>
                <w:rFonts w:ascii="Calibri" w:hAnsi="Calibri" w:eastAsia="Calibri" w:cs="Calibri"/>
                <w:color w:val="1F1F1F"/>
                <w:sz w:val="22"/>
                <w:szCs w:val="22"/>
              </w:rPr>
              <w:t xml:space="preserve">• PV sync failures do NOT block </w:t>
            </w:r>
            <w:r w:rsidRPr="316E832A" w:rsidR="2C61B549">
              <w:rPr>
                <w:rFonts w:ascii="Calibri" w:hAnsi="Calibri" w:eastAsia="Calibri" w:cs="Calibri"/>
                <w:color w:val="1F1F1F"/>
                <w:sz w:val="22"/>
                <w:szCs w:val="22"/>
              </w:rPr>
              <w:t>NAVFarm</w:t>
            </w:r>
            <w:r w:rsidRPr="316E832A" w:rsidR="2C61B549">
              <w:rPr>
                <w:rFonts w:ascii="Calibri" w:hAnsi="Calibri" w:eastAsia="Calibri" w:cs="Calibri"/>
                <w:color w:val="1F1F1F"/>
                <w:sz w:val="22"/>
                <w:szCs w:val="22"/>
              </w:rPr>
              <w:t xml:space="preserve"> operations. </w:t>
            </w:r>
            <w:del w:author="Hamadzashe Mudavose" w:date="2026-09-03T13:00:24.411Z" w16du:dateUtc="2026-09-03T13:00:24.411Z" w:id="272759166">
              <w:r w:rsidRPr="316E832A" w:rsidDel="2C61B549">
                <w:rPr>
                  <w:rFonts w:ascii="Calibri" w:hAnsi="Calibri" w:eastAsia="Calibri" w:cs="Calibri"/>
                  <w:color w:val="1F1F1F"/>
                  <w:sz w:val="22"/>
                  <w:szCs w:val="22"/>
                </w:rPr>
                <w:delText>Pig Vision</w:delText>
              </w:r>
            </w:del>
            <w:ins w:author="Hamadzashe Mudavose" w:date="2026-09-03T13:00:24.413Z" w16du:dateUtc="2026-09-03T13:00:24.413Z" w:id="2012990205">
              <w:r w:rsidRPr="316E832A" w:rsidR="34B24DB3">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is downstream of </w:t>
            </w:r>
            <w:r w:rsidRPr="316E832A" w:rsidR="2C61B549">
              <w:rPr>
                <w:rFonts w:ascii="Calibri" w:hAnsi="Calibri" w:eastAsia="Calibri" w:cs="Calibri"/>
                <w:color w:val="1F1F1F"/>
                <w:sz w:val="22"/>
                <w:szCs w:val="22"/>
              </w:rPr>
              <w:t>NAVFarm</w:t>
            </w:r>
            <w:r w:rsidRPr="316E832A" w:rsidR="2C61B549">
              <w:rPr>
                <w:rFonts w:ascii="Calibri" w:hAnsi="Calibri" w:eastAsia="Calibri" w:cs="Calibri"/>
                <w:color w:val="1F1F1F"/>
                <w:sz w:val="22"/>
                <w:szCs w:val="22"/>
              </w:rPr>
              <w:t>.</w:t>
            </w:r>
          </w:p>
        </w:tc>
      </w:tr>
    </w:tbl>
    <w:p w:rsidRPr="00B407C6" w:rsidR="00035A73" w:rsidRDefault="00035A73" w14:paraId="4D5313E2"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3325D303"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072EAE14" w14:textId="77777777">
            <w:pPr>
              <w:rPr>
                <w:rFonts w:ascii="Calibri" w:hAnsi="Calibri" w:cs="Calibri"/>
                <w:sz w:val="22"/>
                <w:szCs w:val="22"/>
              </w:rPr>
            </w:pPr>
            <w:r w:rsidRPr="00B407C6">
              <w:rPr>
                <w:rFonts w:ascii="Calibri" w:hAnsi="Calibri" w:eastAsia="Calibri" w:cs="Calibri"/>
                <w:b/>
                <w:bCs/>
                <w:color w:val="FFFFFF"/>
                <w:sz w:val="22"/>
                <w:szCs w:val="22"/>
              </w:rPr>
              <w:t>14.2</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24D8FB1A" w14:textId="588BB14C">
            <w:pPr>
              <w:rPr>
                <w:rFonts w:ascii="Calibri" w:hAnsi="Calibri" w:cs="Calibri"/>
                <w:sz w:val="22"/>
                <w:szCs w:val="22"/>
              </w:rPr>
            </w:pPr>
            <w:r w:rsidRPr="00B407C6">
              <w:rPr>
                <w:rFonts w:ascii="Calibri" w:hAnsi="Calibri" w:eastAsia="Calibri" w:cs="Calibri"/>
                <w:b/>
                <w:bCs/>
                <w:color w:val="FFFFFF"/>
                <w:sz w:val="22"/>
                <w:szCs w:val="22"/>
              </w:rPr>
              <w:t xml:space="preserve">D365BC REST API Integration </w:t>
            </w:r>
            <w:r w:rsidRPr="00B407C6" w:rsidR="00947466">
              <w:rPr>
                <w:rFonts w:ascii="Calibri" w:hAnsi="Calibri" w:eastAsia="Calibri" w:cs="Calibri"/>
                <w:b/>
                <w:bCs/>
                <w:color w:val="FFFFFF"/>
                <w:sz w:val="22"/>
                <w:szCs w:val="22"/>
              </w:rPr>
              <w:t>-</w:t>
            </w:r>
            <w:r w:rsidRPr="00B407C6">
              <w:rPr>
                <w:rFonts w:ascii="Calibri" w:hAnsi="Calibri" w:eastAsia="Calibri" w:cs="Calibri"/>
                <w:b/>
                <w:bCs/>
                <w:color w:val="FFFFFF"/>
                <w:sz w:val="22"/>
                <w:szCs w:val="22"/>
              </w:rPr>
              <w:t xml:space="preserve"> 14 Event Types</w:t>
            </w:r>
          </w:p>
        </w:tc>
      </w:tr>
      <w:tr w:rsidRPr="00B407C6" w:rsidR="00035A73" w14:paraId="19BCE13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D1CE744"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68E0F8FD" w14:textId="5138B80D">
            <w:pPr>
              <w:spacing w:before="40" w:after="50"/>
              <w:rPr>
                <w:rFonts w:ascii="Calibri" w:hAnsi="Calibri" w:cs="Calibri"/>
                <w:sz w:val="22"/>
                <w:szCs w:val="22"/>
              </w:rPr>
            </w:pPr>
            <w:r w:rsidRPr="00B407C6">
              <w:rPr>
                <w:rFonts w:ascii="Calibri" w:hAnsi="Calibri" w:eastAsia="Calibri" w:cs="Calibri"/>
                <w:color w:val="1F1F1F"/>
                <w:sz w:val="22"/>
                <w:szCs w:val="22"/>
              </w:rPr>
              <w:t xml:space="preserve">D365BC is the financial backbone. Every financial event in NAVFarm fires a REST API call to D365BC. </w:t>
            </w:r>
          </w:p>
        </w:tc>
      </w:tr>
      <w:tr w:rsidRPr="00B407C6" w:rsidR="00035A73" w14:paraId="728E654D"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E18FCFA"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1FAE08A5" w14:textId="4E4EC679">
            <w:pPr>
              <w:spacing w:after="30"/>
              <w:rPr>
                <w:rFonts w:ascii="Calibri" w:hAnsi="Calibri" w:cs="Calibri"/>
                <w:sz w:val="22"/>
                <w:szCs w:val="22"/>
              </w:rPr>
            </w:pPr>
            <w:r w:rsidRPr="00B407C6">
              <w:rPr>
                <w:rFonts w:ascii="Calibri" w:hAnsi="Calibri" w:eastAsia="Calibri" w:cs="Calibri"/>
                <w:b/>
                <w:bCs/>
                <w:color w:val="1F4E79"/>
                <w:sz w:val="22"/>
                <w:szCs w:val="22"/>
              </w:rPr>
              <w:t xml:space="preserve">D365BC Event Integration </w:t>
            </w:r>
            <w:r w:rsidR="003635D4">
              <w:rPr>
                <w:rFonts w:ascii="Calibri" w:hAnsi="Calibri" w:eastAsia="Calibri" w:cs="Calibri"/>
                <w:b/>
                <w:bCs/>
                <w:color w:val="1F4E79"/>
                <w:sz w:val="22"/>
                <w:szCs w:val="22"/>
              </w:rPr>
              <w:t>list will be shared after CRP</w:t>
            </w:r>
          </w:p>
        </w:tc>
      </w:tr>
      <w:tr w:rsidRPr="00B407C6" w:rsidR="00035A73" w14:paraId="119135B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232E6E8"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3635D4" w14:paraId="15D117F8" w14:textId="07677E5A">
            <w:pPr>
              <w:spacing w:before="40" w:after="50"/>
              <w:rPr>
                <w:rFonts w:ascii="Calibri" w:hAnsi="Calibri" w:cs="Calibri"/>
                <w:sz w:val="22"/>
                <w:szCs w:val="22"/>
              </w:rPr>
            </w:pPr>
            <w:r>
              <w:rPr>
                <w:rFonts w:ascii="Segoe UI Emoji" w:hAnsi="Segoe UI Emoji" w:eastAsia="Calibri" w:cs="Segoe UI Emoji"/>
                <w:color w:val="C0392B"/>
                <w:sz w:val="22"/>
                <w:szCs w:val="22"/>
              </w:rPr>
              <w:t>N/A</w:t>
            </w:r>
          </w:p>
        </w:tc>
      </w:tr>
      <w:tr w:rsidRPr="00B407C6" w:rsidR="00035A73" w14:paraId="1D377EC0"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0AC6CFA1"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3635D4" w:rsidR="00035A73" w:rsidRDefault="003635D4" w14:paraId="081809AA" w14:textId="15B2CBB6">
            <w:pPr>
              <w:spacing w:before="40" w:after="50"/>
              <w:rPr>
                <w:rFonts w:ascii="Calibri" w:hAnsi="Calibri" w:cs="Calibri"/>
                <w:color w:val="C00000"/>
                <w:sz w:val="22"/>
                <w:szCs w:val="22"/>
              </w:rPr>
            </w:pPr>
            <w:r>
              <w:rPr>
                <w:rFonts w:ascii="Calibri" w:hAnsi="Calibri" w:eastAsia="Calibri" w:cs="Calibri"/>
                <w:color w:val="C00000"/>
                <w:sz w:val="22"/>
                <w:szCs w:val="22"/>
              </w:rPr>
              <w:t xml:space="preserve">D365BC development rights with dependency will be required by PTL to integrate the various steps between NAVFarm to BC. </w:t>
            </w:r>
          </w:p>
        </w:tc>
      </w:tr>
    </w:tbl>
    <w:p w:rsidRPr="00B407C6" w:rsidR="00035A73" w:rsidRDefault="00035A73" w14:paraId="750643DE" w14:textId="77777777">
      <w:pPr>
        <w:spacing w:before="20" w:after="20"/>
        <w:rPr>
          <w:rFonts w:ascii="Calibri" w:hAnsi="Calibri" w:cs="Calibri"/>
          <w:sz w:val="22"/>
          <w:szCs w:val="22"/>
        </w:rPr>
      </w:pPr>
    </w:p>
    <w:p w:rsidRPr="00B407C6" w:rsidR="00035A73" w:rsidRDefault="00035A73" w14:paraId="0C669DBA" w14:textId="3C048006">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06C349E7"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57BDA8A2"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15</w:t>
            </w:r>
          </w:p>
          <w:p w:rsidRPr="00B407C6" w:rsidR="00035A73" w:rsidRDefault="00000000" w14:paraId="21FB344E" w14:textId="77777777">
            <w:pPr>
              <w:spacing w:after="20"/>
              <w:rPr>
                <w:rFonts w:ascii="Calibri" w:hAnsi="Calibri" w:cs="Calibri"/>
                <w:sz w:val="22"/>
                <w:szCs w:val="22"/>
              </w:rPr>
            </w:pPr>
            <w:r w:rsidRPr="00B407C6">
              <w:rPr>
                <w:rFonts w:ascii="Calibri" w:hAnsi="Calibri" w:eastAsia="Calibri" w:cs="Calibri"/>
                <w:b/>
                <w:bCs/>
                <w:color w:val="FFFFFF"/>
                <w:sz w:val="22"/>
                <w:szCs w:val="22"/>
              </w:rPr>
              <w:t>TRACEABILITY &amp; BARCODE</w:t>
            </w:r>
          </w:p>
          <w:p w:rsidRPr="00B407C6" w:rsidR="00035A73" w:rsidRDefault="00000000" w14:paraId="3D126BED" w14:textId="77777777">
            <w:pPr>
              <w:rPr>
                <w:rFonts w:ascii="Calibri" w:hAnsi="Calibri" w:cs="Calibri"/>
                <w:sz w:val="22"/>
                <w:szCs w:val="22"/>
              </w:rPr>
            </w:pPr>
            <w:r w:rsidRPr="00B407C6">
              <w:rPr>
                <w:rFonts w:ascii="Calibri" w:hAnsi="Calibri" w:eastAsia="Calibri" w:cs="Calibri"/>
                <w:color w:val="A8C8E8"/>
                <w:sz w:val="22"/>
                <w:szCs w:val="22"/>
              </w:rPr>
              <w:t>Animal barcode, Batch QR, 11-step backward chain, Slap Mark, multi-source batch attribution</w:t>
            </w:r>
          </w:p>
        </w:tc>
      </w:tr>
    </w:tbl>
    <w:p w:rsidRPr="00B407C6" w:rsidR="00035A73" w:rsidRDefault="00035A73" w14:paraId="0CF6DE7D"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43EF298C"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75C22465" w14:textId="77777777">
            <w:pPr>
              <w:rPr>
                <w:rFonts w:ascii="Calibri" w:hAnsi="Calibri" w:cs="Calibri"/>
                <w:sz w:val="22"/>
                <w:szCs w:val="22"/>
              </w:rPr>
            </w:pPr>
            <w:r w:rsidRPr="00B407C6">
              <w:rPr>
                <w:rFonts w:ascii="Calibri" w:hAnsi="Calibri" w:eastAsia="Calibri" w:cs="Calibri"/>
                <w:b/>
                <w:bCs/>
                <w:color w:val="FFFFFF"/>
                <w:sz w:val="22"/>
                <w:szCs w:val="22"/>
              </w:rPr>
              <w:t>15.1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33FB1F5E" w14:textId="77777777">
            <w:pPr>
              <w:rPr>
                <w:rFonts w:ascii="Calibri" w:hAnsi="Calibri" w:cs="Calibri"/>
                <w:sz w:val="22"/>
                <w:szCs w:val="22"/>
              </w:rPr>
            </w:pPr>
            <w:r w:rsidRPr="00B407C6">
              <w:rPr>
                <w:rFonts w:ascii="Calibri" w:hAnsi="Calibri" w:eastAsia="Calibri" w:cs="Calibri"/>
                <w:b/>
                <w:bCs/>
                <w:color w:val="FFFFFF"/>
                <w:sz w:val="22"/>
                <w:szCs w:val="22"/>
              </w:rPr>
              <w:t>End-to-End Backward Traceability Chain (11 Steps)</w:t>
            </w:r>
          </w:p>
        </w:tc>
      </w:tr>
      <w:tr w:rsidRPr="00B407C6" w:rsidR="00035A73" w14:paraId="4CA668FE"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919B5E0"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7A63404B" w14:textId="356B8EB8">
            <w:pPr>
              <w:spacing w:before="40" w:after="50"/>
              <w:rPr>
                <w:rFonts w:ascii="Calibri" w:hAnsi="Calibri" w:cs="Calibri"/>
                <w:sz w:val="22"/>
                <w:szCs w:val="22"/>
              </w:rPr>
            </w:pPr>
            <w:r w:rsidRPr="00B407C6">
              <w:rPr>
                <w:rFonts w:ascii="Calibri" w:hAnsi="Calibri" w:eastAsia="Calibri" w:cs="Calibri"/>
                <w:color w:val="1F1F1F"/>
                <w:sz w:val="22"/>
                <w:szCs w:val="22"/>
              </w:rPr>
              <w:t xml:space="preserve">Full backward traceability from Kill Sheet / Invoice at Colcom all the way back to the Parent Sow, her Dam and Sire, and the original purchase/birth record. Every link in the chain is </w:t>
            </w:r>
            <w:proofErr w:type="spellStart"/>
            <w:r w:rsidRPr="00B407C6">
              <w:rPr>
                <w:rFonts w:ascii="Calibri" w:hAnsi="Calibri" w:eastAsia="Calibri" w:cs="Calibri"/>
                <w:color w:val="1F1F1F"/>
                <w:sz w:val="22"/>
                <w:szCs w:val="22"/>
              </w:rPr>
              <w:t>queryable</w:t>
            </w:r>
            <w:proofErr w:type="spellEnd"/>
            <w:r w:rsidRPr="00B407C6">
              <w:rPr>
                <w:rFonts w:ascii="Calibri" w:hAnsi="Calibri" w:eastAsia="Calibri" w:cs="Calibri"/>
                <w:color w:val="1F1F1F"/>
                <w:sz w:val="22"/>
                <w:szCs w:val="22"/>
              </w:rPr>
              <w:t xml:space="preserve"> in NAVFarm from any record in the chain. The traceability chain uses existing production records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no separate traceability module required.</w:t>
            </w:r>
          </w:p>
        </w:tc>
      </w:tr>
      <w:tr w:rsidRPr="00B407C6" w:rsidR="00035A73" w14:paraId="03C5EB7A"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716B9E8"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2DE6C6C2"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Backward Traceability Chain</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6FCE1BF"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0963D347" w14:textId="77777777">
                  <w:pPr>
                    <w:jc w:val="center"/>
                    <w:rPr>
                      <w:rFonts w:ascii="Calibri" w:hAnsi="Calibri" w:cs="Calibri"/>
                      <w:sz w:val="22"/>
                      <w:szCs w:val="22"/>
                    </w:rPr>
                  </w:pPr>
                  <w:r w:rsidRPr="00B407C6">
                    <w:rPr>
                      <w:rFonts w:ascii="Calibri" w:hAnsi="Calibri" w:eastAsia="Calibri" w:cs="Calibri"/>
                      <w:b/>
                      <w:bCs/>
                      <w:color w:val="FFFFFF"/>
                      <w:sz w:val="22"/>
                      <w:szCs w:val="22"/>
                    </w:rPr>
                    <w:t>11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5ACF341" w14:textId="40529159">
                  <w:pPr>
                    <w:rPr>
                      <w:rFonts w:ascii="Calibri" w:hAnsi="Calibri" w:cs="Calibri"/>
                      <w:sz w:val="22"/>
                      <w:szCs w:val="22"/>
                    </w:rPr>
                  </w:pPr>
                  <w:r w:rsidRPr="00B407C6">
                    <w:rPr>
                      <w:rFonts w:ascii="Calibri" w:hAnsi="Calibri" w:eastAsia="Calibri" w:cs="Calibri"/>
                      <w:color w:val="1F1F1F"/>
                      <w:sz w:val="22"/>
                      <w:szCs w:val="22"/>
                    </w:rPr>
                    <w:t xml:space="preserve">← Kill Sheet / Invoice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carcass weight, revenue. Links to: TO line.</w:t>
                  </w:r>
                </w:p>
              </w:tc>
            </w:tr>
          </w:tbl>
          <w:p w:rsidRPr="00B407C6" w:rsidR="00035A73" w:rsidRDefault="00000000" w14:paraId="0E6D542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E6B9BA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3410D25" w14:textId="77777777">
                  <w:pPr>
                    <w:jc w:val="center"/>
                    <w:rPr>
                      <w:rFonts w:ascii="Calibri" w:hAnsi="Calibri" w:cs="Calibri"/>
                      <w:sz w:val="22"/>
                      <w:szCs w:val="22"/>
                    </w:rPr>
                  </w:pPr>
                  <w:r w:rsidRPr="00B407C6">
                    <w:rPr>
                      <w:rFonts w:ascii="Calibri" w:hAnsi="Calibri" w:eastAsia="Calibri" w:cs="Calibri"/>
                      <w:b/>
                      <w:bCs/>
                      <w:color w:val="FFFFFF"/>
                      <w:sz w:val="22"/>
                      <w:szCs w:val="22"/>
                    </w:rPr>
                    <w:t>10</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1A1FCCA" w14:textId="796A0BBE">
                  <w:pPr>
                    <w:rPr>
                      <w:rFonts w:ascii="Calibri" w:hAnsi="Calibri" w:cs="Calibri"/>
                      <w:sz w:val="22"/>
                      <w:szCs w:val="22"/>
                    </w:rPr>
                  </w:pPr>
                  <w:r w:rsidRPr="00B407C6">
                    <w:rPr>
                      <w:rFonts w:ascii="Calibri" w:hAnsi="Calibri" w:eastAsia="Calibri" w:cs="Calibri"/>
                      <w:color w:val="1F1F1F"/>
                      <w:sz w:val="22"/>
                      <w:szCs w:val="22"/>
                    </w:rPr>
                    <w:t xml:space="preserve">← Transfer Order Line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Batch No + Source Location + DOA. Links to: WG Batch.</w:t>
                  </w:r>
                </w:p>
              </w:tc>
            </w:tr>
          </w:tbl>
          <w:p w:rsidRPr="00B407C6" w:rsidR="00035A73" w:rsidRDefault="00000000" w14:paraId="013E964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D9CE9B9"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9180885" w14:textId="77777777">
                  <w:pPr>
                    <w:jc w:val="center"/>
                    <w:rPr>
                      <w:rFonts w:ascii="Calibri" w:hAnsi="Calibri" w:cs="Calibri"/>
                      <w:sz w:val="22"/>
                      <w:szCs w:val="22"/>
                    </w:rPr>
                  </w:pPr>
                  <w:r w:rsidRPr="00B407C6">
                    <w:rPr>
                      <w:rFonts w:ascii="Calibri" w:hAnsi="Calibri" w:eastAsia="Calibri" w:cs="Calibri"/>
                      <w:b/>
                      <w:bCs/>
                      <w:color w:val="FFFFFF"/>
                      <w:sz w:val="22"/>
                      <w:szCs w:val="22"/>
                    </w:rPr>
                    <w:t>9</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A0BB149" w14:textId="73812632">
                  <w:pPr>
                    <w:rPr>
                      <w:rFonts w:ascii="Calibri" w:hAnsi="Calibri" w:cs="Calibri"/>
                      <w:sz w:val="22"/>
                      <w:szCs w:val="22"/>
                    </w:rPr>
                  </w:pPr>
                  <w:r w:rsidRPr="00B407C6">
                    <w:rPr>
                      <w:rFonts w:ascii="Calibri" w:hAnsi="Calibri" w:eastAsia="Calibri" w:cs="Calibri"/>
                      <w:color w:val="1F1F1F"/>
                      <w:sz w:val="22"/>
                      <w:szCs w:val="22"/>
                    </w:rPr>
                    <w:t xml:space="preserve">← DOA Mortality Record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created on original batch + source location. Links to: Batch + TO Line.</w:t>
                  </w:r>
                </w:p>
              </w:tc>
            </w:tr>
          </w:tbl>
          <w:p w:rsidRPr="00B407C6" w:rsidR="00035A73" w:rsidRDefault="00000000" w14:paraId="07BF64DB"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52076F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48CE8C5" w14:textId="77777777">
                  <w:pPr>
                    <w:jc w:val="center"/>
                    <w:rPr>
                      <w:rFonts w:ascii="Calibri" w:hAnsi="Calibri" w:cs="Calibri"/>
                      <w:sz w:val="22"/>
                      <w:szCs w:val="22"/>
                    </w:rPr>
                  </w:pPr>
                  <w:r w:rsidRPr="00B407C6">
                    <w:rPr>
                      <w:rFonts w:ascii="Calibri" w:hAnsi="Calibri" w:eastAsia="Calibri" w:cs="Calibri"/>
                      <w:b/>
                      <w:bCs/>
                      <w:color w:val="FFFFFF"/>
                      <w:sz w:val="22"/>
                      <w:szCs w:val="22"/>
                    </w:rPr>
                    <w:t>8</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3CCAA4C9" w14:textId="5D8D9CB9">
                  <w:pPr>
                    <w:rPr>
                      <w:rFonts w:ascii="Calibri" w:hAnsi="Calibri" w:cs="Calibri"/>
                      <w:sz w:val="22"/>
                      <w:szCs w:val="22"/>
                    </w:rPr>
                  </w:pPr>
                  <w:r w:rsidRPr="00B407C6">
                    <w:rPr>
                      <w:rFonts w:ascii="Calibri" w:hAnsi="Calibri" w:eastAsia="Calibri" w:cs="Calibri"/>
                      <w:color w:val="1F1F1F"/>
                      <w:sz w:val="22"/>
                      <w:szCs w:val="22"/>
                    </w:rPr>
                    <w:t xml:space="preserve">← Daily Data Entry Ledger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full feed, medicine, weight, mortality by batch + location + day. Links to: Batch Location Record.</w:t>
                  </w:r>
                </w:p>
              </w:tc>
            </w:tr>
          </w:tbl>
          <w:p w:rsidRPr="00B407C6" w:rsidR="00035A73" w:rsidRDefault="00000000" w14:paraId="09814B5C"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429E2A90"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034C989" w14:textId="77777777">
                  <w:pPr>
                    <w:jc w:val="center"/>
                    <w:rPr>
                      <w:rFonts w:ascii="Calibri" w:hAnsi="Calibri" w:cs="Calibri"/>
                      <w:sz w:val="22"/>
                      <w:szCs w:val="22"/>
                    </w:rPr>
                  </w:pPr>
                  <w:r w:rsidRPr="00B407C6">
                    <w:rPr>
                      <w:rFonts w:ascii="Calibri" w:hAnsi="Calibri" w:eastAsia="Calibri" w:cs="Calibri"/>
                      <w:b/>
                      <w:bCs/>
                      <w:color w:val="FFFFFF"/>
                      <w:sz w:val="22"/>
                      <w:szCs w:val="22"/>
                    </w:rPr>
                    <w:t>7</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442460B0" w14:textId="678B6C65">
                  <w:pPr>
                    <w:rPr>
                      <w:rFonts w:ascii="Calibri" w:hAnsi="Calibri" w:cs="Calibri"/>
                      <w:sz w:val="22"/>
                      <w:szCs w:val="22"/>
                    </w:rPr>
                  </w:pPr>
                  <w:r w:rsidRPr="00B407C6">
                    <w:rPr>
                      <w:rFonts w:ascii="Calibri" w:hAnsi="Calibri" w:eastAsia="Calibri" w:cs="Calibri"/>
                      <w:color w:val="1F1F1F"/>
                      <w:sz w:val="22"/>
                      <w:szCs w:val="22"/>
                    </w:rPr>
                    <w:t xml:space="preserve">← Batch Location Record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Farm, House, Head Count, Entry/Exit Date. Links to: WG Batch.</w:t>
                  </w:r>
                </w:p>
              </w:tc>
            </w:tr>
          </w:tbl>
          <w:p w:rsidRPr="00B407C6" w:rsidR="00035A73" w:rsidRDefault="00000000" w14:paraId="48D39BFF"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30E2DDD2"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79145CA0" w14:textId="77777777">
                  <w:pPr>
                    <w:jc w:val="center"/>
                    <w:rPr>
                      <w:rFonts w:ascii="Calibri" w:hAnsi="Calibri" w:cs="Calibri"/>
                      <w:sz w:val="22"/>
                      <w:szCs w:val="22"/>
                    </w:rPr>
                  </w:pPr>
                  <w:r w:rsidRPr="00B407C6">
                    <w:rPr>
                      <w:rFonts w:ascii="Calibri" w:hAnsi="Calibri" w:eastAsia="Calibri" w:cs="Calibri"/>
                      <w:b/>
                      <w:bCs/>
                      <w:color w:val="FFFFFF"/>
                      <w:sz w:val="22"/>
                      <w:szCs w:val="22"/>
                    </w:rPr>
                    <w:t>6</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D3261E9" w14:textId="6C71595C">
                  <w:pPr>
                    <w:rPr>
                      <w:rFonts w:ascii="Calibri" w:hAnsi="Calibri" w:cs="Calibri"/>
                      <w:sz w:val="22"/>
                      <w:szCs w:val="22"/>
                    </w:rPr>
                  </w:pPr>
                  <w:r w:rsidRPr="00B407C6">
                    <w:rPr>
                      <w:rFonts w:ascii="Calibri" w:hAnsi="Calibri" w:eastAsia="Calibri" w:cs="Calibri"/>
                      <w:color w:val="1F1F1F"/>
                      <w:sz w:val="22"/>
                      <w:szCs w:val="22"/>
                    </w:rPr>
                    <w:t xml:space="preserve">← Weaner / Grower Batch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[SowBatch]-[YY]-[WW]. batch_source_line: multi-farm source links. Links to: Piglet Inventory Lot.</w:t>
                  </w:r>
                </w:p>
              </w:tc>
            </w:tr>
          </w:tbl>
          <w:p w:rsidRPr="00B407C6" w:rsidR="00035A73" w:rsidRDefault="00000000" w14:paraId="0A648148"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9B0F54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CC05F47"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0B140282" w14:textId="243C61FC">
                  <w:pPr>
                    <w:rPr>
                      <w:rFonts w:ascii="Calibri" w:hAnsi="Calibri" w:cs="Calibri"/>
                      <w:sz w:val="22"/>
                      <w:szCs w:val="22"/>
                    </w:rPr>
                  </w:pPr>
                  <w:r w:rsidRPr="00B407C6">
                    <w:rPr>
                      <w:rFonts w:ascii="Calibri" w:hAnsi="Calibri" w:eastAsia="Calibri" w:cs="Calibri"/>
                      <w:color w:val="1F1F1F"/>
                      <w:sz w:val="22"/>
                      <w:szCs w:val="22"/>
                    </w:rPr>
                    <w:t xml:space="preserve">← Piglet Inventory Lot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PIGLET-[SowBatch]-[Tattoo]-[Date]. Each litter = one lot. Links to: Farrowing Record.</w:t>
                  </w:r>
                </w:p>
              </w:tc>
            </w:tr>
          </w:tbl>
          <w:p w:rsidRPr="00B407C6" w:rsidR="00035A73" w:rsidRDefault="00000000" w14:paraId="34BEFD56"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1700BA4"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1E09A3D6"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2DF092E" w14:textId="60D2B32F">
                  <w:pPr>
                    <w:rPr>
                      <w:rFonts w:ascii="Calibri" w:hAnsi="Calibri" w:cs="Calibri"/>
                      <w:sz w:val="22"/>
                      <w:szCs w:val="22"/>
                    </w:rPr>
                  </w:pPr>
                  <w:r w:rsidRPr="00B407C6">
                    <w:rPr>
                      <w:rFonts w:ascii="Calibri" w:hAnsi="Calibri" w:eastAsia="Calibri" w:cs="Calibri"/>
                      <w:color w:val="1F1F1F"/>
                      <w:sz w:val="22"/>
                      <w:szCs w:val="22"/>
                    </w:rPr>
                    <w:t xml:space="preserve">← Farrowing Record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Sow Tattoo, Litter BA/BD/GA, Birth Weight. Links to: Insemination Record + Sow Animal Register.</w:t>
                  </w:r>
                </w:p>
              </w:tc>
            </w:tr>
          </w:tbl>
          <w:p w:rsidRPr="00B407C6" w:rsidR="00035A73" w:rsidRDefault="00000000" w14:paraId="727B7C00"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BC565A0"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0650FBB9"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BD59516" w14:textId="0A636D4E">
                  <w:pPr>
                    <w:rPr>
                      <w:rFonts w:ascii="Calibri" w:hAnsi="Calibri" w:cs="Calibri"/>
                      <w:sz w:val="22"/>
                      <w:szCs w:val="22"/>
                    </w:rPr>
                  </w:pPr>
                  <w:r w:rsidRPr="00B407C6">
                    <w:rPr>
                      <w:rFonts w:ascii="Calibri" w:hAnsi="Calibri" w:eastAsia="Calibri" w:cs="Calibri"/>
                      <w:color w:val="1F1F1F"/>
                      <w:sz w:val="22"/>
                      <w:szCs w:val="22"/>
                    </w:rPr>
                    <w:t xml:space="preserve">← Insemination Record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Sow Tattoo, Lot No, Boar Tattoo, CY. Links to: Semen Lot + Mating Advice.</w:t>
                  </w:r>
                </w:p>
              </w:tc>
            </w:tr>
          </w:tbl>
          <w:p w:rsidRPr="00B407C6" w:rsidR="00035A73" w:rsidRDefault="00000000" w14:paraId="5ED8960C"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21BA48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6012BFE"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6017CBF" w14:textId="7709894A">
                  <w:pPr>
                    <w:rPr>
                      <w:rFonts w:ascii="Calibri" w:hAnsi="Calibri" w:cs="Calibri"/>
                      <w:sz w:val="22"/>
                      <w:szCs w:val="22"/>
                    </w:rPr>
                  </w:pPr>
                  <w:r w:rsidRPr="00B407C6">
                    <w:rPr>
                      <w:rFonts w:ascii="Calibri" w:hAnsi="Calibri" w:eastAsia="Calibri" w:cs="Calibri"/>
                      <w:color w:val="1F1F1F"/>
                      <w:sz w:val="22"/>
                      <w:szCs w:val="22"/>
                    </w:rPr>
                    <w:t xml:space="preserve">← Individual Sow Animal Register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full history, parity, Dam Tattoo, Sire Lot. Links to: Parent Sow Batch + GRN (if imported).</w:t>
                  </w:r>
                </w:p>
              </w:tc>
            </w:tr>
          </w:tbl>
          <w:p w:rsidRPr="00B407C6" w:rsidR="00035A73" w:rsidRDefault="00000000" w14:paraId="59845DAF"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5246114A"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60ADFB6"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A351A7E" w14:textId="3ABA0DBF">
                  <w:pPr>
                    <w:rPr>
                      <w:rFonts w:ascii="Calibri" w:hAnsi="Calibri" w:cs="Calibri"/>
                      <w:sz w:val="22"/>
                      <w:szCs w:val="22"/>
                    </w:rPr>
                  </w:pPr>
                  <w:r w:rsidRPr="00B407C6">
                    <w:rPr>
                      <w:rFonts w:ascii="Calibri" w:hAnsi="Calibri" w:eastAsia="Calibri" w:cs="Calibri"/>
                      <w:color w:val="1F1F1F"/>
                      <w:sz w:val="22"/>
                      <w:szCs w:val="22"/>
                    </w:rPr>
                    <w:t xml:space="preserve">← Parent Sow Batch (SOW-BATCH-01..21)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permanent root record. Dam Animal Register (her mother) also </w:t>
                  </w:r>
                  <w:proofErr w:type="spellStart"/>
                  <w:r w:rsidRPr="00B407C6">
                    <w:rPr>
                      <w:rFonts w:ascii="Calibri" w:hAnsi="Calibri" w:eastAsia="Calibri" w:cs="Calibri"/>
                      <w:color w:val="1F1F1F"/>
                      <w:sz w:val="22"/>
                      <w:szCs w:val="22"/>
                    </w:rPr>
                    <w:t>queryable</w:t>
                  </w:r>
                  <w:proofErr w:type="spellEnd"/>
                  <w:r w:rsidRPr="00B407C6">
                    <w:rPr>
                      <w:rFonts w:ascii="Calibri" w:hAnsi="Calibri" w:eastAsia="Calibri" w:cs="Calibri"/>
                      <w:color w:val="1F1F1F"/>
                      <w:sz w:val="22"/>
                      <w:szCs w:val="22"/>
                    </w:rPr>
                    <w:t xml:space="preserve"> for GGP/GP lineage.</w:t>
                  </w:r>
                </w:p>
              </w:tc>
            </w:tr>
          </w:tbl>
          <w:p w:rsidRPr="00B407C6" w:rsidR="00035A73" w:rsidRDefault="00035A73" w14:paraId="65122297" w14:textId="77777777">
            <w:pPr>
              <w:rPr>
                <w:rFonts w:ascii="Calibri" w:hAnsi="Calibri" w:cs="Calibri"/>
                <w:sz w:val="22"/>
                <w:szCs w:val="22"/>
              </w:rPr>
            </w:pPr>
          </w:p>
        </w:tc>
      </w:tr>
      <w:tr w:rsidRPr="00B407C6" w:rsidR="00035A73" w14:paraId="088AB0B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AE75B05"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789BB564" w14:textId="77777777">
            <w:pPr>
              <w:spacing w:before="40" w:after="50"/>
              <w:rPr>
                <w:rFonts w:ascii="Calibri" w:hAnsi="Calibri" w:cs="Calibri"/>
                <w:sz w:val="22"/>
                <w:szCs w:val="22"/>
              </w:rPr>
            </w:pPr>
            <w:r w:rsidRPr="00B407C6">
              <w:rPr>
                <w:rFonts w:ascii="Calibri" w:hAnsi="Calibri" w:eastAsia="Calibri" w:cs="Calibri"/>
                <w:color w:val="1F1F1F"/>
                <w:sz w:val="22"/>
                <w:szCs w:val="22"/>
              </w:rPr>
              <w:t>No additional ERP integration for traceability. All links exist in existing production records. NAVFarm Traceability Report (R14 Cost Traceability) exposes the chain with cost attribution per source farm.</w:t>
            </w:r>
          </w:p>
        </w:tc>
      </w:tr>
      <w:tr w:rsidRPr="00B407C6" w:rsidR="00035A73" w14:paraId="48139C95"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4BAA5231"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6020095A" w14:textId="4B8D4F75">
            <w:pPr>
              <w:spacing w:before="40" w:after="50"/>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batch_source_line missing for multi-source batch → WARNING (traceability incomplete </w:t>
            </w:r>
            <w:r w:rsidRPr="00B407C6" w:rsidR="00947466">
              <w:rPr>
                <w:rFonts w:ascii="Calibri" w:hAnsi="Calibri" w:eastAsia="Calibri" w:cs="Calibri"/>
                <w:color w:val="E67E22"/>
                <w:sz w:val="22"/>
                <w:szCs w:val="22"/>
              </w:rPr>
              <w:t>-</w:t>
            </w:r>
            <w:r w:rsidRPr="00B407C6">
              <w:rPr>
                <w:rFonts w:ascii="Calibri" w:hAnsi="Calibri" w:eastAsia="Calibri" w:cs="Calibri"/>
                <w:color w:val="E67E22"/>
                <w:sz w:val="22"/>
                <w:szCs w:val="22"/>
              </w:rPr>
              <w:t xml:space="preserve"> cost attribution will be incorrect).</w:t>
            </w:r>
          </w:p>
        </w:tc>
      </w:tr>
      <w:tr w:rsidRPr="00B407C6" w:rsidR="00035A73" w14:paraId="5C29B01D"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36AE6A2"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271E9AE9" w14:textId="77777777">
            <w:pPr>
              <w:spacing w:before="40" w:after="50"/>
              <w:rPr>
                <w:rFonts w:ascii="Calibri" w:hAnsi="Calibri" w:cs="Calibri"/>
                <w:sz w:val="22"/>
                <w:szCs w:val="22"/>
              </w:rPr>
            </w:pPr>
            <w:r w:rsidRPr="00B407C6">
              <w:rPr>
                <w:rFonts w:ascii="Calibri" w:hAnsi="Calibri" w:eastAsia="Calibri" w:cs="Calibri"/>
                <w:color w:val="1F1F1F"/>
                <w:sz w:val="22"/>
                <w:szCs w:val="22"/>
              </w:rPr>
              <w:t>• All links are foreign key relationships at database level. Referential integrity enforced. Cannot delete a parent record if child records exist.</w:t>
            </w:r>
          </w:p>
        </w:tc>
      </w:tr>
    </w:tbl>
    <w:p w:rsidRPr="00B407C6" w:rsidR="00035A73" w:rsidRDefault="00035A73" w14:paraId="46562FB6"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79C44F50" w14:textId="77777777">
        <w:tc>
          <w:tcPr>
            <w:tcW w:w="10176" w:type="dxa"/>
            <w:tcBorders>
              <w:top w:val="single" w:color="1A7F5A" w:sz="14" w:space="0"/>
              <w:left w:val="single" w:color="1A7F5A" w:sz="14" w:space="0"/>
              <w:bottom w:val="single" w:color="1A7F5A" w:sz="14" w:space="0"/>
              <w:right w:val="single" w:color="1A7F5A" w:sz="14" w:space="0"/>
            </w:tcBorders>
            <w:shd w:val="clear" w:color="auto" w:fill="EAF4EC"/>
            <w:tcMar>
              <w:top w:w="80" w:type="dxa"/>
              <w:left w:w="160" w:type="dxa"/>
              <w:bottom w:w="80" w:type="dxa"/>
              <w:right w:w="160" w:type="dxa"/>
            </w:tcMar>
          </w:tcPr>
          <w:p w:rsidRPr="00B407C6" w:rsidR="00035A73" w:rsidRDefault="00000000" w14:paraId="73713786" w14:textId="77777777">
            <w:pPr>
              <w:spacing w:after="40"/>
              <w:rPr>
                <w:rFonts w:ascii="Calibri" w:hAnsi="Calibri" w:cs="Calibri"/>
                <w:sz w:val="22"/>
                <w:szCs w:val="22"/>
              </w:rPr>
            </w:pPr>
            <w:r w:rsidRPr="00B407C6">
              <w:rPr>
                <w:rFonts w:ascii="Calibri" w:hAnsi="Calibri" w:eastAsia="Calibri" w:cs="Calibri"/>
                <w:b/>
                <w:bCs/>
                <w:color w:val="1A7F5A"/>
                <w:sz w:val="22"/>
                <w:szCs w:val="22"/>
              </w:rPr>
              <w:t>Barcode and QR Code Design</w:t>
            </w:r>
          </w:p>
          <w:p w:rsidRPr="00B407C6" w:rsidR="00035A73" w:rsidRDefault="00000000" w14:paraId="596C0AC9" w14:textId="77777777">
            <w:pPr>
              <w:spacing w:after="30"/>
              <w:rPr>
                <w:rFonts w:ascii="Calibri" w:hAnsi="Calibri" w:cs="Calibri"/>
                <w:sz w:val="22"/>
                <w:szCs w:val="22"/>
              </w:rPr>
            </w:pPr>
            <w:r w:rsidRPr="00B407C6">
              <w:rPr>
                <w:rFonts w:ascii="Calibri" w:hAnsi="Calibri" w:eastAsia="Calibri" w:cs="Calibri"/>
                <w:color w:val="1F1F1F"/>
                <w:sz w:val="22"/>
                <w:szCs w:val="22"/>
              </w:rPr>
              <w:t>ANIMAL BARCODE: Tattoo + Category + Current Batch + Farm + Age in Weeks. Scanning in NAVFarm mobile opens full animal record with all history.</w:t>
            </w:r>
          </w:p>
          <w:p w:rsidRPr="00B407C6" w:rsidR="00035A73" w:rsidRDefault="00000000" w14:paraId="20E6ABA5" w14:textId="77777777">
            <w:pPr>
              <w:spacing w:after="30"/>
              <w:rPr>
                <w:rFonts w:ascii="Calibri" w:hAnsi="Calibri" w:cs="Calibri"/>
                <w:sz w:val="22"/>
                <w:szCs w:val="22"/>
              </w:rPr>
            </w:pPr>
            <w:r w:rsidRPr="00B407C6">
              <w:rPr>
                <w:rFonts w:ascii="Calibri" w:hAnsi="Calibri" w:eastAsia="Calibri" w:cs="Calibri"/>
                <w:color w:val="1F1F1F"/>
                <w:sz w:val="22"/>
                <w:szCs w:val="22"/>
              </w:rPr>
              <w:t>BATCH QR CODE: Batch Number + Parent Sow Batch + Farrowing Week + Breed + Farm + House + Opening Head Count + Source Lines. Scanning opens full batch record with traceability chain.</w:t>
            </w:r>
          </w:p>
          <w:p w:rsidRPr="00B407C6" w:rsidR="00035A73" w:rsidRDefault="00000000" w14:paraId="4C539EA0" w14:textId="77777777">
            <w:pPr>
              <w:spacing w:after="30"/>
              <w:rPr>
                <w:rFonts w:ascii="Calibri" w:hAnsi="Calibri" w:cs="Calibri"/>
                <w:sz w:val="22"/>
                <w:szCs w:val="22"/>
              </w:rPr>
            </w:pPr>
            <w:r w:rsidRPr="00B407C6">
              <w:rPr>
                <w:rFonts w:ascii="Calibri" w:hAnsi="Calibri" w:eastAsia="Calibri" w:cs="Calibri"/>
                <w:color w:val="1F1F1F"/>
                <w:sz w:val="22"/>
                <w:szCs w:val="22"/>
              </w:rPr>
              <w:t>SEMEN LOT QR CODE (on dose straws): Boar Line + TSI Colour + Boar Tattoo (L/Z Line) + Collection Date + Morphology % + Final Temperature + Lot No + PASSED/FAILED. Printed and physically attached to dose straws.</w:t>
            </w:r>
          </w:p>
          <w:p w:rsidRPr="00B407C6" w:rsidR="00035A73" w:rsidRDefault="00000000" w14:paraId="3EF9371E" w14:textId="27A043BB">
            <w:pPr>
              <w:spacing w:after="30"/>
              <w:rPr>
                <w:rFonts w:ascii="Calibri" w:hAnsi="Calibri" w:cs="Calibri"/>
                <w:sz w:val="22"/>
                <w:szCs w:val="22"/>
              </w:rPr>
            </w:pPr>
            <w:r w:rsidRPr="00B407C6">
              <w:rPr>
                <w:rFonts w:ascii="Calibri" w:hAnsi="Calibri" w:eastAsia="Calibri" w:cs="Calibri"/>
                <w:color w:val="1F1F1F"/>
                <w:sz w:val="22"/>
                <w:szCs w:val="22"/>
              </w:rPr>
              <w:t>SLAP MARK / PHYSICAL LOT ID: [</w:t>
            </w:r>
            <w:r w:rsidRPr="00B407C6" w:rsidR="00F05623">
              <w:rPr>
                <w:rFonts w:ascii="Calibri" w:hAnsi="Calibri" w:eastAsia="Calibri" w:cs="Calibri"/>
                <w:color w:val="1F1F1F"/>
                <w:sz w:val="22"/>
                <w:szCs w:val="22"/>
              </w:rPr>
              <w:t>Farm Code</w:t>
            </w:r>
            <w:r w:rsidRPr="00B407C6">
              <w:rPr>
                <w:rFonts w:ascii="Calibri" w:hAnsi="Calibri" w:eastAsia="Calibri" w:cs="Calibri"/>
                <w:color w:val="1F1F1F"/>
                <w:sz w:val="22"/>
                <w:szCs w:val="22"/>
              </w:rPr>
              <w:t>]-[</w:t>
            </w:r>
            <w:r w:rsidRPr="00B407C6" w:rsidR="00F05623">
              <w:rPr>
                <w:rFonts w:ascii="Calibri" w:hAnsi="Calibri" w:eastAsia="Calibri" w:cs="Calibri"/>
                <w:color w:val="1F1F1F"/>
                <w:sz w:val="22"/>
                <w:szCs w:val="22"/>
              </w:rPr>
              <w:t>Batch No</w:t>
            </w:r>
            <w:r w:rsidR="00F05623">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e.g. GRS-1-26-22. Printed from Transfer Order per batch line. Used at Colcom for physical pig identification when multiple farms deliver same day. Subject to Colcom confirmation.</w:t>
            </w:r>
          </w:p>
        </w:tc>
      </w:tr>
    </w:tbl>
    <w:p w:rsidRPr="00B407C6" w:rsidR="00035A73" w:rsidRDefault="00035A73" w14:paraId="7B23B2F5" w14:textId="77777777">
      <w:pPr>
        <w:spacing w:before="20" w:after="20"/>
        <w:rPr>
          <w:rFonts w:ascii="Calibri" w:hAnsi="Calibri" w:cs="Calibri"/>
          <w:sz w:val="22"/>
          <w:szCs w:val="22"/>
        </w:rPr>
      </w:pPr>
    </w:p>
    <w:p w:rsidRPr="00B407C6" w:rsidR="00035A73" w:rsidRDefault="00000000" w14:paraId="23956DCC" w14:textId="77777777">
      <w:pPr>
        <w:rPr>
          <w:rFonts w:ascii="Calibri" w:hAnsi="Calibri" w:cs="Calibri"/>
          <w:sz w:val="22"/>
          <w:szCs w:val="22"/>
        </w:rPr>
      </w:pPr>
      <w:r w:rsidRPr="00B407C6">
        <w:rPr>
          <w:rFonts w:ascii="Calibri" w:hAnsi="Calibri" w:cs="Calibri"/>
          <w:sz w:val="22"/>
          <w:szCs w:val="22"/>
        </w:rPr>
        <w:br w:type="page"/>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5D5EA43C"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36A1EA46"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16</w:t>
            </w:r>
          </w:p>
          <w:p w:rsidRPr="00B407C6" w:rsidR="00035A73" w:rsidRDefault="00000000" w14:paraId="7CA55DFC" w14:textId="77777777">
            <w:pPr>
              <w:spacing w:after="20"/>
              <w:rPr>
                <w:rFonts w:ascii="Calibri" w:hAnsi="Calibri" w:cs="Calibri"/>
                <w:sz w:val="22"/>
                <w:szCs w:val="22"/>
              </w:rPr>
            </w:pPr>
            <w:r w:rsidRPr="00B407C6">
              <w:rPr>
                <w:rFonts w:ascii="Calibri" w:hAnsi="Calibri" w:eastAsia="Calibri" w:cs="Calibri"/>
                <w:b/>
                <w:bCs/>
                <w:color w:val="FFFFFF"/>
                <w:sz w:val="22"/>
                <w:szCs w:val="22"/>
              </w:rPr>
              <w:t>REPORTS, DASHBOARDS &amp; KPI VIEWS</w:t>
            </w:r>
          </w:p>
          <w:p w:rsidRPr="00B407C6" w:rsidR="00035A73" w:rsidRDefault="00000000" w14:paraId="6F139597" w14:textId="77777777">
            <w:pPr>
              <w:rPr>
                <w:rFonts w:ascii="Calibri" w:hAnsi="Calibri" w:cs="Calibri"/>
                <w:sz w:val="22"/>
                <w:szCs w:val="22"/>
              </w:rPr>
            </w:pPr>
            <w:r w:rsidRPr="00B407C6">
              <w:rPr>
                <w:rFonts w:ascii="Calibri" w:hAnsi="Calibri" w:eastAsia="Calibri" w:cs="Calibri"/>
                <w:color w:val="A8C8E8"/>
                <w:sz w:val="22"/>
                <w:szCs w:val="22"/>
              </w:rPr>
              <w:t>19 reports with source tables, join logic, formulas, output columns</w:t>
            </w:r>
          </w:p>
        </w:tc>
      </w:tr>
    </w:tbl>
    <w:p w:rsidRPr="00B407C6" w:rsidR="00035A73" w:rsidRDefault="00035A73" w14:paraId="12CF7EAC" w14:textId="77777777">
      <w:pPr>
        <w:spacing w:before="20" w:after="20"/>
        <w:rPr>
          <w:rFonts w:ascii="Calibri" w:hAnsi="Calibri" w:cs="Calibri"/>
          <w:sz w:val="22"/>
          <w:szCs w:val="22"/>
        </w:rPr>
      </w:pPr>
    </w:p>
    <w:p w:rsidRPr="00B407C6" w:rsidR="00035A73" w:rsidRDefault="00000000" w14:paraId="3D3B3D0A" w14:textId="77777777">
      <w:pPr>
        <w:spacing w:after="60"/>
        <w:rPr>
          <w:rFonts w:ascii="Calibri" w:hAnsi="Calibri" w:cs="Calibri"/>
          <w:sz w:val="22"/>
          <w:szCs w:val="22"/>
        </w:rPr>
      </w:pPr>
      <w:r w:rsidRPr="00B407C6">
        <w:rPr>
          <w:rFonts w:ascii="Calibri" w:hAnsi="Calibri" w:eastAsia="Calibri" w:cs="Calibri"/>
          <w:color w:val="1F1F1F"/>
          <w:sz w:val="22"/>
          <w:szCs w:val="22"/>
        </w:rPr>
        <w:t>All reports use POSTED data only unless stated. Filter options on every report: Farm, Date Range, Breed/Line, Stage, Parity. Export: Excel, PDF, CSV. Reports R01-R19 below.</w:t>
      </w:r>
    </w:p>
    <w:p w:rsidRPr="00B407C6" w:rsidR="00035A73" w:rsidRDefault="00000000" w14:paraId="24A17716"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R01  AI Station Consolidated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7BAEB12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1624149"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116F7380" w14:textId="77777777">
            <w:pPr>
              <w:rPr>
                <w:rFonts w:ascii="Calibri" w:hAnsi="Calibri" w:cs="Calibri"/>
                <w:sz w:val="22"/>
                <w:szCs w:val="22"/>
              </w:rPr>
            </w:pPr>
            <w:r w:rsidRPr="00B407C6">
              <w:rPr>
                <w:rFonts w:ascii="Calibri" w:hAnsi="Calibri" w:eastAsia="Calibri" w:cs="Calibri"/>
                <w:color w:val="1F1F1F"/>
                <w:sz w:val="22"/>
                <w:szCs w:val="22"/>
              </w:rPr>
              <w:t>AI Station Consolidated Report</w:t>
            </w:r>
          </w:p>
        </w:tc>
      </w:tr>
      <w:tr w:rsidRPr="00B407C6" w:rsidR="00035A73" w14:paraId="1A28DE8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7CEA264"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4D38E152" w14:textId="77777777">
            <w:pPr>
              <w:rPr>
                <w:rFonts w:ascii="Calibri" w:hAnsi="Calibri" w:cs="Calibri"/>
                <w:sz w:val="22"/>
                <w:szCs w:val="22"/>
              </w:rPr>
            </w:pPr>
            <w:r w:rsidRPr="00B407C6">
              <w:rPr>
                <w:rFonts w:ascii="Calibri" w:hAnsi="Calibri" w:eastAsia="Calibri" w:cs="Calibri"/>
                <w:color w:val="1F1F1F"/>
                <w:sz w:val="22"/>
                <w:szCs w:val="22"/>
              </w:rPr>
              <w:t>Weekly semen collection quality per boar across all lines. Replaces Z-Line, L-Line, Tempo Consolidated Excel files currently used by Triple C.</w:t>
            </w:r>
          </w:p>
        </w:tc>
      </w:tr>
      <w:tr w:rsidRPr="00B407C6" w:rsidR="00035A73" w14:paraId="1CD1A112"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CEDD5C8"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3B2F3359" w14:textId="77777777">
            <w:pPr>
              <w:rPr>
                <w:rFonts w:ascii="Calibri" w:hAnsi="Calibri" w:cs="Calibri"/>
                <w:sz w:val="22"/>
                <w:szCs w:val="22"/>
              </w:rPr>
            </w:pPr>
            <w:r w:rsidRPr="00B407C6">
              <w:rPr>
                <w:rFonts w:ascii="Calibri" w:hAnsi="Calibri" w:eastAsia="Calibri" w:cs="Calibri"/>
                <w:color w:val="1F1F1F"/>
                <w:sz w:val="22"/>
                <w:szCs w:val="22"/>
              </w:rPr>
              <w:t>Week (YYWW), Boar Line (L/Z/Tempo/All), Farm</w:t>
            </w:r>
          </w:p>
        </w:tc>
      </w:tr>
      <w:tr w:rsidRPr="00B407C6" w:rsidR="00035A73" w14:paraId="79B3C3A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11CEACF"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3D68D4AD" w14:textId="77777777">
            <w:pPr>
              <w:rPr>
                <w:rFonts w:ascii="Calibri" w:hAnsi="Calibri" w:cs="Calibri"/>
                <w:sz w:val="22"/>
                <w:szCs w:val="22"/>
              </w:rPr>
            </w:pPr>
            <w:r w:rsidRPr="00B407C6">
              <w:rPr>
                <w:rFonts w:ascii="Calibri" w:hAnsi="Calibri" w:eastAsia="Calibri" w:cs="Calibri"/>
                <w:color w:val="1F1F1F"/>
                <w:sz w:val="22"/>
                <w:szCs w:val="22"/>
              </w:rPr>
              <w:t>Week, Boar Tattoo, Line, TSI Score, TSI Colour, Genetic Level, Rank, Collection Date (T1/T2), Raw Semen Vol (ml), Doses Produced, Dose Rank, Morphology %, Overall QC Grading, Rank, Boar Age at Collection (days), QC Pass/Fail, Final Temp (°C), Non-Productive Days in week.</w:t>
            </w:r>
          </w:p>
        </w:tc>
      </w:tr>
      <w:tr w:rsidRPr="00B407C6" w:rsidR="00035A73" w14:paraId="46143DFB"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0655FC5"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4C17BF57" w14:textId="77777777">
            <w:pPr>
              <w:rPr>
                <w:rFonts w:ascii="Calibri" w:hAnsi="Calibri" w:cs="Calibri"/>
                <w:sz w:val="22"/>
                <w:szCs w:val="22"/>
              </w:rPr>
            </w:pPr>
            <w:r w:rsidRPr="00B407C6">
              <w:rPr>
                <w:rFonts w:ascii="Calibri" w:hAnsi="Calibri" w:eastAsia="Calibri" w:cs="Calibri"/>
                <w:color w:val="1F1F1F"/>
                <w:sz w:val="22"/>
                <w:szCs w:val="22"/>
              </w:rPr>
              <w:t>semen_collection_header JOIN semen_lot ON lot_id JOIN animal_register (boar) ON boar_tattoo JOIN ai_qc_record ON lot_id. Filter: collection_week = YYWW.</w:t>
            </w:r>
          </w:p>
        </w:tc>
      </w:tr>
      <w:tr w:rsidRPr="00B407C6" w:rsidR="00035A73" w14:paraId="33B1AFE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19A9217"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71E32FE7" w14:textId="77777777">
            <w:pPr>
              <w:rPr>
                <w:rFonts w:ascii="Calibri" w:hAnsi="Calibri" w:cs="Calibri"/>
                <w:sz w:val="22"/>
                <w:szCs w:val="22"/>
              </w:rPr>
            </w:pPr>
            <w:r w:rsidRPr="00B407C6">
              <w:rPr>
                <w:rFonts w:ascii="Calibri" w:hAnsi="Calibri" w:eastAsia="Calibri" w:cs="Calibri"/>
                <w:color w:val="1F1F1F"/>
                <w:sz w:val="22"/>
                <w:szCs w:val="22"/>
              </w:rPr>
              <w:t>Rank = ROW_NUMBER() OVER (PARTITION BY line ORDER BY dose_count DESC). NPD = 7 − COUNT(collection days where qc_status = PASSED in week). Sort by TSI score DESC within line.</w:t>
            </w:r>
          </w:p>
        </w:tc>
      </w:tr>
    </w:tbl>
    <w:p w:rsidRPr="00B407C6" w:rsidR="00035A73" w:rsidRDefault="00035A73" w14:paraId="42B6C614" w14:textId="77777777">
      <w:pPr>
        <w:spacing w:before="20" w:after="20"/>
        <w:rPr>
          <w:rFonts w:ascii="Calibri" w:hAnsi="Calibri" w:cs="Calibri"/>
          <w:sz w:val="22"/>
          <w:szCs w:val="22"/>
        </w:rPr>
      </w:pPr>
    </w:p>
    <w:p w:rsidRPr="00B407C6" w:rsidR="00035A73" w:rsidRDefault="00000000" w14:paraId="78D9C2D5"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R02  Feed Forecast &amp; Requirement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79413B7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5144FDA"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7483C62" w14:textId="77777777">
            <w:pPr>
              <w:rPr>
                <w:rFonts w:ascii="Calibri" w:hAnsi="Calibri" w:cs="Calibri"/>
                <w:sz w:val="22"/>
                <w:szCs w:val="22"/>
              </w:rPr>
            </w:pPr>
            <w:r w:rsidRPr="00B407C6">
              <w:rPr>
                <w:rFonts w:ascii="Calibri" w:hAnsi="Calibri" w:eastAsia="Calibri" w:cs="Calibri"/>
                <w:color w:val="1F1F1F"/>
                <w:sz w:val="22"/>
                <w:szCs w:val="22"/>
              </w:rPr>
              <w:t>Feed Forecast &amp; Requirement Report</w:t>
            </w:r>
          </w:p>
        </w:tc>
      </w:tr>
      <w:tr w:rsidRPr="00B407C6" w:rsidR="00035A73" w14:paraId="7EE9585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6922E99"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4112879D" w14:textId="77777777">
            <w:pPr>
              <w:rPr>
                <w:rFonts w:ascii="Calibri" w:hAnsi="Calibri" w:cs="Calibri"/>
                <w:sz w:val="22"/>
                <w:szCs w:val="22"/>
              </w:rPr>
            </w:pPr>
            <w:r w:rsidRPr="00B407C6">
              <w:rPr>
                <w:rFonts w:ascii="Calibri" w:hAnsi="Calibri" w:eastAsia="Calibri" w:cs="Calibri"/>
                <w:color w:val="1F1F1F"/>
                <w:sz w:val="22"/>
                <w:szCs w:val="22"/>
              </w:rPr>
              <w:t>Weekly feed projection per farm per diet. Auto-generates requisition draft. Replaces bagged/bulk forecast Excel files.</w:t>
            </w:r>
          </w:p>
        </w:tc>
      </w:tr>
      <w:tr w:rsidRPr="00B407C6" w:rsidR="00035A73" w14:paraId="39D871ED"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8EE03CD"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D37126" w14:paraId="3E14AA5C" w14:textId="193EB35A">
            <w:pPr>
              <w:rPr>
                <w:rFonts w:ascii="Calibri" w:hAnsi="Calibri" w:cs="Calibri"/>
                <w:sz w:val="22"/>
                <w:szCs w:val="22"/>
              </w:rPr>
            </w:pPr>
            <w:r>
              <w:rPr>
                <w:rFonts w:ascii="Calibri" w:hAnsi="Calibri" w:eastAsia="Calibri" w:cs="Calibri"/>
                <w:color w:val="1F1F1F"/>
                <w:sz w:val="22"/>
                <w:szCs w:val="22"/>
              </w:rPr>
              <w:t>Day/</w:t>
            </w:r>
            <w:r w:rsidRPr="00B407C6">
              <w:rPr>
                <w:rFonts w:ascii="Calibri" w:hAnsi="Calibri" w:eastAsia="Calibri" w:cs="Calibri"/>
                <w:color w:val="1F1F1F"/>
                <w:sz w:val="22"/>
                <w:szCs w:val="22"/>
              </w:rPr>
              <w:t>Week</w:t>
            </w:r>
            <w:r>
              <w:rPr>
                <w:rFonts w:ascii="Calibri" w:hAnsi="Calibri" w:eastAsia="Calibri" w:cs="Calibri"/>
                <w:color w:val="1F1F1F"/>
                <w:sz w:val="22"/>
                <w:szCs w:val="22"/>
              </w:rPr>
              <w:t>/Year</w:t>
            </w:r>
            <w:r w:rsidRPr="00B407C6">
              <w:rPr>
                <w:rFonts w:ascii="Calibri" w:hAnsi="Calibri" w:eastAsia="Calibri" w:cs="Calibri"/>
                <w:color w:val="1F1F1F"/>
                <w:sz w:val="22"/>
                <w:szCs w:val="22"/>
              </w:rPr>
              <w:t>,</w:t>
            </w:r>
            <w:r>
              <w:rPr>
                <w:rFonts w:ascii="Calibri" w:hAnsi="Calibri" w:eastAsia="Calibri" w:cs="Calibri"/>
                <w:color w:val="1F1F1F"/>
                <w:sz w:val="22"/>
                <w:szCs w:val="22"/>
              </w:rPr>
              <w:t xml:space="preserve"> or From and TO date.</w:t>
            </w:r>
            <w:r w:rsidRPr="00B407C6">
              <w:rPr>
                <w:rFonts w:ascii="Calibri" w:hAnsi="Calibri" w:eastAsia="Calibri" w:cs="Calibri"/>
                <w:color w:val="1F1F1F"/>
                <w:sz w:val="22"/>
                <w:szCs w:val="22"/>
              </w:rPr>
              <w:t xml:space="preserve"> Farm </w:t>
            </w:r>
            <w:r>
              <w:rPr>
                <w:rFonts w:ascii="Calibri" w:hAnsi="Calibri" w:eastAsia="Calibri" w:cs="Calibri"/>
                <w:color w:val="1F1F1F"/>
                <w:sz w:val="22"/>
                <w:szCs w:val="22"/>
              </w:rPr>
              <w:t>wise</w:t>
            </w:r>
            <w:r w:rsidRPr="00B407C6">
              <w:rPr>
                <w:rFonts w:ascii="Calibri" w:hAnsi="Calibri" w:eastAsia="Calibri" w:cs="Calibri"/>
                <w:color w:val="1F1F1F"/>
                <w:sz w:val="22"/>
                <w:szCs w:val="22"/>
              </w:rPr>
              <w:t>, Feed Type (or All)</w:t>
            </w:r>
            <w:r w:rsidR="00B6627D">
              <w:rPr>
                <w:rFonts w:ascii="Calibri" w:hAnsi="Calibri" w:eastAsia="Calibri" w:cs="Calibri"/>
                <w:color w:val="1F1F1F"/>
                <w:sz w:val="22"/>
                <w:szCs w:val="22"/>
              </w:rPr>
              <w:t xml:space="preserve"> , Bag or bulk </w:t>
            </w:r>
          </w:p>
        </w:tc>
      </w:tr>
      <w:tr w:rsidRPr="00B407C6" w:rsidR="00035A73" w14:paraId="4E1D802D"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F975728"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2BF76D01" w14:textId="4D1B97AE">
            <w:pPr>
              <w:rPr>
                <w:rFonts w:ascii="Calibri" w:hAnsi="Calibri" w:cs="Calibri"/>
                <w:sz w:val="22"/>
                <w:szCs w:val="22"/>
              </w:rPr>
            </w:pPr>
            <w:r w:rsidRPr="00B407C6">
              <w:rPr>
                <w:rFonts w:ascii="Calibri" w:hAnsi="Calibri" w:eastAsia="Calibri" w:cs="Calibri"/>
                <w:color w:val="1F1F1F"/>
                <w:sz w:val="22"/>
                <w:szCs w:val="22"/>
              </w:rPr>
              <w:t>Farm, House, Silo, Feed Item, Current System Balance (KG), Daily Consumption Rate (KG), Projected 7-Day Usage (KG), Balance at Week End (KG), Shortfall (KG), Recommended Order (KG), Bulk Tonnes (3T multiples), Bags (50 KG bags)</w:t>
            </w:r>
            <w:r w:rsidR="00B6627D">
              <w:rPr>
                <w:rFonts w:ascii="Calibri" w:hAnsi="Calibri" w:eastAsia="Calibri" w:cs="Calibri"/>
                <w:color w:val="1F1F1F"/>
                <w:sz w:val="22"/>
                <w:szCs w:val="22"/>
              </w:rPr>
              <w:t xml:space="preserve">, and No and QTY of Bags. This will be handled through standard method. </w:t>
            </w:r>
          </w:p>
        </w:tc>
      </w:tr>
      <w:tr w:rsidRPr="00B407C6" w:rsidR="00035A73" w14:paraId="64BD35E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CCB1CC2"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B3A8A" w14:paraId="771B1338" w14:textId="55AA5581">
            <w:pPr>
              <w:rPr>
                <w:rFonts w:ascii="Calibri" w:hAnsi="Calibri" w:cs="Calibri"/>
                <w:sz w:val="22"/>
                <w:szCs w:val="22"/>
              </w:rPr>
            </w:pPr>
            <w:r w:rsidRPr="00B407C6">
              <w:rPr>
                <w:rFonts w:ascii="Calibri" w:hAnsi="Calibri" w:eastAsia="Calibri" w:cs="Calibri"/>
                <w:color w:val="1F1F1F"/>
                <w:sz w:val="22"/>
                <w:szCs w:val="22"/>
              </w:rPr>
              <w:t>S</w:t>
            </w:r>
            <w:r w:rsidRPr="00B407C6">
              <w:rPr>
                <w:rFonts w:ascii="Calibri" w:hAnsi="Calibri" w:eastAsia="Calibri" w:cs="Calibri"/>
                <w:color w:val="1F1F1F"/>
                <w:sz w:val="22"/>
                <w:szCs w:val="22"/>
              </w:rPr>
              <w:t>ilo</w:t>
            </w:r>
            <w:r>
              <w:rPr>
                <w:rFonts w:ascii="Calibri" w:hAnsi="Calibri" w:eastAsia="Calibri" w:cs="Calibri"/>
                <w:color w:val="1F1F1F"/>
                <w:sz w:val="22"/>
                <w:szCs w:val="22"/>
              </w:rPr>
              <w:t xml:space="preserve"> (Location) </w:t>
            </w:r>
            <w:proofErr w:type="spellStart"/>
            <w:r>
              <w:rPr>
                <w:rFonts w:ascii="Calibri" w:hAnsi="Calibri" w:eastAsia="Calibri" w:cs="Calibri"/>
                <w:color w:val="1F1F1F"/>
                <w:sz w:val="22"/>
                <w:szCs w:val="22"/>
              </w:rPr>
              <w:t>Inventory</w:t>
            </w:r>
            <w:r w:rsidRPr="00B407C6">
              <w:rPr>
                <w:rFonts w:ascii="Calibri" w:hAnsi="Calibri" w:eastAsia="Calibri" w:cs="Calibri"/>
                <w:color w:val="1F1F1F"/>
                <w:sz w:val="22"/>
                <w:szCs w:val="22"/>
              </w:rPr>
              <w:t>_ledger</w:t>
            </w:r>
            <w:proofErr w:type="spellEnd"/>
            <w:r w:rsidRPr="00B407C6">
              <w:rPr>
                <w:rFonts w:ascii="Calibri" w:hAnsi="Calibri" w:eastAsia="Calibri" w:cs="Calibri"/>
                <w:color w:val="1F1F1F"/>
                <w:sz w:val="22"/>
                <w:szCs w:val="22"/>
              </w:rPr>
              <w:t xml:space="preserve"> (</w:t>
            </w:r>
            <w:r>
              <w:rPr>
                <w:rFonts w:ascii="Calibri" w:hAnsi="Calibri" w:eastAsia="Calibri" w:cs="Calibri"/>
                <w:color w:val="1F1F1F"/>
                <w:sz w:val="22"/>
                <w:szCs w:val="22"/>
              </w:rPr>
              <w:t>table) (</w:t>
            </w:r>
            <w:r w:rsidRPr="00B407C6">
              <w:rPr>
                <w:rFonts w:ascii="Calibri" w:hAnsi="Calibri" w:eastAsia="Calibri" w:cs="Calibri"/>
                <w:color w:val="1F1F1F"/>
                <w:sz w:val="22"/>
                <w:szCs w:val="22"/>
              </w:rPr>
              <w:t xml:space="preserve">current balance) JOIN </w:t>
            </w:r>
            <w:proofErr w:type="spellStart"/>
            <w:r w:rsidRPr="00B407C6">
              <w:rPr>
                <w:rFonts w:ascii="Calibri" w:hAnsi="Calibri" w:eastAsia="Calibri" w:cs="Calibri"/>
                <w:color w:val="1F1F1F"/>
                <w:sz w:val="22"/>
                <w:szCs w:val="22"/>
              </w:rPr>
              <w:t>batch_location_record</w:t>
            </w:r>
            <w:proofErr w:type="spellEnd"/>
            <w:r w:rsidRPr="00B407C6">
              <w:rPr>
                <w:rFonts w:ascii="Calibri" w:hAnsi="Calibri" w:eastAsia="Calibri" w:cs="Calibri"/>
                <w:color w:val="1F1F1F"/>
                <w:sz w:val="22"/>
                <w:szCs w:val="22"/>
              </w:rPr>
              <w:t xml:space="preserve"> (head count) JOIN </w:t>
            </w:r>
            <w:proofErr w:type="spellStart"/>
            <w:r w:rsidRPr="00B407C6">
              <w:rPr>
                <w:rFonts w:ascii="Calibri" w:hAnsi="Calibri" w:eastAsia="Calibri" w:cs="Calibri"/>
                <w:color w:val="1F1F1F"/>
                <w:sz w:val="22"/>
                <w:szCs w:val="22"/>
              </w:rPr>
              <w:t>breed_lifecycle_stage</w:t>
            </w:r>
            <w:proofErr w:type="spellEnd"/>
            <w:r w:rsidRPr="00B407C6">
              <w:rPr>
                <w:rFonts w:ascii="Calibri" w:hAnsi="Calibri" w:eastAsia="Calibri" w:cs="Calibri"/>
                <w:color w:val="1F1F1F"/>
                <w:sz w:val="22"/>
                <w:szCs w:val="22"/>
              </w:rPr>
              <w:t xml:space="preserve"> (</w:t>
            </w:r>
            <w:r>
              <w:rPr>
                <w:rFonts w:ascii="Calibri" w:hAnsi="Calibri" w:eastAsia="Calibri" w:cs="Calibri"/>
                <w:color w:val="1F1F1F"/>
                <w:sz w:val="22"/>
                <w:szCs w:val="22"/>
              </w:rPr>
              <w:t xml:space="preserve">STD </w:t>
            </w:r>
            <w:r w:rsidRPr="00B407C6">
              <w:rPr>
                <w:rFonts w:ascii="Calibri" w:hAnsi="Calibri" w:eastAsia="Calibri" w:cs="Calibri"/>
                <w:color w:val="1F1F1F"/>
                <w:sz w:val="22"/>
                <w:szCs w:val="22"/>
              </w:rPr>
              <w:t>feed</w:t>
            </w:r>
            <w:r>
              <w:rPr>
                <w:rFonts w:ascii="Calibri" w:hAnsi="Calibri" w:eastAsia="Calibri" w:cs="Calibri"/>
                <w:color w:val="1F1F1F"/>
                <w:sz w:val="22"/>
                <w:szCs w:val="22"/>
              </w:rPr>
              <w:t xml:space="preserve"> Consumption</w:t>
            </w:r>
            <w:r w:rsidRPr="00B407C6">
              <w:rPr>
                <w:rFonts w:ascii="Calibri" w:hAnsi="Calibri" w:eastAsia="Calibri" w:cs="Calibri"/>
                <w:color w:val="1F1F1F"/>
                <w:sz w:val="22"/>
                <w:szCs w:val="22"/>
              </w:rPr>
              <w:t xml:space="preserve">) JOIN </w:t>
            </w:r>
            <w:proofErr w:type="spellStart"/>
            <w:r w:rsidRPr="00B407C6">
              <w:rPr>
                <w:rFonts w:ascii="Calibri" w:hAnsi="Calibri" w:eastAsia="Calibri" w:cs="Calibri"/>
                <w:color w:val="1F1F1F"/>
                <w:sz w:val="22"/>
                <w:szCs w:val="22"/>
              </w:rPr>
              <w:t>daily_entry_line</w:t>
            </w:r>
            <w:proofErr w:type="spellEnd"/>
            <w:r w:rsidRPr="00B407C6">
              <w:rPr>
                <w:rFonts w:ascii="Calibri" w:hAnsi="Calibri" w:eastAsia="Calibri" w:cs="Calibri"/>
                <w:color w:val="1F1F1F"/>
                <w:sz w:val="22"/>
                <w:szCs w:val="22"/>
              </w:rPr>
              <w:t xml:space="preserve"> (actuals).</w:t>
            </w:r>
          </w:p>
        </w:tc>
      </w:tr>
      <w:tr w:rsidRPr="00B407C6" w:rsidR="00035A73" w14:paraId="28AF5E85"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9C9510E"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46FAE6C5"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 xml:space="preserve">Daily rate = head_count × </w:t>
            </w:r>
            <w:r w:rsidR="000B3A8A">
              <w:rPr>
                <w:rFonts w:ascii="Calibri" w:hAnsi="Calibri" w:eastAsia="Calibri" w:cs="Calibri"/>
                <w:color w:val="1F1F1F"/>
                <w:sz w:val="22"/>
                <w:szCs w:val="22"/>
              </w:rPr>
              <w:t xml:space="preserve">STD </w:t>
            </w:r>
            <w:r w:rsidRPr="00B407C6" w:rsidR="000B3A8A">
              <w:rPr>
                <w:rFonts w:ascii="Calibri" w:hAnsi="Calibri" w:eastAsia="Calibri" w:cs="Calibri"/>
                <w:color w:val="1F1F1F"/>
                <w:sz w:val="22"/>
                <w:szCs w:val="22"/>
              </w:rPr>
              <w:t>feed</w:t>
            </w:r>
            <w:r w:rsidR="000B3A8A">
              <w:rPr>
                <w:rFonts w:ascii="Calibri" w:hAnsi="Calibri" w:eastAsia="Calibri" w:cs="Calibri"/>
                <w:color w:val="1F1F1F"/>
                <w:sz w:val="22"/>
                <w:szCs w:val="22"/>
              </w:rPr>
              <w:t xml:space="preserve"> Consumption</w:t>
            </w:r>
            <w:r w:rsidRPr="00B407C6">
              <w:rPr>
                <w:rFonts w:ascii="Calibri" w:hAnsi="Calibri" w:eastAsia="Calibri" w:cs="Calibri"/>
                <w:color w:val="1F1F1F"/>
                <w:sz w:val="22"/>
                <w:szCs w:val="22"/>
              </w:rPr>
              <w:t>. Projected 7-day = daily_rate × 7. Shortfall = projected − system_balance. Round bulk to 3T, bagged to bag.</w:t>
            </w:r>
            <w:r w:rsidR="000B3A8A">
              <w:rPr>
                <w:rFonts w:ascii="Calibri" w:hAnsi="Calibri" w:eastAsia="Calibri" w:cs="Calibri"/>
                <w:color w:val="1F1F1F"/>
                <w:sz w:val="22"/>
                <w:szCs w:val="22"/>
              </w:rPr>
              <w:t xml:space="preserve"> </w:t>
            </w:r>
          </w:p>
          <w:p w:rsidR="000B3A8A" w:rsidRDefault="000B3A8A" w14:paraId="52CC72F2" w14:textId="77777777">
            <w:pPr>
              <w:rPr>
                <w:rFonts w:ascii="Calibri" w:hAnsi="Calibri" w:eastAsia="Calibri" w:cs="Calibri"/>
                <w:color w:val="1F1F1F"/>
                <w:sz w:val="22"/>
                <w:szCs w:val="22"/>
              </w:rPr>
            </w:pPr>
          </w:p>
          <w:p w:rsidRPr="000B3A8A" w:rsidR="000B3A8A" w:rsidRDefault="000B3A8A" w14:paraId="490151A3" w14:textId="0BED0D4E">
            <w:pPr>
              <w:rPr>
                <w:rFonts w:ascii="Calibri" w:hAnsi="Calibri" w:eastAsia="Calibri" w:cs="Calibri"/>
                <w:color w:val="C00000"/>
                <w:sz w:val="22"/>
                <w:szCs w:val="22"/>
              </w:rPr>
            </w:pPr>
            <w:r w:rsidRPr="000B3A8A">
              <w:rPr>
                <w:rFonts w:ascii="Calibri" w:hAnsi="Calibri" w:eastAsia="Calibri" w:cs="Calibri"/>
                <w:color w:val="C00000"/>
                <w:sz w:val="22"/>
                <w:szCs w:val="22"/>
              </w:rPr>
              <w:t xml:space="preserve">Feed calculation </w:t>
            </w:r>
            <w:r w:rsidR="005827A3">
              <w:rPr>
                <w:rFonts w:ascii="Calibri" w:hAnsi="Calibri" w:eastAsia="Calibri" w:cs="Calibri"/>
                <w:color w:val="C00000"/>
                <w:sz w:val="22"/>
                <w:szCs w:val="22"/>
              </w:rPr>
              <w:t xml:space="preserve">formula </w:t>
            </w:r>
            <w:r w:rsidRPr="000B3A8A">
              <w:rPr>
                <w:rFonts w:ascii="Calibri" w:hAnsi="Calibri" w:eastAsia="Calibri" w:cs="Calibri"/>
                <w:color w:val="C00000"/>
                <w:sz w:val="22"/>
                <w:szCs w:val="22"/>
              </w:rPr>
              <w:t>and strander KPI will be required</w:t>
            </w:r>
            <w:r>
              <w:rPr>
                <w:rFonts w:ascii="Calibri" w:hAnsi="Calibri" w:eastAsia="Calibri" w:cs="Calibri"/>
                <w:color w:val="C00000"/>
                <w:sz w:val="22"/>
                <w:szCs w:val="22"/>
              </w:rPr>
              <w:t xml:space="preserve">. </w:t>
            </w:r>
          </w:p>
          <w:p w:rsidR="000B3A8A" w:rsidRDefault="000B3A8A" w14:paraId="3897BEAA" w14:textId="77777777">
            <w:pPr>
              <w:rPr>
                <w:rFonts w:ascii="Calibri" w:hAnsi="Calibri" w:eastAsia="Calibri" w:cs="Calibri"/>
                <w:color w:val="1F1F1F"/>
                <w:sz w:val="22"/>
                <w:szCs w:val="22"/>
              </w:rPr>
            </w:pPr>
          </w:p>
          <w:p w:rsidR="000B3A8A" w:rsidRDefault="000B3A8A" w14:paraId="61F426EE" w14:textId="77777777">
            <w:pPr>
              <w:rPr>
                <w:rFonts w:ascii="Calibri" w:hAnsi="Calibri" w:eastAsia="Calibri" w:cs="Calibri"/>
                <w:color w:val="1F1F1F"/>
                <w:sz w:val="22"/>
                <w:szCs w:val="22"/>
              </w:rPr>
            </w:pPr>
          </w:p>
          <w:p w:rsidRPr="000B3A8A" w:rsidR="000B3A8A" w:rsidRDefault="000B3A8A" w14:paraId="4B376F23" w14:textId="1EEC3AC8">
            <w:pPr>
              <w:rPr>
                <w:rFonts w:ascii="Calibri" w:hAnsi="Calibri" w:cs="Calibri"/>
                <w:color w:val="C00000"/>
                <w:sz w:val="22"/>
                <w:szCs w:val="22"/>
              </w:rPr>
            </w:pPr>
          </w:p>
        </w:tc>
      </w:tr>
    </w:tbl>
    <w:p w:rsidRPr="00B407C6" w:rsidR="00035A73" w:rsidRDefault="00035A73" w14:paraId="6AC9CEC2" w14:textId="77777777">
      <w:pPr>
        <w:spacing w:before="20" w:after="20"/>
        <w:rPr>
          <w:rFonts w:ascii="Calibri" w:hAnsi="Calibri" w:cs="Calibri"/>
          <w:sz w:val="22"/>
          <w:szCs w:val="22"/>
        </w:rPr>
      </w:pPr>
    </w:p>
    <w:p w:rsidRPr="00B407C6" w:rsidR="00035A73" w:rsidRDefault="00000000" w14:paraId="5B0DDC64"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R03  Multiplier Gilt Selection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3C07BFA3"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DCCC22B"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7341BD4A" w14:textId="77777777">
            <w:pPr>
              <w:rPr>
                <w:rFonts w:ascii="Calibri" w:hAnsi="Calibri" w:cs="Calibri"/>
                <w:sz w:val="22"/>
                <w:szCs w:val="22"/>
              </w:rPr>
            </w:pPr>
            <w:r w:rsidRPr="00B407C6">
              <w:rPr>
                <w:rFonts w:ascii="Calibri" w:hAnsi="Calibri" w:eastAsia="Calibri" w:cs="Calibri"/>
                <w:color w:val="1F1F1F"/>
                <w:sz w:val="22"/>
                <w:szCs w:val="22"/>
              </w:rPr>
              <w:t>Multiplier Gilt Selection Report</w:t>
            </w:r>
          </w:p>
        </w:tc>
      </w:tr>
      <w:tr w:rsidRPr="00B407C6" w:rsidR="00035A73" w14:paraId="4503B4B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04F9E85"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598100AC" w14:textId="77777777">
            <w:pPr>
              <w:rPr>
                <w:rFonts w:ascii="Calibri" w:hAnsi="Calibri" w:cs="Calibri"/>
                <w:sz w:val="22"/>
                <w:szCs w:val="22"/>
              </w:rPr>
            </w:pPr>
            <w:r w:rsidRPr="00B407C6">
              <w:rPr>
                <w:rFonts w:ascii="Calibri" w:hAnsi="Calibri" w:eastAsia="Calibri" w:cs="Calibri"/>
                <w:color w:val="1F1F1F"/>
                <w:sz w:val="22"/>
                <w:szCs w:val="22"/>
              </w:rPr>
              <w:t>Weekly gilt grading per birth week cohort. Matches Triple C YYWW tab Excel format exactly.</w:t>
            </w:r>
          </w:p>
        </w:tc>
      </w:tr>
      <w:tr w:rsidRPr="00B407C6" w:rsidR="00035A73" w14:paraId="0DFE6C61"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A383EA6"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1AC8374E" w14:textId="77777777">
            <w:pPr>
              <w:rPr>
                <w:rFonts w:ascii="Calibri" w:hAnsi="Calibri" w:cs="Calibri"/>
                <w:sz w:val="22"/>
                <w:szCs w:val="22"/>
              </w:rPr>
            </w:pPr>
            <w:r w:rsidRPr="00B407C6">
              <w:rPr>
                <w:rFonts w:ascii="Calibri" w:hAnsi="Calibri" w:eastAsia="Calibri" w:cs="Calibri"/>
                <w:color w:val="1F1F1F"/>
                <w:sz w:val="22"/>
                <w:szCs w:val="22"/>
              </w:rPr>
              <w:t>Birth Week (YYWW), Colour Tag (G/B/Y/All), Selection Status (All)</w:t>
            </w:r>
          </w:p>
        </w:tc>
      </w:tr>
      <w:tr w:rsidRPr="00B407C6" w:rsidR="00035A73" w14:paraId="109C4A8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4906BD3"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63856C65" w14:textId="77777777">
            <w:pPr>
              <w:rPr>
                <w:rFonts w:ascii="Calibri" w:hAnsi="Calibri" w:cs="Calibri"/>
                <w:sz w:val="22"/>
                <w:szCs w:val="22"/>
              </w:rPr>
            </w:pPr>
            <w:r w:rsidRPr="00B407C6">
              <w:rPr>
                <w:rFonts w:ascii="Calibri" w:hAnsi="Calibri" w:eastAsia="Calibri" w:cs="Calibri"/>
                <w:color w:val="1F1F1F"/>
                <w:sz w:val="22"/>
                <w:szCs w:val="22"/>
              </w:rPr>
              <w:t>Tag (G-format), Birth Week, DOB, ARR, Mother Tattoo, Mother TSI Colour, NOP, Teat Count, Colour Tag (G/B/Y), Birth Weight, Wean Weight, ADG (Birth to Wean), Selection Status, Destination Farm, Category, Transfer Date.</w:t>
            </w:r>
          </w:p>
        </w:tc>
      </w:tr>
      <w:tr w:rsidRPr="00B407C6" w:rsidR="00035A73" w14:paraId="4507C6E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6E36C0A"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6DB49D69" w14:textId="77777777">
            <w:pPr>
              <w:rPr>
                <w:rFonts w:ascii="Calibri" w:hAnsi="Calibri" w:cs="Calibri"/>
                <w:sz w:val="22"/>
                <w:szCs w:val="22"/>
              </w:rPr>
            </w:pPr>
            <w:r w:rsidRPr="00B407C6">
              <w:rPr>
                <w:rFonts w:ascii="Calibri" w:hAnsi="Calibri" w:eastAsia="Calibri" w:cs="Calibri"/>
                <w:color w:val="1F1F1F"/>
                <w:sz w:val="22"/>
                <w:szCs w:val="22"/>
              </w:rPr>
              <w:t xml:space="preserve">gilt_selection_entry JOIN animal_register ON animal_code JOIN transfer_line ON animal_code. Filter: </w:t>
            </w:r>
            <w:proofErr w:type="spellStart"/>
            <w:r w:rsidRPr="00B407C6">
              <w:rPr>
                <w:rFonts w:ascii="Calibri" w:hAnsi="Calibri" w:eastAsia="Calibri" w:cs="Calibri"/>
                <w:color w:val="1F1F1F"/>
                <w:sz w:val="22"/>
                <w:szCs w:val="22"/>
              </w:rPr>
              <w:t>birth_week</w:t>
            </w:r>
            <w:proofErr w:type="spellEnd"/>
            <w:r w:rsidRPr="00B407C6">
              <w:rPr>
                <w:rFonts w:ascii="Calibri" w:hAnsi="Calibri" w:eastAsia="Calibri" w:cs="Calibri"/>
                <w:color w:val="1F1F1F"/>
                <w:sz w:val="22"/>
                <w:szCs w:val="22"/>
              </w:rPr>
              <w:t xml:space="preserve"> = YYWW.</w:t>
            </w:r>
          </w:p>
        </w:tc>
      </w:tr>
      <w:tr w:rsidRPr="00B407C6" w:rsidR="00035A73" w14:paraId="5B1F329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6671649"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17ADE9E3"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ADG = (wean_weight − birth_weight) / days_between. Group summary: Green count, Blue count, Yellow count, Total selected, Total rejected.</w:t>
            </w:r>
          </w:p>
          <w:p w:rsidR="005827A3" w:rsidRDefault="005827A3" w14:paraId="402BE0F8" w14:textId="77777777">
            <w:pPr>
              <w:rPr>
                <w:rFonts w:ascii="Calibri" w:hAnsi="Calibri" w:eastAsia="Calibri" w:cs="Calibri"/>
                <w:color w:val="1F1F1F"/>
                <w:sz w:val="22"/>
                <w:szCs w:val="22"/>
              </w:rPr>
            </w:pPr>
          </w:p>
          <w:p w:rsidRPr="000B3A8A" w:rsidR="005827A3" w:rsidP="005827A3" w:rsidRDefault="005827A3" w14:paraId="6E626AE6" w14:textId="1657F5F8">
            <w:pPr>
              <w:rPr>
                <w:rFonts w:ascii="Calibri" w:hAnsi="Calibri" w:eastAsia="Calibri" w:cs="Calibri"/>
                <w:color w:val="C00000"/>
                <w:sz w:val="22"/>
                <w:szCs w:val="22"/>
              </w:rPr>
            </w:pPr>
            <w:r>
              <w:rPr>
                <w:rFonts w:ascii="Calibri" w:hAnsi="Calibri" w:eastAsia="Calibri" w:cs="Calibri"/>
                <w:color w:val="C00000"/>
                <w:sz w:val="22"/>
                <w:szCs w:val="22"/>
              </w:rPr>
              <w:t>Gilt selection formula</w:t>
            </w:r>
            <w:r w:rsidRPr="000B3A8A">
              <w:rPr>
                <w:rFonts w:ascii="Calibri" w:hAnsi="Calibri" w:eastAsia="Calibri" w:cs="Calibri"/>
                <w:color w:val="C00000"/>
                <w:sz w:val="22"/>
                <w:szCs w:val="22"/>
              </w:rPr>
              <w:t xml:space="preserve"> calculation and strander KPI will be required</w:t>
            </w:r>
            <w:r>
              <w:rPr>
                <w:rFonts w:ascii="Calibri" w:hAnsi="Calibri" w:eastAsia="Calibri" w:cs="Calibri"/>
                <w:color w:val="C00000"/>
                <w:sz w:val="22"/>
                <w:szCs w:val="22"/>
              </w:rPr>
              <w:t xml:space="preserve">. </w:t>
            </w:r>
          </w:p>
          <w:p w:rsidRPr="00B407C6" w:rsidR="005827A3" w:rsidRDefault="005827A3" w14:paraId="4BCEE475" w14:textId="77777777">
            <w:pPr>
              <w:rPr>
                <w:rFonts w:ascii="Calibri" w:hAnsi="Calibri" w:cs="Calibri"/>
                <w:sz w:val="22"/>
                <w:szCs w:val="22"/>
              </w:rPr>
            </w:pPr>
          </w:p>
        </w:tc>
      </w:tr>
    </w:tbl>
    <w:p w:rsidRPr="00B407C6" w:rsidR="00035A73" w:rsidRDefault="00035A73" w14:paraId="56E4E61B" w14:textId="77777777">
      <w:pPr>
        <w:spacing w:before="20" w:after="20"/>
        <w:rPr>
          <w:rFonts w:ascii="Calibri" w:hAnsi="Calibri" w:cs="Calibri"/>
          <w:sz w:val="22"/>
          <w:szCs w:val="22"/>
        </w:rPr>
      </w:pPr>
    </w:p>
    <w:p w:rsidRPr="00B407C6" w:rsidR="00035A73" w:rsidRDefault="00000000" w14:paraId="265C8170"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R04  Day Weight Matrix (Richlands / Multiplier Weekly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4900D327"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5DE612E"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7F430417" w14:textId="77777777">
            <w:pPr>
              <w:rPr>
                <w:rFonts w:ascii="Calibri" w:hAnsi="Calibri" w:cs="Calibri"/>
                <w:sz w:val="22"/>
                <w:szCs w:val="22"/>
              </w:rPr>
            </w:pPr>
            <w:r w:rsidRPr="00B407C6">
              <w:rPr>
                <w:rFonts w:ascii="Calibri" w:hAnsi="Calibri" w:eastAsia="Calibri" w:cs="Calibri"/>
                <w:color w:val="1F1F1F"/>
                <w:sz w:val="22"/>
                <w:szCs w:val="22"/>
              </w:rPr>
              <w:t>Day Weight Matrix (Richlands / Multiplier Weekly Report)</w:t>
            </w:r>
          </w:p>
        </w:tc>
      </w:tr>
      <w:tr w:rsidRPr="00B407C6" w:rsidR="00035A73" w14:paraId="5CF94FE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FB14F1E"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10350479" w14:textId="77777777">
            <w:pPr>
              <w:rPr>
                <w:rFonts w:ascii="Calibri" w:hAnsi="Calibri" w:cs="Calibri"/>
                <w:sz w:val="22"/>
                <w:szCs w:val="22"/>
              </w:rPr>
            </w:pPr>
            <w:r w:rsidRPr="00B407C6">
              <w:rPr>
                <w:rFonts w:ascii="Calibri" w:hAnsi="Calibri" w:eastAsia="Calibri" w:cs="Calibri"/>
                <w:color w:val="1F1F1F"/>
                <w:sz w:val="22"/>
                <w:szCs w:val="22"/>
              </w:rPr>
              <w:t>Main weekly performance report. Exactly replicates Richlands Farm Weekly Report Excel: stage rows × birth week (YYWW) columns matrix.</w:t>
            </w:r>
          </w:p>
        </w:tc>
      </w:tr>
      <w:tr w:rsidRPr="00B407C6" w:rsidR="00035A73" w14:paraId="3E8A5435"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37A2DDF"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613EBA9F" w14:textId="77777777">
            <w:pPr>
              <w:rPr>
                <w:rFonts w:ascii="Calibri" w:hAnsi="Calibri" w:cs="Calibri"/>
                <w:sz w:val="22"/>
                <w:szCs w:val="22"/>
              </w:rPr>
            </w:pPr>
            <w:r w:rsidRPr="00B407C6">
              <w:rPr>
                <w:rFonts w:ascii="Calibri" w:hAnsi="Calibri" w:eastAsia="Calibri" w:cs="Calibri"/>
                <w:color w:val="1F1F1F"/>
                <w:sz w:val="22"/>
                <w:szCs w:val="22"/>
              </w:rPr>
              <w:t>Report Week (YYWW), Farm</w:t>
            </w:r>
          </w:p>
        </w:tc>
      </w:tr>
      <w:tr w:rsidRPr="00B407C6" w:rsidR="00035A73" w14:paraId="3F78F15E"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BCD450D"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6CDEEEB8" w14:textId="77777777">
            <w:pPr>
              <w:rPr>
                <w:rFonts w:ascii="Calibri" w:hAnsi="Calibri" w:cs="Calibri"/>
                <w:sz w:val="22"/>
                <w:szCs w:val="22"/>
              </w:rPr>
            </w:pPr>
            <w:r w:rsidRPr="00B407C6">
              <w:rPr>
                <w:rFonts w:ascii="Calibri" w:hAnsi="Calibri" w:eastAsia="Calibri" w:cs="Calibri"/>
                <w:color w:val="1F1F1F"/>
                <w:sz w:val="22"/>
                <w:szCs w:val="22"/>
              </w:rPr>
              <w:t xml:space="preserve">Stage rows: 4WK, 10WK, 16WK, 25WK, 28WK, SERVICE, INTO FARROWING, GROWER, ALL FARMS. Column headers = birth weeks. Per cell: </w:t>
            </w:r>
            <w:proofErr w:type="spellStart"/>
            <w:r w:rsidRPr="00B407C6">
              <w:rPr>
                <w:rFonts w:ascii="Calibri" w:hAnsi="Calibri" w:eastAsia="Calibri" w:cs="Calibri"/>
                <w:color w:val="1F1F1F"/>
                <w:sz w:val="22"/>
                <w:szCs w:val="22"/>
              </w:rPr>
              <w:t>Opt</w:t>
            </w:r>
            <w:proofErr w:type="spellEnd"/>
            <w:r w:rsidRPr="00B407C6">
              <w:rPr>
                <w:rFonts w:ascii="Calibri" w:hAnsi="Calibri" w:eastAsia="Calibri" w:cs="Calibri"/>
                <w:color w:val="1F1F1F"/>
                <w:sz w:val="22"/>
                <w:szCs w:val="22"/>
              </w:rPr>
              <w:t xml:space="preserve"> Target, Group </w:t>
            </w:r>
            <w:proofErr w:type="spellStart"/>
            <w:r w:rsidRPr="00B407C6">
              <w:rPr>
                <w:rFonts w:ascii="Calibri" w:hAnsi="Calibri" w:eastAsia="Calibri" w:cs="Calibri"/>
                <w:color w:val="1F1F1F"/>
                <w:sz w:val="22"/>
                <w:szCs w:val="22"/>
              </w:rPr>
              <w:t>Avg</w:t>
            </w:r>
            <w:proofErr w:type="spellEnd"/>
            <w:r w:rsidRPr="00B407C6">
              <w:rPr>
                <w:rFonts w:ascii="Calibri" w:hAnsi="Calibri" w:eastAsia="Calibri" w:cs="Calibri"/>
                <w:color w:val="1F1F1F"/>
                <w:sz w:val="22"/>
                <w:szCs w:val="22"/>
              </w:rPr>
              <w:t xml:space="preserve"> Weight, % Under/In/Over, Count Under/In/Over, ADG for period, ADG of slow/fast pigs, ADG Target, Gain vs Gain Target.</w:t>
            </w:r>
          </w:p>
        </w:tc>
      </w:tr>
      <w:tr w:rsidRPr="00B407C6" w:rsidR="00035A73" w14:paraId="039332A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DD08BFA"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6496ADB7" w14:textId="77777777">
            <w:pPr>
              <w:rPr>
                <w:rFonts w:ascii="Calibri" w:hAnsi="Calibri" w:cs="Calibri"/>
                <w:sz w:val="22"/>
                <w:szCs w:val="22"/>
              </w:rPr>
            </w:pPr>
            <w:r w:rsidRPr="00B407C6">
              <w:rPr>
                <w:rFonts w:ascii="Calibri" w:hAnsi="Calibri" w:eastAsia="Calibri" w:cs="Calibri"/>
                <w:color w:val="1F1F1F"/>
                <w:sz w:val="22"/>
                <w:szCs w:val="22"/>
              </w:rPr>
              <w:t>production_batch JOIN batch_location_record JOIN weight_check_record JOIN kpi_parameter_master. Group by current_stage, farrowing_week_yyww.</w:t>
            </w:r>
          </w:p>
        </w:tc>
      </w:tr>
      <w:tr w:rsidRPr="00B407C6" w:rsidR="00035A73" w14:paraId="5403BC8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10AFD18"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682501FF"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ADG = (current_avg − prev_checkpoint_avg) / days_between. Targets from kpi_parameter_master. Slow = below target. Fast = above. ADG targets: 4-10wk=0.55, 10-16wk=0.809, 16-25wk=0.896, 25-28wk=0.760 KG/day.</w:t>
            </w:r>
          </w:p>
          <w:p w:rsidR="005827A3" w:rsidRDefault="005827A3" w14:paraId="6BF857E3" w14:textId="77777777">
            <w:pPr>
              <w:rPr>
                <w:rFonts w:ascii="Calibri" w:hAnsi="Calibri" w:eastAsia="Calibri" w:cs="Calibri"/>
                <w:color w:val="1F1F1F"/>
                <w:sz w:val="22"/>
                <w:szCs w:val="22"/>
              </w:rPr>
            </w:pPr>
          </w:p>
          <w:p w:rsidRPr="005827A3" w:rsidR="005827A3" w:rsidP="005827A3" w:rsidRDefault="005827A3" w14:paraId="31509BC6" w14:textId="2A35114A">
            <w:pPr>
              <w:rPr>
                <w:rFonts w:ascii="Calibri" w:hAnsi="Calibri" w:eastAsia="Calibri" w:cs="Calibri"/>
                <w:color w:val="C00000"/>
                <w:sz w:val="22"/>
                <w:szCs w:val="22"/>
              </w:rPr>
            </w:pPr>
            <w:r w:rsidRPr="005827A3">
              <w:rPr>
                <w:rFonts w:ascii="Calibri" w:hAnsi="Calibri" w:eastAsia="Calibri" w:cs="Calibri"/>
                <w:color w:val="C00000"/>
                <w:sz w:val="22"/>
                <w:szCs w:val="22"/>
              </w:rPr>
              <w:t xml:space="preserve">Day Weight Matrix calculation formula and strander KPI will be required. </w:t>
            </w:r>
          </w:p>
          <w:p w:rsidRPr="00B407C6" w:rsidR="005827A3" w:rsidRDefault="005827A3" w14:paraId="5D9C660C" w14:textId="77777777">
            <w:pPr>
              <w:rPr>
                <w:rFonts w:ascii="Calibri" w:hAnsi="Calibri" w:cs="Calibri"/>
                <w:sz w:val="22"/>
                <w:szCs w:val="22"/>
              </w:rPr>
            </w:pPr>
          </w:p>
        </w:tc>
      </w:tr>
    </w:tbl>
    <w:p w:rsidRPr="00B407C6" w:rsidR="00035A73" w:rsidRDefault="00035A73" w14:paraId="2E63EBD8" w14:textId="77777777">
      <w:pPr>
        <w:spacing w:before="20" w:after="20"/>
        <w:rPr>
          <w:rFonts w:ascii="Calibri" w:hAnsi="Calibri" w:cs="Calibri"/>
          <w:sz w:val="22"/>
          <w:szCs w:val="22"/>
        </w:rPr>
      </w:pPr>
    </w:p>
    <w:p w:rsidRPr="00B407C6" w:rsidR="00035A73" w:rsidRDefault="00000000" w14:paraId="4A5B99C8"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R05  Weaner Batch Performance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2F203ED6"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7275F1B"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7C78534A" w14:textId="77777777">
            <w:pPr>
              <w:rPr>
                <w:rFonts w:ascii="Calibri" w:hAnsi="Calibri" w:cs="Calibri"/>
                <w:sz w:val="22"/>
                <w:szCs w:val="22"/>
              </w:rPr>
            </w:pPr>
            <w:r w:rsidRPr="00B407C6">
              <w:rPr>
                <w:rFonts w:ascii="Calibri" w:hAnsi="Calibri" w:eastAsia="Calibri" w:cs="Calibri"/>
                <w:color w:val="1F1F1F"/>
                <w:sz w:val="22"/>
                <w:szCs w:val="22"/>
              </w:rPr>
              <w:t>Weaner Batch Performance Report</w:t>
            </w:r>
          </w:p>
        </w:tc>
      </w:tr>
      <w:tr w:rsidRPr="00B407C6" w:rsidR="00035A73" w14:paraId="35B32DF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3176273"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33288CED" w14:textId="77777777">
            <w:pPr>
              <w:rPr>
                <w:rFonts w:ascii="Calibri" w:hAnsi="Calibri" w:cs="Calibri"/>
                <w:sz w:val="22"/>
                <w:szCs w:val="22"/>
              </w:rPr>
            </w:pPr>
            <w:r w:rsidRPr="00B407C6">
              <w:rPr>
                <w:rFonts w:ascii="Calibri" w:hAnsi="Calibri" w:eastAsia="Calibri" w:cs="Calibri"/>
                <w:color w:val="1F1F1F"/>
                <w:sz w:val="22"/>
                <w:szCs w:val="22"/>
              </w:rPr>
              <w:t>Full weaner batch performance. Replicates Rpeorts_24Aug.xlsx WEANER sheet exactly.</w:t>
            </w:r>
          </w:p>
        </w:tc>
      </w:tr>
      <w:tr w:rsidRPr="00B407C6" w:rsidR="00035A73" w14:paraId="177FB94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5F6A98E"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52D3841A" w14:textId="77777777">
            <w:pPr>
              <w:rPr>
                <w:rFonts w:ascii="Calibri" w:hAnsi="Calibri" w:cs="Calibri"/>
                <w:sz w:val="22"/>
                <w:szCs w:val="22"/>
              </w:rPr>
            </w:pPr>
            <w:r w:rsidRPr="00B407C6">
              <w:rPr>
                <w:rFonts w:ascii="Calibri" w:hAnsi="Calibri" w:eastAsia="Calibri" w:cs="Calibri"/>
                <w:color w:val="1F1F1F"/>
                <w:sz w:val="22"/>
                <w:szCs w:val="22"/>
              </w:rPr>
              <w:t>Batch Number, Farm, Date Range</w:t>
            </w:r>
          </w:p>
        </w:tc>
      </w:tr>
      <w:tr w:rsidRPr="00B407C6" w:rsidR="00035A73" w14:paraId="48C0D43F"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9F3BED9"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36ED4D72" w14:textId="77777777">
            <w:pPr>
              <w:rPr>
                <w:rFonts w:ascii="Calibri" w:hAnsi="Calibri" w:cs="Calibri"/>
                <w:sz w:val="22"/>
                <w:szCs w:val="22"/>
              </w:rPr>
            </w:pPr>
            <w:r w:rsidRPr="00B407C6">
              <w:rPr>
                <w:rFonts w:ascii="Calibri" w:hAnsi="Calibri" w:eastAsia="Calibri" w:cs="Calibri"/>
                <w:color w:val="1F1F1F"/>
                <w:sz w:val="22"/>
                <w:szCs w:val="22"/>
              </w:rPr>
              <w:t xml:space="preserve">Batch No, House, Date In, Date Out, Age at Weaning (days), Pigs In, Mass In (KG), Avg Weight In, Mortality Count, Mortality %, Pigs Out, Mass Out, Avg Transfer Weight, Avg Age at Transfer, Total Animal Days, ADG (g/day), FCR, Feed Cost/Batch ($), Cost/KG Gain, </w:t>
            </w:r>
            <w:r w:rsidRPr="00B407C6">
              <w:rPr>
                <w:rFonts w:ascii="Calibri" w:hAnsi="Calibri" w:eastAsia="Calibri" w:cs="Calibri"/>
                <w:color w:val="1F1F1F"/>
                <w:sz w:val="22"/>
                <w:szCs w:val="22"/>
              </w:rPr>
              <w:t>Total Feed per type (KG/pig: Creep2, Creep3, Wean1), Min/Max Temp, Water/Pig (L), Feed for Mortalities, Feed/Live Pig.</w:t>
            </w:r>
          </w:p>
        </w:tc>
      </w:tr>
      <w:tr w:rsidRPr="00B407C6" w:rsidR="00035A73" w14:paraId="005FE6B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89B59D1"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6AD1741A" w14:textId="77777777">
            <w:pPr>
              <w:rPr>
                <w:rFonts w:ascii="Calibri" w:hAnsi="Calibri" w:cs="Calibri"/>
                <w:sz w:val="22"/>
                <w:szCs w:val="22"/>
              </w:rPr>
            </w:pPr>
            <w:r w:rsidRPr="00B407C6">
              <w:rPr>
                <w:rFonts w:ascii="Calibri" w:hAnsi="Calibri" w:eastAsia="Calibri" w:cs="Calibri"/>
                <w:color w:val="1F1F1F"/>
                <w:sz w:val="22"/>
                <w:szCs w:val="22"/>
              </w:rPr>
              <w:t>production_batch JOIN daily_entry_line (feed) JOIN mortality_record JOIN transfer_line JOIN weight_check_record. Filter: batch_type = WEANER.</w:t>
            </w:r>
          </w:p>
        </w:tc>
      </w:tr>
      <w:tr w:rsidRPr="00B407C6" w:rsidR="00035A73" w14:paraId="08C595A2"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A237350"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52F5A06B"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Total Animal Days = SUM(daily_head_count). ADG = (avg_mass_out − avg_mass_in) / avg_days_present. FCR = total_feed_used / (total_mass_out − total_mass_in). Animal days exclude from day of death.</w:t>
            </w:r>
          </w:p>
          <w:p w:rsidR="005827A3" w:rsidRDefault="005827A3" w14:paraId="1743FC44" w14:textId="77777777">
            <w:pPr>
              <w:rPr>
                <w:rFonts w:ascii="Calibri" w:hAnsi="Calibri" w:eastAsia="Calibri" w:cs="Calibri"/>
                <w:color w:val="1F1F1F"/>
                <w:sz w:val="22"/>
                <w:szCs w:val="22"/>
              </w:rPr>
            </w:pPr>
          </w:p>
          <w:p w:rsidRPr="005827A3" w:rsidR="005827A3" w:rsidP="005827A3" w:rsidRDefault="005827A3" w14:paraId="26318AA1" w14:textId="4581A1EB">
            <w:pPr>
              <w:rPr>
                <w:rFonts w:ascii="Calibri" w:hAnsi="Calibri" w:eastAsia="Calibri" w:cs="Calibri"/>
                <w:color w:val="C00000"/>
                <w:sz w:val="22"/>
                <w:szCs w:val="22"/>
              </w:rPr>
            </w:pPr>
            <w:r w:rsidRPr="005827A3">
              <w:rPr>
                <w:rFonts w:ascii="Calibri" w:hAnsi="Calibri" w:eastAsia="Calibri" w:cs="Calibri"/>
                <w:b/>
                <w:bCs/>
                <w:color w:val="C00000"/>
                <w:sz w:val="22"/>
                <w:szCs w:val="22"/>
              </w:rPr>
              <w:t xml:space="preserve">Weaner Batch Performance </w:t>
            </w:r>
            <w:r w:rsidRPr="005827A3">
              <w:rPr>
                <w:rFonts w:ascii="Calibri" w:hAnsi="Calibri" w:eastAsia="Calibri" w:cs="Calibri"/>
                <w:color w:val="C00000"/>
                <w:sz w:val="22"/>
                <w:szCs w:val="22"/>
              </w:rPr>
              <w:t xml:space="preserve">calculation formula and strander KPI will be required. </w:t>
            </w:r>
          </w:p>
          <w:p w:rsidRPr="00B407C6" w:rsidR="005827A3" w:rsidRDefault="005827A3" w14:paraId="3D0BCD09" w14:textId="77777777">
            <w:pPr>
              <w:rPr>
                <w:rFonts w:ascii="Calibri" w:hAnsi="Calibri" w:cs="Calibri"/>
                <w:sz w:val="22"/>
                <w:szCs w:val="22"/>
              </w:rPr>
            </w:pPr>
          </w:p>
        </w:tc>
      </w:tr>
    </w:tbl>
    <w:p w:rsidRPr="00B407C6" w:rsidR="00035A73" w:rsidRDefault="00035A73" w14:paraId="1F0A26A5" w14:textId="77777777">
      <w:pPr>
        <w:spacing w:before="20" w:after="20"/>
        <w:rPr>
          <w:rFonts w:ascii="Calibri" w:hAnsi="Calibri" w:cs="Calibri"/>
          <w:sz w:val="22"/>
          <w:szCs w:val="22"/>
        </w:rPr>
      </w:pPr>
    </w:p>
    <w:p w:rsidRPr="00B407C6" w:rsidR="00035A73" w:rsidRDefault="00000000" w14:paraId="637943A8"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R06  Grower Batch Performance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65F272FE"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E257B51"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3EF8B2DC" w14:textId="77777777">
            <w:pPr>
              <w:rPr>
                <w:rFonts w:ascii="Calibri" w:hAnsi="Calibri" w:cs="Calibri"/>
                <w:sz w:val="22"/>
                <w:szCs w:val="22"/>
              </w:rPr>
            </w:pPr>
            <w:r w:rsidRPr="00B407C6">
              <w:rPr>
                <w:rFonts w:ascii="Calibri" w:hAnsi="Calibri" w:eastAsia="Calibri" w:cs="Calibri"/>
                <w:color w:val="1F1F1F"/>
                <w:sz w:val="22"/>
                <w:szCs w:val="22"/>
              </w:rPr>
              <w:t>Grower Batch Performance Report</w:t>
            </w:r>
          </w:p>
        </w:tc>
      </w:tr>
      <w:tr w:rsidRPr="00B407C6" w:rsidR="00035A73" w14:paraId="687256AF"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13268A5"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25E54AC6" w14:textId="77777777">
            <w:pPr>
              <w:rPr>
                <w:rFonts w:ascii="Calibri" w:hAnsi="Calibri" w:cs="Calibri"/>
                <w:sz w:val="22"/>
                <w:szCs w:val="22"/>
              </w:rPr>
            </w:pPr>
            <w:r w:rsidRPr="00B407C6">
              <w:rPr>
                <w:rFonts w:ascii="Calibri" w:hAnsi="Calibri" w:eastAsia="Calibri" w:cs="Calibri"/>
                <w:color w:val="1F1F1F"/>
                <w:sz w:val="22"/>
                <w:szCs w:val="22"/>
              </w:rPr>
              <w:t>Full grower to slaughter. Replicates Rpeorts_24Aug.xlsx GROWER sheet.</w:t>
            </w:r>
          </w:p>
        </w:tc>
      </w:tr>
      <w:tr w:rsidRPr="00B407C6" w:rsidR="00035A73" w14:paraId="14E2BC3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5745FBA"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5C89287A" w14:textId="77777777">
            <w:pPr>
              <w:rPr>
                <w:rFonts w:ascii="Calibri" w:hAnsi="Calibri" w:cs="Calibri"/>
                <w:sz w:val="22"/>
                <w:szCs w:val="22"/>
              </w:rPr>
            </w:pPr>
            <w:r w:rsidRPr="00B407C6">
              <w:rPr>
                <w:rFonts w:ascii="Calibri" w:hAnsi="Calibri" w:eastAsia="Calibri" w:cs="Calibri"/>
                <w:color w:val="1F1F1F"/>
                <w:sz w:val="22"/>
                <w:szCs w:val="22"/>
              </w:rPr>
              <w:t>Batch Number, Farm, Date Range</w:t>
            </w:r>
          </w:p>
        </w:tc>
      </w:tr>
      <w:tr w:rsidRPr="00B407C6" w:rsidR="00035A73" w14:paraId="1A2D1745"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95B7966"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254D1BB8" w14:textId="77777777">
            <w:pPr>
              <w:rPr>
                <w:rFonts w:ascii="Calibri" w:hAnsi="Calibri" w:cs="Calibri"/>
                <w:sz w:val="22"/>
                <w:szCs w:val="22"/>
              </w:rPr>
            </w:pPr>
            <w:r w:rsidRPr="00B407C6">
              <w:rPr>
                <w:rFonts w:ascii="Calibri" w:hAnsi="Calibri" w:eastAsia="Calibri" w:cs="Calibri"/>
                <w:color w:val="1F1F1F"/>
                <w:sz w:val="22"/>
                <w:szCs w:val="22"/>
              </w:rPr>
              <w:t>Batch No, House, Date In, Age at Entry, Pigs In, Mass In, Avg Days, Pigs at Slaughter, Total Animal Days, Mortality %, Total Live Weight, Total Carcass Weight, Slaughter %, Avg Live Weight, Avg Carcass Weight, ADG, Age at Slaughter, FCR, Feed by type (W1/G1/G2/G3/Finisher), Feed Cost, Cost/KG, Margin over Feed, OTC treatments (date-flagged columns).</w:t>
            </w:r>
          </w:p>
        </w:tc>
      </w:tr>
      <w:tr w:rsidRPr="00B407C6" w:rsidR="00035A73" w14:paraId="520CDB79"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EE27919"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614C956A" w14:textId="77777777">
            <w:pPr>
              <w:rPr>
                <w:rFonts w:ascii="Calibri" w:hAnsi="Calibri" w:cs="Calibri"/>
                <w:sz w:val="22"/>
                <w:szCs w:val="22"/>
              </w:rPr>
            </w:pPr>
            <w:r w:rsidRPr="00B407C6">
              <w:rPr>
                <w:rFonts w:ascii="Calibri" w:hAnsi="Calibri" w:eastAsia="Calibri" w:cs="Calibri"/>
                <w:color w:val="1F1F1F"/>
                <w:sz w:val="22"/>
                <w:szCs w:val="22"/>
              </w:rPr>
              <w:t>production_batch JOIN daily_entry_line JOIN mortality_record JOIN transfer_order (slaughter) JOIN kill_sheet_line.</w:t>
            </w:r>
          </w:p>
        </w:tc>
      </w:tr>
      <w:tr w:rsidRPr="00B407C6" w:rsidR="00035A73" w14:paraId="47424145"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24C943C"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560E30C8"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Slaughter % = total_carcass / total_live × 100. Margin over feed = (carcass_wt × price/kg) − total_feed_cost. OTC column = any medicine entry within batch period.</w:t>
            </w:r>
          </w:p>
          <w:p w:rsidR="005827A3" w:rsidRDefault="005827A3" w14:paraId="2E683F94" w14:textId="77777777">
            <w:pPr>
              <w:rPr>
                <w:rFonts w:ascii="Calibri" w:hAnsi="Calibri" w:eastAsia="Calibri" w:cs="Calibri"/>
                <w:color w:val="1F1F1F"/>
                <w:sz w:val="22"/>
                <w:szCs w:val="22"/>
              </w:rPr>
            </w:pPr>
          </w:p>
          <w:p w:rsidRPr="005827A3" w:rsidR="005827A3" w:rsidP="005827A3" w:rsidRDefault="005827A3" w14:paraId="705BE19C" w14:textId="643E3FF6">
            <w:pPr>
              <w:rPr>
                <w:rFonts w:ascii="Calibri" w:hAnsi="Calibri" w:eastAsia="Calibri" w:cs="Calibri"/>
                <w:color w:val="C00000"/>
                <w:sz w:val="22"/>
                <w:szCs w:val="22"/>
              </w:rPr>
            </w:pPr>
            <w:r w:rsidRPr="005827A3">
              <w:rPr>
                <w:rFonts w:ascii="Calibri" w:hAnsi="Calibri" w:eastAsia="Calibri" w:cs="Calibri"/>
                <w:b/>
                <w:bCs/>
                <w:color w:val="C00000"/>
                <w:sz w:val="22"/>
                <w:szCs w:val="22"/>
              </w:rPr>
              <w:t>Grower Batch Performance</w:t>
            </w:r>
            <w:r w:rsidRPr="005827A3">
              <w:rPr>
                <w:rFonts w:ascii="Calibri" w:hAnsi="Calibri" w:eastAsia="Calibri" w:cs="Calibri"/>
                <w:color w:val="C00000"/>
                <w:sz w:val="22"/>
                <w:szCs w:val="22"/>
              </w:rPr>
              <w:t xml:space="preserve"> </w:t>
            </w:r>
            <w:r w:rsidRPr="005827A3">
              <w:rPr>
                <w:rFonts w:ascii="Calibri" w:hAnsi="Calibri" w:eastAsia="Calibri" w:cs="Calibri"/>
                <w:color w:val="C00000"/>
                <w:sz w:val="22"/>
                <w:szCs w:val="22"/>
              </w:rPr>
              <w:t xml:space="preserve">calculation formula and strander KPI will be required. </w:t>
            </w:r>
          </w:p>
          <w:p w:rsidRPr="00B407C6" w:rsidR="005827A3" w:rsidRDefault="005827A3" w14:paraId="5EDFB57C" w14:textId="77777777">
            <w:pPr>
              <w:rPr>
                <w:rFonts w:ascii="Calibri" w:hAnsi="Calibri" w:cs="Calibri"/>
                <w:sz w:val="22"/>
                <w:szCs w:val="22"/>
              </w:rPr>
            </w:pPr>
          </w:p>
        </w:tc>
      </w:tr>
    </w:tbl>
    <w:p w:rsidRPr="00B407C6" w:rsidR="00035A73" w:rsidRDefault="00035A73" w14:paraId="53CECB22" w14:textId="77777777">
      <w:pPr>
        <w:spacing w:before="20" w:after="20"/>
        <w:rPr>
          <w:rFonts w:ascii="Calibri" w:hAnsi="Calibri" w:cs="Calibri"/>
          <w:sz w:val="22"/>
          <w:szCs w:val="22"/>
        </w:rPr>
      </w:pPr>
    </w:p>
    <w:p w:rsidRPr="00B407C6" w:rsidR="00035A73" w:rsidRDefault="00000000" w14:paraId="3F53B3BD"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R07  Farrowing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3CC3A07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9233214"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2644E9A2" w14:textId="77777777">
            <w:pPr>
              <w:rPr>
                <w:rFonts w:ascii="Calibri" w:hAnsi="Calibri" w:cs="Calibri"/>
                <w:sz w:val="22"/>
                <w:szCs w:val="22"/>
              </w:rPr>
            </w:pPr>
            <w:r w:rsidRPr="00B407C6">
              <w:rPr>
                <w:rFonts w:ascii="Calibri" w:hAnsi="Calibri" w:eastAsia="Calibri" w:cs="Calibri"/>
                <w:color w:val="1F1F1F"/>
                <w:sz w:val="22"/>
                <w:szCs w:val="22"/>
              </w:rPr>
              <w:t>Farrowing Report</w:t>
            </w:r>
          </w:p>
        </w:tc>
      </w:tr>
      <w:tr w:rsidRPr="00B407C6" w:rsidR="00035A73" w14:paraId="4E2DAB4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7EF4940"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71D9DE2F" w14:textId="77777777">
            <w:pPr>
              <w:rPr>
                <w:rFonts w:ascii="Calibri" w:hAnsi="Calibri" w:cs="Calibri"/>
                <w:sz w:val="22"/>
                <w:szCs w:val="22"/>
              </w:rPr>
            </w:pPr>
            <w:r w:rsidRPr="00B407C6">
              <w:rPr>
                <w:rFonts w:ascii="Calibri" w:hAnsi="Calibri" w:eastAsia="Calibri" w:cs="Calibri"/>
                <w:color w:val="1F1F1F"/>
                <w:sz w:val="22"/>
                <w:szCs w:val="22"/>
              </w:rPr>
              <w:t>Month-wise farrowing vs target vs prior year.</w:t>
            </w:r>
          </w:p>
        </w:tc>
      </w:tr>
      <w:tr w:rsidRPr="00B407C6" w:rsidR="00035A73" w14:paraId="678383A7"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910CCE3"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2490F13D" w14:textId="77777777">
            <w:pPr>
              <w:rPr>
                <w:rFonts w:ascii="Calibri" w:hAnsi="Calibri" w:cs="Calibri"/>
                <w:sz w:val="22"/>
                <w:szCs w:val="22"/>
              </w:rPr>
            </w:pPr>
            <w:r w:rsidRPr="00B407C6">
              <w:rPr>
                <w:rFonts w:ascii="Calibri" w:hAnsi="Calibri" w:eastAsia="Calibri" w:cs="Calibri"/>
                <w:color w:val="1F1F1F"/>
                <w:sz w:val="22"/>
                <w:szCs w:val="22"/>
              </w:rPr>
              <w:t>Month, Year, Farm (All), Line, Parity (All)</w:t>
            </w:r>
          </w:p>
        </w:tc>
      </w:tr>
      <w:tr w:rsidRPr="00B407C6" w:rsidR="00035A73" w14:paraId="6E203EBA"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B5E9D59"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37C72697" w14:textId="77777777">
            <w:pPr>
              <w:rPr>
                <w:rFonts w:ascii="Calibri" w:hAnsi="Calibri" w:cs="Calibri"/>
                <w:sz w:val="22"/>
                <w:szCs w:val="22"/>
              </w:rPr>
            </w:pPr>
            <w:r w:rsidRPr="00B407C6">
              <w:rPr>
                <w:rFonts w:ascii="Calibri" w:hAnsi="Calibri" w:eastAsia="Calibri" w:cs="Calibri"/>
                <w:color w:val="1F1F1F"/>
                <w:sz w:val="22"/>
                <w:szCs w:val="22"/>
              </w:rPr>
              <w:t>Month, Farm, Sow Batch, Sows Farrowed, Target Sows, Variance, Farrowing Rate %, Target Rate %, BA Total, Avg BA/Sow, BD, Mummified, Avg Litter Mass (KG), Prior Year Sows, Prior Year Rate, YoY % Change.</w:t>
            </w:r>
          </w:p>
        </w:tc>
      </w:tr>
      <w:tr w:rsidRPr="00B407C6" w:rsidR="00035A73" w14:paraId="41ACEBFB"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6135789"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F120740" w14:textId="77777777">
            <w:pPr>
              <w:rPr>
                <w:rFonts w:ascii="Calibri" w:hAnsi="Calibri" w:cs="Calibri"/>
                <w:sz w:val="22"/>
                <w:szCs w:val="22"/>
              </w:rPr>
            </w:pPr>
            <w:r w:rsidRPr="00B407C6">
              <w:rPr>
                <w:rFonts w:ascii="Calibri" w:hAnsi="Calibri" w:eastAsia="Calibri" w:cs="Calibri"/>
                <w:color w:val="1F1F1F"/>
                <w:sz w:val="22"/>
                <w:szCs w:val="22"/>
              </w:rPr>
              <w:t>farrowing_record JOIN production_batch JOIN kpi_parameter_master. Group by month, farm.</w:t>
            </w:r>
          </w:p>
        </w:tc>
      </w:tr>
      <w:tr w:rsidRPr="00B407C6" w:rsidR="00035A73" w14:paraId="595DC47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1E5CBD6"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083AAEB9"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Farrowing Rate = sows_farrowed / sows_in_gestation × 100. YoY = (current − prior) / prior × 100.</w:t>
            </w:r>
          </w:p>
          <w:p w:rsidR="005827A3" w:rsidRDefault="005827A3" w14:paraId="126FB05F" w14:textId="77777777">
            <w:pPr>
              <w:rPr>
                <w:rFonts w:ascii="Calibri" w:hAnsi="Calibri" w:eastAsia="Calibri" w:cs="Calibri"/>
                <w:color w:val="1F1F1F"/>
                <w:sz w:val="22"/>
                <w:szCs w:val="22"/>
              </w:rPr>
            </w:pPr>
          </w:p>
          <w:p w:rsidRPr="005827A3" w:rsidR="005827A3" w:rsidP="005827A3" w:rsidRDefault="005827A3" w14:paraId="05888E0E" w14:textId="318F3B16">
            <w:pPr>
              <w:rPr>
                <w:rFonts w:ascii="Calibri" w:hAnsi="Calibri" w:eastAsia="Calibri" w:cs="Calibri"/>
                <w:color w:val="C00000"/>
                <w:sz w:val="22"/>
                <w:szCs w:val="22"/>
              </w:rPr>
            </w:pPr>
            <w:r w:rsidRPr="005827A3">
              <w:rPr>
                <w:rFonts w:ascii="Calibri" w:hAnsi="Calibri" w:eastAsia="Calibri" w:cs="Calibri"/>
                <w:b/>
                <w:bCs/>
                <w:color w:val="C00000"/>
                <w:sz w:val="22"/>
                <w:szCs w:val="22"/>
              </w:rPr>
              <w:t>Farrowing</w:t>
            </w:r>
            <w:r w:rsidRPr="005827A3">
              <w:rPr>
                <w:rFonts w:ascii="Calibri" w:hAnsi="Calibri" w:eastAsia="Calibri" w:cs="Calibri"/>
                <w:b/>
                <w:bCs/>
                <w:color w:val="C00000"/>
                <w:sz w:val="22"/>
                <w:szCs w:val="22"/>
              </w:rPr>
              <w:t xml:space="preserve"> </w:t>
            </w:r>
            <w:r w:rsidRPr="005827A3">
              <w:rPr>
                <w:rFonts w:ascii="Calibri" w:hAnsi="Calibri" w:eastAsia="Calibri" w:cs="Calibri"/>
                <w:b/>
                <w:bCs/>
                <w:color w:val="C00000"/>
                <w:sz w:val="22"/>
                <w:szCs w:val="22"/>
              </w:rPr>
              <w:t>Performance</w:t>
            </w:r>
            <w:r w:rsidRPr="005827A3">
              <w:rPr>
                <w:rFonts w:ascii="Calibri" w:hAnsi="Calibri" w:eastAsia="Calibri" w:cs="Calibri"/>
                <w:color w:val="C00000"/>
                <w:sz w:val="22"/>
                <w:szCs w:val="22"/>
              </w:rPr>
              <w:t xml:space="preserve"> calculation formula and strander KPI will be required. </w:t>
            </w:r>
          </w:p>
          <w:p w:rsidRPr="00B407C6" w:rsidR="005827A3" w:rsidRDefault="005827A3" w14:paraId="07C98772" w14:textId="0E4B9B11">
            <w:pPr>
              <w:rPr>
                <w:rFonts w:ascii="Calibri" w:hAnsi="Calibri" w:cs="Calibri"/>
                <w:sz w:val="22"/>
                <w:szCs w:val="22"/>
              </w:rPr>
            </w:pPr>
          </w:p>
        </w:tc>
      </w:tr>
    </w:tbl>
    <w:p w:rsidRPr="00B407C6" w:rsidR="00035A73" w:rsidRDefault="00035A73" w14:paraId="7D467E23" w14:textId="77777777">
      <w:pPr>
        <w:spacing w:before="20" w:after="20"/>
        <w:rPr>
          <w:rFonts w:ascii="Calibri" w:hAnsi="Calibri" w:cs="Calibri"/>
          <w:sz w:val="22"/>
          <w:szCs w:val="22"/>
        </w:rPr>
      </w:pPr>
    </w:p>
    <w:p w:rsidRPr="00B407C6" w:rsidR="00035A73" w:rsidRDefault="00000000" w14:paraId="1462096A"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R08  Sow Mortality &amp; Cull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15C9224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00FF55D"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4F4499B2" w14:textId="77777777">
            <w:pPr>
              <w:rPr>
                <w:rFonts w:ascii="Calibri" w:hAnsi="Calibri" w:cs="Calibri"/>
                <w:sz w:val="22"/>
                <w:szCs w:val="22"/>
              </w:rPr>
            </w:pPr>
            <w:r w:rsidRPr="00B407C6">
              <w:rPr>
                <w:rFonts w:ascii="Calibri" w:hAnsi="Calibri" w:eastAsia="Calibri" w:cs="Calibri"/>
                <w:color w:val="1F1F1F"/>
                <w:sz w:val="22"/>
                <w:szCs w:val="22"/>
              </w:rPr>
              <w:t>Sow Mortality &amp; Cull Report</w:t>
            </w:r>
          </w:p>
        </w:tc>
      </w:tr>
      <w:tr w:rsidRPr="00B407C6" w:rsidR="00035A73" w14:paraId="40BEBF5E"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033A9E5"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39099C52" w14:textId="77777777">
            <w:pPr>
              <w:rPr>
                <w:rFonts w:ascii="Calibri" w:hAnsi="Calibri" w:cs="Calibri"/>
                <w:sz w:val="22"/>
                <w:szCs w:val="22"/>
              </w:rPr>
            </w:pPr>
            <w:r w:rsidRPr="00B407C6">
              <w:rPr>
                <w:rFonts w:ascii="Calibri" w:hAnsi="Calibri" w:eastAsia="Calibri" w:cs="Calibri"/>
                <w:color w:val="1F1F1F"/>
                <w:sz w:val="22"/>
                <w:szCs w:val="22"/>
              </w:rPr>
              <w:t>Individual sow-level mortality and cull with gap analysis. Replicates MORTALITY and CULL sheets from Rpeorts_24Aug.xlsx.</w:t>
            </w:r>
          </w:p>
        </w:tc>
      </w:tr>
      <w:tr w:rsidRPr="00B407C6" w:rsidR="00035A73" w14:paraId="0E2015BF"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0C06139"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1F5EAD03" w14:textId="77777777">
            <w:pPr>
              <w:rPr>
                <w:rFonts w:ascii="Calibri" w:hAnsi="Calibri" w:cs="Calibri"/>
                <w:sz w:val="22"/>
                <w:szCs w:val="22"/>
              </w:rPr>
            </w:pPr>
            <w:r w:rsidRPr="00B407C6">
              <w:rPr>
                <w:rFonts w:ascii="Calibri" w:hAnsi="Calibri" w:eastAsia="Calibri" w:cs="Calibri"/>
                <w:color w:val="1F1F1F"/>
                <w:sz w:val="22"/>
                <w:szCs w:val="22"/>
              </w:rPr>
              <w:t>Week (YYWW), Farm, Category (Sow/Gilt/Weaner/Grower/All)</w:t>
            </w:r>
          </w:p>
        </w:tc>
      </w:tr>
      <w:tr w:rsidRPr="00B407C6" w:rsidR="00035A73" w14:paraId="5D363D86"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FEF0910"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103BB25C" w14:textId="77777777">
            <w:pPr>
              <w:rPr>
                <w:rFonts w:ascii="Calibri" w:hAnsi="Calibri" w:cs="Calibri"/>
                <w:sz w:val="22"/>
                <w:szCs w:val="22"/>
              </w:rPr>
            </w:pPr>
            <w:r w:rsidRPr="00B407C6">
              <w:rPr>
                <w:rFonts w:ascii="Calibri" w:hAnsi="Calibri" w:eastAsia="Calibri" w:cs="Calibri"/>
                <w:color w:val="1F1F1F"/>
                <w:sz w:val="22"/>
                <w:szCs w:val="22"/>
              </w:rPr>
              <w:t>MORTALITY: Date, Sow Tag, Pen, Cause (reason), Age Band (Active/1wk/2wk/3wk/4wk). CULL: Sow Tag, Out-of-Production Date, Cull Date, Holding Days, Feed Cost During Hold, Reason, HSE, Weaning Data.</w:t>
            </w:r>
          </w:p>
        </w:tc>
      </w:tr>
      <w:tr w:rsidRPr="00B407C6" w:rsidR="00035A73" w14:paraId="32384B5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4E3302D"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1ABBD071" w14:textId="77777777">
            <w:pPr>
              <w:rPr>
                <w:rFonts w:ascii="Calibri" w:hAnsi="Calibri" w:cs="Calibri"/>
                <w:sz w:val="22"/>
                <w:szCs w:val="22"/>
              </w:rPr>
            </w:pPr>
            <w:r w:rsidRPr="00B407C6">
              <w:rPr>
                <w:rFonts w:ascii="Calibri" w:hAnsi="Calibri" w:eastAsia="Calibri" w:cs="Calibri"/>
                <w:color w:val="1F1F1F"/>
                <w:sz w:val="22"/>
                <w:szCs w:val="22"/>
              </w:rPr>
              <w:t>mortality_record JOIN animal_register JOIN batch_location_record. cull_record JOIN animal_register.</w:t>
            </w:r>
          </w:p>
        </w:tc>
      </w:tr>
      <w:tr w:rsidRPr="00B407C6" w:rsidR="00035A73" w14:paraId="75B06359"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4AEABE9"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2BD5410B"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 xml:space="preserve">Age band = week_of_life_at_death. Holding days = cull_date − out_of_production_date. Feed cost during hold = </w:t>
            </w:r>
            <w:proofErr w:type="spellStart"/>
            <w:r w:rsidRPr="00B407C6">
              <w:rPr>
                <w:rFonts w:ascii="Calibri" w:hAnsi="Calibri" w:eastAsia="Calibri" w:cs="Calibri"/>
                <w:color w:val="1F1F1F"/>
                <w:sz w:val="22"/>
                <w:szCs w:val="22"/>
              </w:rPr>
              <w:t>holding_days</w:t>
            </w:r>
            <w:proofErr w:type="spellEnd"/>
            <w:r w:rsidRPr="00B407C6">
              <w:rPr>
                <w:rFonts w:ascii="Calibri" w:hAnsi="Calibri" w:eastAsia="Calibri" w:cs="Calibri"/>
                <w:color w:val="1F1F1F"/>
                <w:sz w:val="22"/>
                <w:szCs w:val="22"/>
              </w:rPr>
              <w:t xml:space="preserve"> × </w:t>
            </w:r>
            <w:proofErr w:type="spellStart"/>
            <w:r w:rsidRPr="00B407C6">
              <w:rPr>
                <w:rFonts w:ascii="Calibri" w:hAnsi="Calibri" w:eastAsia="Calibri" w:cs="Calibri"/>
                <w:color w:val="1F1F1F"/>
                <w:sz w:val="22"/>
                <w:szCs w:val="22"/>
              </w:rPr>
              <w:t>daily_feed_rate</w:t>
            </w:r>
            <w:proofErr w:type="spellEnd"/>
            <w:r w:rsidRPr="00B407C6">
              <w:rPr>
                <w:rFonts w:ascii="Calibri" w:hAnsi="Calibri" w:eastAsia="Calibri" w:cs="Calibri"/>
                <w:color w:val="1F1F1F"/>
                <w:sz w:val="22"/>
                <w:szCs w:val="22"/>
              </w:rPr>
              <w:t>.</w:t>
            </w:r>
          </w:p>
          <w:p w:rsidR="00812267" w:rsidRDefault="00812267" w14:paraId="6C5701D9" w14:textId="77777777">
            <w:pPr>
              <w:rPr>
                <w:rFonts w:ascii="Calibri" w:hAnsi="Calibri" w:eastAsia="Calibri" w:cs="Calibri"/>
                <w:color w:val="1F1F1F"/>
                <w:sz w:val="22"/>
                <w:szCs w:val="22"/>
              </w:rPr>
            </w:pPr>
          </w:p>
          <w:p w:rsidRPr="00C46EDA" w:rsidR="00812267" w:rsidP="00812267" w:rsidRDefault="00812267" w14:paraId="73864D1B" w14:textId="5E3497C9">
            <w:pPr>
              <w:rPr>
                <w:rFonts w:ascii="Calibri" w:hAnsi="Calibri" w:eastAsia="Calibri" w:cs="Calibri"/>
                <w:color w:val="C00000"/>
                <w:sz w:val="22"/>
                <w:szCs w:val="22"/>
              </w:rPr>
            </w:pPr>
            <w:r w:rsidRPr="00C46EDA">
              <w:rPr>
                <w:rFonts w:ascii="Calibri" w:hAnsi="Calibri" w:eastAsia="Calibri" w:cs="Calibri"/>
                <w:color w:val="C00000"/>
                <w:sz w:val="22"/>
                <w:szCs w:val="22"/>
              </w:rPr>
              <w:t xml:space="preserve">Sow Mortality &amp; Cull calculation formula and strander KPI will be required. </w:t>
            </w:r>
          </w:p>
          <w:p w:rsidRPr="00B407C6" w:rsidR="00812267" w:rsidRDefault="00812267" w14:paraId="2C05CDAE" w14:textId="3D3D4B80">
            <w:pPr>
              <w:rPr>
                <w:rFonts w:ascii="Calibri" w:hAnsi="Calibri" w:cs="Calibri"/>
                <w:sz w:val="22"/>
                <w:szCs w:val="22"/>
              </w:rPr>
            </w:pPr>
          </w:p>
        </w:tc>
      </w:tr>
    </w:tbl>
    <w:p w:rsidRPr="00B407C6" w:rsidR="00035A73" w:rsidRDefault="00035A73" w14:paraId="0AE0570E" w14:textId="77777777">
      <w:pPr>
        <w:spacing w:before="20" w:after="20"/>
        <w:rPr>
          <w:rFonts w:ascii="Calibri" w:hAnsi="Calibri" w:cs="Calibri"/>
          <w:sz w:val="22"/>
          <w:szCs w:val="22"/>
        </w:rPr>
      </w:pPr>
    </w:p>
    <w:p w:rsidRPr="00B407C6" w:rsidR="00035A73" w:rsidRDefault="00000000" w14:paraId="5B78622A"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R09  Standard Sow Management Report (30 KPIs)</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5EA932D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45ADA4C"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1C7564D0" w14:textId="77777777">
            <w:pPr>
              <w:rPr>
                <w:rFonts w:ascii="Calibri" w:hAnsi="Calibri" w:cs="Calibri"/>
                <w:sz w:val="22"/>
                <w:szCs w:val="22"/>
              </w:rPr>
            </w:pPr>
            <w:r w:rsidRPr="00B407C6">
              <w:rPr>
                <w:rFonts w:ascii="Calibri" w:hAnsi="Calibri" w:eastAsia="Calibri" w:cs="Calibri"/>
                <w:color w:val="1F1F1F"/>
                <w:sz w:val="22"/>
                <w:szCs w:val="22"/>
              </w:rPr>
              <w:t>Standard Sow Management Report (30 KPIs)</w:t>
            </w:r>
          </w:p>
        </w:tc>
      </w:tr>
      <w:tr w:rsidRPr="00B407C6" w:rsidR="00035A73" w14:paraId="5EB41A3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C0F38B2"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0EFEC40F" w14:textId="77777777">
            <w:pPr>
              <w:rPr>
                <w:rFonts w:ascii="Calibri" w:hAnsi="Calibri" w:cs="Calibri"/>
                <w:sz w:val="22"/>
                <w:szCs w:val="22"/>
              </w:rPr>
            </w:pPr>
            <w:r w:rsidRPr="00B407C6">
              <w:rPr>
                <w:rFonts w:ascii="Calibri" w:hAnsi="Calibri" w:eastAsia="Calibri" w:cs="Calibri"/>
                <w:color w:val="1F1F1F"/>
                <w:sz w:val="22"/>
                <w:szCs w:val="22"/>
              </w:rPr>
              <w:t>Rolling 5-period SOW Management Report. Replicates Triple C Standard Sow Management Report exactly.</w:t>
            </w:r>
          </w:p>
        </w:tc>
      </w:tr>
      <w:tr w:rsidRPr="00B407C6" w:rsidR="00035A73" w14:paraId="6EC4E3C2"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E5D79C1"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2314C48C" w14:textId="77777777">
            <w:pPr>
              <w:rPr>
                <w:rFonts w:ascii="Calibri" w:hAnsi="Calibri" w:cs="Calibri"/>
                <w:sz w:val="22"/>
                <w:szCs w:val="22"/>
              </w:rPr>
            </w:pPr>
            <w:r w:rsidRPr="00B407C6">
              <w:rPr>
                <w:rFonts w:ascii="Calibri" w:hAnsi="Calibri" w:eastAsia="Calibri" w:cs="Calibri"/>
                <w:color w:val="1F1F1F"/>
                <w:sz w:val="22"/>
                <w:szCs w:val="22"/>
              </w:rPr>
              <w:t>Farm, 5 rolling periods (From Date, To Date each)</w:t>
            </w:r>
          </w:p>
        </w:tc>
      </w:tr>
      <w:tr w:rsidRPr="00B407C6" w:rsidR="00035A73" w14:paraId="2467AB01"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2626C76"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64E79C65" w14:textId="77777777">
            <w:pPr>
              <w:rPr>
                <w:rFonts w:ascii="Calibri" w:hAnsi="Calibri" w:cs="Calibri"/>
                <w:sz w:val="22"/>
                <w:szCs w:val="22"/>
              </w:rPr>
            </w:pPr>
            <w:r w:rsidRPr="00B407C6">
              <w:rPr>
                <w:rFonts w:ascii="Calibri" w:hAnsi="Calibri" w:eastAsia="Calibri" w:cs="Calibri"/>
                <w:color w:val="1F1F1F"/>
                <w:sz w:val="22"/>
                <w:szCs w:val="22"/>
              </w:rPr>
              <w:t>30 KPIs per period: Avg Sows Present, Cycle Index, BA/Sow/Year, Reared/Sow/Year, Total Born/Litter, BA/Litter, BD/Litter, Pre-Wean Mortality %, Farrowing Rate %, Days Wean-1st Service, Empty Days/Cull, Abort %, Return %, Age 1st Service, Parity Distribution (P0-P7+), Non-Return 28d and 56d, Avg Cycle Length, and more.</w:t>
            </w:r>
          </w:p>
        </w:tc>
      </w:tr>
      <w:tr w:rsidRPr="00B407C6" w:rsidR="00035A73" w14:paraId="3CCC1CF3"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81816D0"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F2FEE0D" w14:textId="77777777">
            <w:pPr>
              <w:rPr>
                <w:rFonts w:ascii="Calibri" w:hAnsi="Calibri" w:cs="Calibri"/>
                <w:sz w:val="22"/>
                <w:szCs w:val="22"/>
              </w:rPr>
            </w:pPr>
            <w:r w:rsidRPr="00B407C6">
              <w:rPr>
                <w:rFonts w:ascii="Calibri" w:hAnsi="Calibri" w:eastAsia="Calibri" w:cs="Calibri"/>
                <w:color w:val="1F1F1F"/>
                <w:sz w:val="22"/>
                <w:szCs w:val="22"/>
              </w:rPr>
              <w:t>farrowing_record, weaning_record, insemination_record, mortality_record, cull_record, production_batch, animal_register. Joined by sow_tattoo and period dates.</w:t>
            </w:r>
          </w:p>
        </w:tc>
      </w:tr>
      <w:tr w:rsidRPr="00B407C6" w:rsidR="00035A73" w14:paraId="3F35C2B3"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D7F60E7"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2F1954C7"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 xml:space="preserve">Cycle Index = sows_farrowed / avg_sows_present × (365/days). BA/Sow/Year = (total_BA / avg_sows) × (365/period_days). Non-Return 28d = served but not returned within 28d / total served. RAG per KPI vs </w:t>
            </w:r>
            <w:proofErr w:type="spellStart"/>
            <w:r w:rsidRPr="00B407C6">
              <w:rPr>
                <w:rFonts w:ascii="Calibri" w:hAnsi="Calibri" w:eastAsia="Calibri" w:cs="Calibri"/>
                <w:color w:val="1F1F1F"/>
                <w:sz w:val="22"/>
                <w:szCs w:val="22"/>
              </w:rPr>
              <w:t>kpi_parameter_master</w:t>
            </w:r>
            <w:proofErr w:type="spellEnd"/>
            <w:r w:rsidRPr="00B407C6">
              <w:rPr>
                <w:rFonts w:ascii="Calibri" w:hAnsi="Calibri" w:eastAsia="Calibri" w:cs="Calibri"/>
                <w:color w:val="1F1F1F"/>
                <w:sz w:val="22"/>
                <w:szCs w:val="22"/>
              </w:rPr>
              <w:t xml:space="preserve"> target.</w:t>
            </w:r>
          </w:p>
          <w:p w:rsidR="00812267" w:rsidRDefault="00812267" w14:paraId="28D63BF7" w14:textId="77777777">
            <w:pPr>
              <w:rPr>
                <w:rFonts w:ascii="Calibri" w:hAnsi="Calibri" w:eastAsia="Calibri" w:cs="Calibri"/>
                <w:color w:val="1F1F1F"/>
                <w:sz w:val="22"/>
                <w:szCs w:val="22"/>
              </w:rPr>
            </w:pPr>
          </w:p>
          <w:p w:rsidRPr="004E79BF" w:rsidR="00812267" w:rsidP="00812267" w:rsidRDefault="00812267" w14:paraId="3DC73D49" w14:textId="1269E117">
            <w:pPr>
              <w:rPr>
                <w:rFonts w:ascii="Calibri" w:hAnsi="Calibri" w:eastAsia="Calibri" w:cs="Calibri"/>
                <w:color w:val="C00000"/>
                <w:sz w:val="22"/>
                <w:szCs w:val="22"/>
              </w:rPr>
            </w:pPr>
            <w:r w:rsidRPr="004E79BF">
              <w:rPr>
                <w:rFonts w:ascii="Calibri" w:hAnsi="Calibri" w:eastAsia="Calibri" w:cs="Calibri"/>
                <w:color w:val="C00000"/>
                <w:sz w:val="22"/>
                <w:szCs w:val="22"/>
              </w:rPr>
              <w:t xml:space="preserve">Standard Sow Management calculation formula and strander KPI will be required. </w:t>
            </w:r>
          </w:p>
          <w:p w:rsidRPr="00B407C6" w:rsidR="00812267" w:rsidRDefault="00812267" w14:paraId="1AB57AD3" w14:textId="77777777">
            <w:pPr>
              <w:rPr>
                <w:rFonts w:ascii="Calibri" w:hAnsi="Calibri" w:cs="Calibri"/>
                <w:sz w:val="22"/>
                <w:szCs w:val="22"/>
              </w:rPr>
            </w:pPr>
          </w:p>
        </w:tc>
      </w:tr>
    </w:tbl>
    <w:p w:rsidRPr="00B407C6" w:rsidR="00035A73" w:rsidRDefault="00035A73" w14:paraId="0C7B22E6" w14:textId="77777777">
      <w:pPr>
        <w:spacing w:before="20" w:after="20"/>
        <w:rPr>
          <w:rFonts w:ascii="Calibri" w:hAnsi="Calibri" w:cs="Calibri"/>
          <w:sz w:val="22"/>
          <w:szCs w:val="22"/>
        </w:rPr>
      </w:pPr>
    </w:p>
    <w:p w:rsidRPr="00B407C6" w:rsidR="00035A73" w:rsidRDefault="00000000" w14:paraId="6AF68B2C"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R10  Gilt Transfer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18F5C563"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F460AFA"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D1FD331" w14:textId="77777777">
            <w:pPr>
              <w:rPr>
                <w:rFonts w:ascii="Calibri" w:hAnsi="Calibri" w:cs="Calibri"/>
                <w:sz w:val="22"/>
                <w:szCs w:val="22"/>
              </w:rPr>
            </w:pPr>
            <w:r w:rsidRPr="00B407C6">
              <w:rPr>
                <w:rFonts w:ascii="Calibri" w:hAnsi="Calibri" w:eastAsia="Calibri" w:cs="Calibri"/>
                <w:color w:val="1F1F1F"/>
                <w:sz w:val="22"/>
                <w:szCs w:val="22"/>
              </w:rPr>
              <w:t>Gilt Transfer Report</w:t>
            </w:r>
          </w:p>
        </w:tc>
      </w:tr>
      <w:tr w:rsidRPr="00B407C6" w:rsidR="00035A73" w14:paraId="53CA12B1"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7A21E7D"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11786BBE" w14:textId="77777777">
            <w:pPr>
              <w:rPr>
                <w:rFonts w:ascii="Calibri" w:hAnsi="Calibri" w:cs="Calibri"/>
                <w:sz w:val="22"/>
                <w:szCs w:val="22"/>
              </w:rPr>
            </w:pPr>
            <w:r w:rsidRPr="00B407C6">
              <w:rPr>
                <w:rFonts w:ascii="Calibri" w:hAnsi="Calibri" w:eastAsia="Calibri" w:cs="Calibri"/>
                <w:color w:val="1F1F1F"/>
                <w:sz w:val="22"/>
                <w:szCs w:val="22"/>
              </w:rPr>
              <w:t>Weekly gilt arrivals with full lineage. Replicates GILT TRANSFER sheet.</w:t>
            </w:r>
          </w:p>
        </w:tc>
      </w:tr>
      <w:tr w:rsidRPr="00B407C6" w:rsidR="00035A73" w14:paraId="09398892"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A3BF2C3"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38DCC9E1" w14:textId="77777777">
            <w:pPr>
              <w:rPr>
                <w:rFonts w:ascii="Calibri" w:hAnsi="Calibri" w:cs="Calibri"/>
                <w:sz w:val="22"/>
                <w:szCs w:val="22"/>
              </w:rPr>
            </w:pPr>
            <w:r w:rsidRPr="00B407C6">
              <w:rPr>
                <w:rFonts w:ascii="Calibri" w:hAnsi="Calibri" w:eastAsia="Calibri" w:cs="Calibri"/>
                <w:color w:val="1F1F1F"/>
                <w:sz w:val="22"/>
                <w:szCs w:val="22"/>
              </w:rPr>
              <w:t>Week (YYWW), Farm Destination (All), Line</w:t>
            </w:r>
          </w:p>
        </w:tc>
      </w:tr>
      <w:tr w:rsidRPr="00B407C6" w:rsidR="00035A73" w14:paraId="252E36BA"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F38F59E"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4733B186" w14:textId="77777777">
            <w:pPr>
              <w:rPr>
                <w:rFonts w:ascii="Calibri" w:hAnsi="Calibri" w:cs="Calibri"/>
                <w:sz w:val="22"/>
                <w:szCs w:val="22"/>
              </w:rPr>
            </w:pPr>
            <w:r w:rsidRPr="00B407C6">
              <w:rPr>
                <w:rFonts w:ascii="Calibri" w:hAnsi="Calibri" w:eastAsia="Calibri" w:cs="Calibri"/>
                <w:color w:val="1F1F1F"/>
                <w:sz w:val="22"/>
                <w:szCs w:val="22"/>
              </w:rPr>
              <w:t>Gilt Tag, DOB, ARR Date, Origin HB/OB, Line, Dam Tattoo, Dam TSI Colour, Sire Lot No, Teat Count, NOP, Destination Farm, Transfer Date, Colour Tag.</w:t>
            </w:r>
          </w:p>
        </w:tc>
      </w:tr>
      <w:tr w:rsidRPr="00B407C6" w:rsidR="00035A73" w14:paraId="261F404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8F63743"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18B3004D" w14:textId="77777777">
            <w:pPr>
              <w:rPr>
                <w:rFonts w:ascii="Calibri" w:hAnsi="Calibri" w:cs="Calibri"/>
                <w:sz w:val="22"/>
                <w:szCs w:val="22"/>
              </w:rPr>
            </w:pPr>
            <w:r w:rsidRPr="00B407C6">
              <w:rPr>
                <w:rFonts w:ascii="Calibri" w:hAnsi="Calibri" w:eastAsia="Calibri" w:cs="Calibri"/>
                <w:color w:val="1F1F1F"/>
                <w:sz w:val="22"/>
                <w:szCs w:val="22"/>
              </w:rPr>
              <w:t>gilt_selection_entry JOIN transfer_line JOIN animal_register (Dam).</w:t>
            </w:r>
          </w:p>
        </w:tc>
      </w:tr>
      <w:tr w:rsidRPr="00B407C6" w:rsidR="00035A73" w14:paraId="03E82E8E"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7F2718A"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4E79BF" w:rsidR="00035A73" w:rsidRDefault="00000000" w14:paraId="0D26667C" w14:textId="77777777">
            <w:pPr>
              <w:rPr>
                <w:rFonts w:ascii="Calibri" w:hAnsi="Calibri" w:eastAsia="Calibri" w:cs="Calibri"/>
                <w:color w:val="1F1F1F"/>
                <w:sz w:val="22"/>
                <w:szCs w:val="22"/>
              </w:rPr>
            </w:pPr>
            <w:r w:rsidRPr="004E79BF">
              <w:rPr>
                <w:rFonts w:ascii="Calibri" w:hAnsi="Calibri" w:eastAsia="Calibri" w:cs="Calibri"/>
                <w:color w:val="1F1F1F"/>
                <w:sz w:val="22"/>
                <w:szCs w:val="22"/>
              </w:rPr>
              <w:t xml:space="preserve">Join on dam_tattoo for dam TSI colour. Filter </w:t>
            </w:r>
            <w:proofErr w:type="spellStart"/>
            <w:r w:rsidRPr="004E79BF">
              <w:rPr>
                <w:rFonts w:ascii="Calibri" w:hAnsi="Calibri" w:eastAsia="Calibri" w:cs="Calibri"/>
                <w:color w:val="1F1F1F"/>
                <w:sz w:val="22"/>
                <w:szCs w:val="22"/>
              </w:rPr>
              <w:t>transfer_week</w:t>
            </w:r>
            <w:proofErr w:type="spellEnd"/>
            <w:r w:rsidRPr="004E79BF">
              <w:rPr>
                <w:rFonts w:ascii="Calibri" w:hAnsi="Calibri" w:eastAsia="Calibri" w:cs="Calibri"/>
                <w:color w:val="1F1F1F"/>
                <w:sz w:val="22"/>
                <w:szCs w:val="22"/>
              </w:rPr>
              <w:t xml:space="preserve"> = YYWW.</w:t>
            </w:r>
          </w:p>
          <w:p w:rsidRPr="004E79BF" w:rsidR="00E03D24" w:rsidRDefault="00E03D24" w14:paraId="5EC7D9B0" w14:textId="77777777">
            <w:pPr>
              <w:rPr>
                <w:rFonts w:ascii="Calibri" w:hAnsi="Calibri" w:eastAsia="Calibri" w:cs="Calibri"/>
                <w:color w:val="1F1F1F"/>
                <w:sz w:val="22"/>
                <w:szCs w:val="22"/>
              </w:rPr>
            </w:pPr>
          </w:p>
          <w:p w:rsidRPr="004E79BF" w:rsidR="00E03D24" w:rsidRDefault="00E03D24" w14:paraId="4AFA6B03" w14:textId="3D823324">
            <w:pPr>
              <w:rPr>
                <w:rFonts w:ascii="Calibri" w:hAnsi="Calibri" w:cs="Calibri"/>
                <w:sz w:val="22"/>
                <w:szCs w:val="22"/>
              </w:rPr>
            </w:pPr>
            <w:r w:rsidRPr="004E79BF">
              <w:rPr>
                <w:rFonts w:ascii="Calibri" w:hAnsi="Calibri" w:eastAsia="Calibri" w:cs="Calibri"/>
                <w:color w:val="C00000"/>
                <w:sz w:val="22"/>
                <w:szCs w:val="22"/>
              </w:rPr>
              <w:t xml:space="preserve">Stage wise STD KPI’s formula required. </w:t>
            </w:r>
          </w:p>
        </w:tc>
      </w:tr>
    </w:tbl>
    <w:p w:rsidRPr="00B407C6" w:rsidR="00035A73" w:rsidRDefault="00035A73" w14:paraId="7D4EB69A" w14:textId="77777777">
      <w:pPr>
        <w:spacing w:before="20" w:after="20"/>
        <w:rPr>
          <w:rFonts w:ascii="Calibri" w:hAnsi="Calibri" w:cs="Calibri"/>
          <w:sz w:val="22"/>
          <w:szCs w:val="22"/>
        </w:rPr>
      </w:pPr>
    </w:p>
    <w:p w:rsidRPr="00B407C6" w:rsidR="00035A73" w:rsidRDefault="00000000" w14:paraId="4FC03AEA"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R11  Pedigree WSY (Wean-Service-Yield)</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2B4E8E11"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CA0FE59"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674A5FEA" w14:textId="77777777">
            <w:pPr>
              <w:rPr>
                <w:rFonts w:ascii="Calibri" w:hAnsi="Calibri" w:cs="Calibri"/>
                <w:sz w:val="22"/>
                <w:szCs w:val="22"/>
              </w:rPr>
            </w:pPr>
            <w:r w:rsidRPr="00B407C6">
              <w:rPr>
                <w:rFonts w:ascii="Calibri" w:hAnsi="Calibri" w:eastAsia="Calibri" w:cs="Calibri"/>
                <w:color w:val="1F1F1F"/>
                <w:sz w:val="22"/>
                <w:szCs w:val="22"/>
              </w:rPr>
              <w:t>Pedigree WSY (Wean-Service-Yield)</w:t>
            </w:r>
          </w:p>
        </w:tc>
      </w:tr>
      <w:tr w:rsidRPr="00B407C6" w:rsidR="00035A73" w14:paraId="3490A01B"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FACF7E4"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29AEDE3D" w14:textId="77777777">
            <w:pPr>
              <w:rPr>
                <w:rFonts w:ascii="Calibri" w:hAnsi="Calibri" w:cs="Calibri"/>
                <w:sz w:val="22"/>
                <w:szCs w:val="22"/>
              </w:rPr>
            </w:pPr>
            <w:r w:rsidRPr="00B407C6">
              <w:rPr>
                <w:rFonts w:ascii="Calibri" w:hAnsi="Calibri" w:eastAsia="Calibri" w:cs="Calibri"/>
                <w:color w:val="1F1F1F"/>
                <w:sz w:val="22"/>
                <w:szCs w:val="22"/>
              </w:rPr>
              <w:t>Measures production chain: Weaned → Served → Yield.</w:t>
            </w:r>
          </w:p>
        </w:tc>
      </w:tr>
      <w:tr w:rsidRPr="00B407C6" w:rsidR="00035A73" w14:paraId="5DA0250E"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B5AEC66"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5A2BCE8F" w14:textId="77777777">
            <w:pPr>
              <w:rPr>
                <w:rFonts w:ascii="Calibri" w:hAnsi="Calibri" w:cs="Calibri"/>
                <w:sz w:val="22"/>
                <w:szCs w:val="22"/>
              </w:rPr>
            </w:pPr>
            <w:r w:rsidRPr="00B407C6">
              <w:rPr>
                <w:rFonts w:ascii="Calibri" w:hAnsi="Calibri" w:eastAsia="Calibri" w:cs="Calibri"/>
                <w:color w:val="1F1F1F"/>
                <w:sz w:val="22"/>
                <w:szCs w:val="22"/>
              </w:rPr>
              <w:t>Month, Year, Farm, Sow Batch</w:t>
            </w:r>
          </w:p>
        </w:tc>
      </w:tr>
      <w:tr w:rsidRPr="00B407C6" w:rsidR="00035A73" w14:paraId="06FC043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3BA7382"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02EE31E0" w14:textId="77777777">
            <w:pPr>
              <w:rPr>
                <w:rFonts w:ascii="Calibri" w:hAnsi="Calibri" w:cs="Calibri"/>
                <w:sz w:val="22"/>
                <w:szCs w:val="22"/>
              </w:rPr>
            </w:pPr>
            <w:r w:rsidRPr="00B407C6">
              <w:rPr>
                <w:rFonts w:ascii="Calibri" w:hAnsi="Calibri" w:eastAsia="Calibri" w:cs="Calibri"/>
                <w:color w:val="1F1F1F"/>
                <w:sz w:val="22"/>
                <w:szCs w:val="22"/>
              </w:rPr>
              <w:t>Month, Farm, Sows Weaned, Sows Served, Wean-to-Service %, Avg Days Wean-Service, Sows Farrowed, Service-to-Farrow %, BA Total, Avg BA, WSY Index, Prior Year WSY, YoY Change.</w:t>
            </w:r>
          </w:p>
        </w:tc>
      </w:tr>
      <w:tr w:rsidRPr="00B407C6" w:rsidR="00035A73" w14:paraId="00EAFC46"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D3A8169"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188351EF" w14:textId="77777777">
            <w:pPr>
              <w:rPr>
                <w:rFonts w:ascii="Calibri" w:hAnsi="Calibri" w:cs="Calibri"/>
                <w:sz w:val="22"/>
                <w:szCs w:val="22"/>
              </w:rPr>
            </w:pPr>
            <w:r w:rsidRPr="00B407C6">
              <w:rPr>
                <w:rFonts w:ascii="Calibri" w:hAnsi="Calibri" w:eastAsia="Calibri" w:cs="Calibri"/>
                <w:color w:val="1F1F1F"/>
                <w:sz w:val="22"/>
                <w:szCs w:val="22"/>
              </w:rPr>
              <w:t>weaning_record JOIN insemination_record WHERE insem_date &gt; wean_date JOIN farrowing_record. Group by month, farm.</w:t>
            </w:r>
          </w:p>
        </w:tc>
      </w:tr>
      <w:tr w:rsidRPr="00B407C6" w:rsidR="00035A73" w14:paraId="464A4E7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1DCA9B9"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4E79BF" w:rsidR="00035A73" w:rsidRDefault="00000000" w14:paraId="189B412C" w14:textId="77777777">
            <w:pPr>
              <w:rPr>
                <w:rFonts w:ascii="Calibri" w:hAnsi="Calibri" w:eastAsia="Calibri" w:cs="Calibri"/>
                <w:color w:val="1F1F1F"/>
                <w:sz w:val="22"/>
                <w:szCs w:val="22"/>
              </w:rPr>
            </w:pPr>
            <w:r w:rsidRPr="004E79BF">
              <w:rPr>
                <w:rFonts w:ascii="Calibri" w:hAnsi="Calibri" w:eastAsia="Calibri" w:cs="Calibri"/>
                <w:color w:val="1F1F1F"/>
                <w:sz w:val="22"/>
                <w:szCs w:val="22"/>
              </w:rPr>
              <w:t>WSY Index = (Sows Weaned/Sows in Batch) × (Sows Served/Sows Weaned) × (BA/Sows Farrowed).</w:t>
            </w:r>
          </w:p>
          <w:p w:rsidRPr="004E79BF" w:rsidR="00B20031" w:rsidRDefault="00B20031" w14:paraId="19680310" w14:textId="3479FB8D">
            <w:pPr>
              <w:rPr>
                <w:rFonts w:ascii="Calibri" w:hAnsi="Calibri" w:cs="Calibri"/>
                <w:sz w:val="22"/>
                <w:szCs w:val="22"/>
              </w:rPr>
            </w:pPr>
            <w:r w:rsidRPr="004E79BF">
              <w:rPr>
                <w:rFonts w:ascii="Calibri" w:hAnsi="Calibri" w:eastAsia="Calibri" w:cs="Calibri"/>
                <w:color w:val="C00000"/>
                <w:sz w:val="22"/>
                <w:szCs w:val="22"/>
              </w:rPr>
              <w:t xml:space="preserve">Yield </w:t>
            </w:r>
            <w:r w:rsidRPr="004E79BF">
              <w:rPr>
                <w:rFonts w:ascii="Calibri" w:hAnsi="Calibri" w:eastAsia="Calibri" w:cs="Calibri"/>
                <w:color w:val="C00000"/>
                <w:sz w:val="22"/>
                <w:szCs w:val="22"/>
              </w:rPr>
              <w:t xml:space="preserve"> STD KPI’s formula required.</w:t>
            </w:r>
          </w:p>
        </w:tc>
      </w:tr>
    </w:tbl>
    <w:p w:rsidRPr="00B407C6" w:rsidR="00035A73" w:rsidRDefault="00035A73" w14:paraId="2BB1C470" w14:textId="77777777">
      <w:pPr>
        <w:spacing w:before="20" w:after="20"/>
        <w:rPr>
          <w:rFonts w:ascii="Calibri" w:hAnsi="Calibri" w:cs="Calibri"/>
          <w:sz w:val="22"/>
          <w:szCs w:val="22"/>
        </w:rPr>
      </w:pPr>
    </w:p>
    <w:p w:rsidRPr="00B407C6" w:rsidR="00035A73" w:rsidRDefault="00000000" w14:paraId="5DC9CAE9"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R12  Monthly Operational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00C854D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17A3EC3"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69C68AD1" w14:textId="77777777">
            <w:pPr>
              <w:rPr>
                <w:rFonts w:ascii="Calibri" w:hAnsi="Calibri" w:cs="Calibri"/>
                <w:sz w:val="22"/>
                <w:szCs w:val="22"/>
              </w:rPr>
            </w:pPr>
            <w:r w:rsidRPr="00B407C6">
              <w:rPr>
                <w:rFonts w:ascii="Calibri" w:hAnsi="Calibri" w:eastAsia="Calibri" w:cs="Calibri"/>
                <w:color w:val="1F1F1F"/>
                <w:sz w:val="22"/>
                <w:szCs w:val="22"/>
              </w:rPr>
              <w:t>Monthly Operational Report</w:t>
            </w:r>
          </w:p>
        </w:tc>
      </w:tr>
      <w:tr w:rsidRPr="00B407C6" w:rsidR="00035A73" w14:paraId="55695EFD"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06A5DB8"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2B9A317D" w14:textId="77777777">
            <w:pPr>
              <w:rPr>
                <w:rFonts w:ascii="Calibri" w:hAnsi="Calibri" w:cs="Calibri"/>
                <w:sz w:val="22"/>
                <w:szCs w:val="22"/>
              </w:rPr>
            </w:pPr>
            <w:r w:rsidRPr="00B407C6">
              <w:rPr>
                <w:rFonts w:ascii="Calibri" w:hAnsi="Calibri" w:eastAsia="Calibri" w:cs="Calibri"/>
                <w:color w:val="1F1F1F"/>
                <w:sz w:val="22"/>
                <w:szCs w:val="22"/>
              </w:rPr>
              <w:t>Complete monthly management report.</w:t>
            </w:r>
          </w:p>
        </w:tc>
      </w:tr>
      <w:tr w:rsidRPr="00B407C6" w:rsidR="00035A73" w14:paraId="0147F5F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66DF88C"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3E4F2EC" w14:textId="77777777">
            <w:pPr>
              <w:rPr>
                <w:rFonts w:ascii="Calibri" w:hAnsi="Calibri" w:cs="Calibri"/>
                <w:sz w:val="22"/>
                <w:szCs w:val="22"/>
              </w:rPr>
            </w:pPr>
            <w:r w:rsidRPr="00B407C6">
              <w:rPr>
                <w:rFonts w:ascii="Calibri" w:hAnsi="Calibri" w:eastAsia="Calibri" w:cs="Calibri"/>
                <w:color w:val="1F1F1F"/>
                <w:sz w:val="22"/>
                <w:szCs w:val="22"/>
              </w:rPr>
              <w:t>Month, Year, Farm (All), Line</w:t>
            </w:r>
          </w:p>
        </w:tc>
      </w:tr>
      <w:tr w:rsidRPr="00B407C6" w:rsidR="00035A73" w14:paraId="477B70ED"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0B3E158"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4FD8B3ED" w14:textId="77777777">
            <w:pPr>
              <w:rPr>
                <w:rFonts w:ascii="Calibri" w:hAnsi="Calibri" w:cs="Calibri"/>
                <w:sz w:val="22"/>
                <w:szCs w:val="22"/>
              </w:rPr>
            </w:pPr>
            <w:r w:rsidRPr="00B407C6">
              <w:rPr>
                <w:rFonts w:ascii="Calibri" w:hAnsi="Calibri" w:eastAsia="Calibri" w:cs="Calibri"/>
                <w:color w:val="1F1F1F"/>
                <w:sz w:val="22"/>
                <w:szCs w:val="22"/>
              </w:rPr>
              <w:t>Farm, Month, Z Line metrics, TN70 metrics, Empty Days/Cull, Total Born, BA, Farrowing Rate, Avg Wean Weight, Total Litter Mass, CDM (pigs to Colcom), KG Sold/Sow/Year, Standovers %, Mortality by category, Parity Distribution %.</w:t>
            </w:r>
          </w:p>
        </w:tc>
      </w:tr>
      <w:tr w:rsidRPr="00B407C6" w:rsidR="00035A73" w14:paraId="23F3D4BB"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5A8082A"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7A4E2BD0" w14:textId="77777777">
            <w:pPr>
              <w:rPr>
                <w:rFonts w:ascii="Calibri" w:hAnsi="Calibri" w:cs="Calibri"/>
                <w:sz w:val="22"/>
                <w:szCs w:val="22"/>
              </w:rPr>
            </w:pPr>
            <w:r w:rsidRPr="00B407C6">
              <w:rPr>
                <w:rFonts w:ascii="Calibri" w:hAnsi="Calibri" w:eastAsia="Calibri" w:cs="Calibri"/>
                <w:color w:val="1F1F1F"/>
                <w:sz w:val="22"/>
                <w:szCs w:val="22"/>
              </w:rPr>
              <w:t>All production tables by farm and month.</w:t>
            </w:r>
          </w:p>
        </w:tc>
      </w:tr>
      <w:tr w:rsidRPr="00B407C6" w:rsidR="00035A73" w14:paraId="068AFC66"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C34E1AC"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0914B59C"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 xml:space="preserve">CDM = pigs_to_colcom × avg_carcass_weight × price/kg. RAG vs </w:t>
            </w:r>
            <w:proofErr w:type="spellStart"/>
            <w:r w:rsidRPr="00B407C6">
              <w:rPr>
                <w:rFonts w:ascii="Calibri" w:hAnsi="Calibri" w:eastAsia="Calibri" w:cs="Calibri"/>
                <w:color w:val="1F1F1F"/>
                <w:sz w:val="22"/>
                <w:szCs w:val="22"/>
              </w:rPr>
              <w:t>kpi_parameter_master</w:t>
            </w:r>
            <w:proofErr w:type="spellEnd"/>
            <w:r w:rsidRPr="00B407C6">
              <w:rPr>
                <w:rFonts w:ascii="Calibri" w:hAnsi="Calibri" w:eastAsia="Calibri" w:cs="Calibri"/>
                <w:color w:val="1F1F1F"/>
                <w:sz w:val="22"/>
                <w:szCs w:val="22"/>
              </w:rPr>
              <w:t xml:space="preserve"> targets.</w:t>
            </w:r>
          </w:p>
          <w:p w:rsidR="00B20031" w:rsidRDefault="00B20031" w14:paraId="46AFF3FF" w14:textId="77777777">
            <w:pPr>
              <w:rPr>
                <w:rFonts w:ascii="Calibri" w:hAnsi="Calibri" w:eastAsia="Calibri" w:cs="Calibri"/>
                <w:color w:val="1F1F1F"/>
                <w:sz w:val="22"/>
                <w:szCs w:val="22"/>
              </w:rPr>
            </w:pPr>
          </w:p>
          <w:p w:rsidRPr="004E79BF" w:rsidR="00B20031" w:rsidRDefault="00B20031" w14:paraId="43E67D03" w14:textId="61FA2995">
            <w:pPr>
              <w:rPr>
                <w:rFonts w:ascii="Calibri" w:hAnsi="Calibri" w:eastAsia="Calibri" w:cs="Calibri"/>
                <w:color w:val="1F1F1F"/>
                <w:sz w:val="22"/>
                <w:szCs w:val="22"/>
              </w:rPr>
            </w:pPr>
            <w:r w:rsidRPr="004E79BF">
              <w:rPr>
                <w:rFonts w:ascii="Calibri" w:hAnsi="Calibri" w:eastAsia="Calibri" w:cs="Calibri"/>
                <w:color w:val="C00000"/>
                <w:sz w:val="22"/>
                <w:szCs w:val="22"/>
              </w:rPr>
              <w:t>Monthly Operational wise STD KPI’s formula required.</w:t>
            </w:r>
          </w:p>
          <w:p w:rsidRPr="00B407C6" w:rsidR="00B20031" w:rsidRDefault="00B20031" w14:paraId="73C27838" w14:textId="77777777">
            <w:pPr>
              <w:rPr>
                <w:rFonts w:ascii="Calibri" w:hAnsi="Calibri" w:cs="Calibri"/>
                <w:sz w:val="22"/>
                <w:szCs w:val="22"/>
              </w:rPr>
            </w:pPr>
          </w:p>
        </w:tc>
      </w:tr>
    </w:tbl>
    <w:p w:rsidRPr="00B407C6" w:rsidR="00035A73" w:rsidRDefault="00035A73" w14:paraId="1D0198DE" w14:textId="77777777">
      <w:pPr>
        <w:spacing w:before="20" w:after="20"/>
        <w:rPr>
          <w:rFonts w:ascii="Calibri" w:hAnsi="Calibri" w:cs="Calibri"/>
          <w:sz w:val="22"/>
          <w:szCs w:val="22"/>
        </w:rPr>
      </w:pPr>
    </w:p>
    <w:p w:rsidRPr="00B407C6" w:rsidR="00035A73" w:rsidRDefault="00000000" w14:paraId="61523EE2" w14:textId="0E2B577C">
      <w:pPr>
        <w:spacing w:before="160" w:after="60"/>
        <w:rPr>
          <w:rFonts w:ascii="Calibri" w:hAnsi="Calibri" w:cs="Calibri"/>
          <w:sz w:val="22"/>
          <w:szCs w:val="22"/>
        </w:rPr>
      </w:pPr>
      <w:r w:rsidRPr="00B407C6">
        <w:rPr>
          <w:rFonts w:ascii="Calibri" w:hAnsi="Calibri" w:eastAsia="Calibri" w:cs="Calibri"/>
          <w:b/>
          <w:bCs/>
          <w:color w:val="1F4E79"/>
          <w:sz w:val="22"/>
          <w:szCs w:val="22"/>
        </w:rPr>
        <w:t>R</w:t>
      </w:r>
      <w:r w:rsidRPr="00B407C6" w:rsidR="00D46285">
        <w:rPr>
          <w:rFonts w:ascii="Calibri" w:hAnsi="Calibri" w:eastAsia="Calibri" w:cs="Calibri"/>
          <w:b/>
          <w:bCs/>
          <w:color w:val="1F4E79"/>
          <w:sz w:val="22"/>
          <w:szCs w:val="22"/>
        </w:rPr>
        <w:t>13 Insemination</w:t>
      </w:r>
      <w:r w:rsidRPr="00B407C6">
        <w:rPr>
          <w:rFonts w:ascii="Calibri" w:hAnsi="Calibri" w:eastAsia="Calibri" w:cs="Calibri"/>
          <w:b/>
          <w:bCs/>
          <w:color w:val="1F4E79"/>
          <w:sz w:val="22"/>
          <w:szCs w:val="22"/>
        </w:rPr>
        <w:t xml:space="preserve"> Form</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267AE42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B4353D2"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50F37275" w14:textId="77777777">
            <w:pPr>
              <w:rPr>
                <w:rFonts w:ascii="Calibri" w:hAnsi="Calibri" w:cs="Calibri"/>
                <w:sz w:val="22"/>
                <w:szCs w:val="22"/>
              </w:rPr>
            </w:pPr>
            <w:r w:rsidRPr="00B407C6">
              <w:rPr>
                <w:rFonts w:ascii="Calibri" w:hAnsi="Calibri" w:eastAsia="Calibri" w:cs="Calibri"/>
                <w:color w:val="1F1F1F"/>
                <w:sz w:val="22"/>
                <w:szCs w:val="22"/>
              </w:rPr>
              <w:t>Insemination Form</w:t>
            </w:r>
          </w:p>
        </w:tc>
      </w:tr>
      <w:tr w:rsidRPr="00B407C6" w:rsidR="00035A73" w14:paraId="2B8B99CD"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3903484"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5E3B7F32" w14:textId="77777777">
            <w:pPr>
              <w:rPr>
                <w:rFonts w:ascii="Calibri" w:hAnsi="Calibri" w:cs="Calibri"/>
                <w:sz w:val="22"/>
                <w:szCs w:val="22"/>
              </w:rPr>
            </w:pPr>
            <w:r w:rsidRPr="00B407C6">
              <w:rPr>
                <w:rFonts w:ascii="Calibri" w:hAnsi="Calibri" w:eastAsia="Calibri" w:cs="Calibri"/>
                <w:color w:val="1F1F1F"/>
                <w:sz w:val="22"/>
                <w:szCs w:val="22"/>
              </w:rPr>
              <w:t>Detailed AI record per event. Audit trail.</w:t>
            </w:r>
          </w:p>
        </w:tc>
      </w:tr>
      <w:tr w:rsidRPr="00B407C6" w:rsidR="00035A73" w14:paraId="61572DF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59811E2"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55F2DEB8" w14:textId="77777777">
            <w:pPr>
              <w:rPr>
                <w:rFonts w:ascii="Calibri" w:hAnsi="Calibri" w:cs="Calibri"/>
                <w:sz w:val="22"/>
                <w:szCs w:val="22"/>
              </w:rPr>
            </w:pPr>
            <w:r w:rsidRPr="00B407C6">
              <w:rPr>
                <w:rFonts w:ascii="Calibri" w:hAnsi="Calibri" w:eastAsia="Calibri" w:cs="Calibri"/>
                <w:color w:val="1F1F1F"/>
                <w:sz w:val="22"/>
                <w:szCs w:val="22"/>
              </w:rPr>
              <w:t>Date Range, Farm, House, Line, Inseminator</w:t>
            </w:r>
          </w:p>
        </w:tc>
      </w:tr>
      <w:tr w:rsidRPr="00B407C6" w:rsidR="00035A73" w14:paraId="0E385AD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88AE62B"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33ACFB7B" w14:textId="77777777">
            <w:pPr>
              <w:rPr>
                <w:rFonts w:ascii="Calibri" w:hAnsi="Calibri" w:cs="Calibri"/>
                <w:sz w:val="22"/>
                <w:szCs w:val="22"/>
              </w:rPr>
            </w:pPr>
            <w:r w:rsidRPr="00B407C6">
              <w:rPr>
                <w:rFonts w:ascii="Calibri" w:hAnsi="Calibri" w:eastAsia="Calibri" w:cs="Calibri"/>
                <w:color w:val="1F1F1F"/>
                <w:sz w:val="22"/>
                <w:szCs w:val="22"/>
              </w:rPr>
              <w:t>Date, Time, Sow/Gilt Tattoo, Sow Batch, CY, Age in Days at Service, Service Weight, AI No, Lot No, Boar Tattoo, Line, TSI Colour, Inseminator, Farm, House, Advice Match (Y/N), Scan Result Day 28, Scan Result Day 45, Empty Days.</w:t>
            </w:r>
          </w:p>
        </w:tc>
      </w:tr>
      <w:tr w:rsidRPr="00B407C6" w:rsidR="00035A73" w14:paraId="16EE439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30132E3"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009E6F7" w14:textId="77777777">
            <w:pPr>
              <w:rPr>
                <w:rFonts w:ascii="Calibri" w:hAnsi="Calibri" w:cs="Calibri"/>
                <w:sz w:val="22"/>
                <w:szCs w:val="22"/>
              </w:rPr>
            </w:pPr>
            <w:r w:rsidRPr="00B407C6">
              <w:rPr>
                <w:rFonts w:ascii="Calibri" w:hAnsi="Calibri" w:eastAsia="Calibri" w:cs="Calibri"/>
                <w:color w:val="1F1F1F"/>
                <w:sz w:val="22"/>
                <w:szCs w:val="22"/>
              </w:rPr>
              <w:t>insemination_record JOIN animal_register JOIN semen_lot JOIN animal_register (boar) JOIN mating_advice LEFT JOIN pregnancy_scan_record.</w:t>
            </w:r>
          </w:p>
        </w:tc>
      </w:tr>
      <w:tr w:rsidRPr="00B407C6" w:rsidR="00035A73" w14:paraId="2F11F996"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DA296C6"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3A806B7F"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Advice Match = YES if sow in positive_advice for YYWW. Empty Days = insem_date − wean_date. Scan results left-joined (shown when available).</w:t>
            </w:r>
          </w:p>
          <w:p w:rsidR="00B20031" w:rsidRDefault="00B20031" w14:paraId="421A3E59" w14:textId="77777777">
            <w:pPr>
              <w:rPr>
                <w:rFonts w:ascii="Calibri" w:hAnsi="Calibri" w:eastAsia="Calibri" w:cs="Calibri"/>
                <w:color w:val="1F1F1F"/>
                <w:sz w:val="22"/>
                <w:szCs w:val="22"/>
              </w:rPr>
            </w:pPr>
          </w:p>
          <w:p w:rsidRPr="004E79BF" w:rsidR="00B20031" w:rsidP="00B20031" w:rsidRDefault="004319CC" w14:paraId="03D6BBB8" w14:textId="3FD2FDB1">
            <w:pPr>
              <w:rPr>
                <w:rFonts w:ascii="Calibri" w:hAnsi="Calibri" w:eastAsia="Calibri" w:cs="Calibri"/>
                <w:color w:val="1F1F1F"/>
                <w:sz w:val="22"/>
                <w:szCs w:val="22"/>
              </w:rPr>
            </w:pPr>
            <w:r w:rsidRPr="004E79BF">
              <w:rPr>
                <w:rFonts w:ascii="Calibri" w:hAnsi="Calibri" w:eastAsia="Calibri" w:cs="Calibri"/>
                <w:color w:val="C00000"/>
                <w:sz w:val="22"/>
                <w:szCs w:val="22"/>
              </w:rPr>
              <w:t>I</w:t>
            </w:r>
            <w:r w:rsidRPr="004E79BF" w:rsidR="00B20031">
              <w:rPr>
                <w:rFonts w:ascii="Calibri" w:hAnsi="Calibri" w:eastAsia="Calibri" w:cs="Calibri"/>
                <w:color w:val="C00000"/>
                <w:sz w:val="22"/>
                <w:szCs w:val="22"/>
              </w:rPr>
              <w:t>nsemination</w:t>
            </w:r>
            <w:r w:rsidRPr="004E79BF" w:rsidR="00B20031">
              <w:rPr>
                <w:rFonts w:ascii="Calibri" w:hAnsi="Calibri" w:eastAsia="Calibri" w:cs="Calibri"/>
                <w:color w:val="C00000"/>
                <w:sz w:val="22"/>
                <w:szCs w:val="22"/>
              </w:rPr>
              <w:t xml:space="preserve"> wise STD KPI’s formula required.</w:t>
            </w:r>
          </w:p>
          <w:p w:rsidRPr="00B407C6" w:rsidR="00B20031" w:rsidRDefault="00B20031" w14:paraId="717EF88C" w14:textId="77777777">
            <w:pPr>
              <w:rPr>
                <w:rFonts w:ascii="Calibri" w:hAnsi="Calibri" w:cs="Calibri"/>
                <w:sz w:val="22"/>
                <w:szCs w:val="22"/>
              </w:rPr>
            </w:pPr>
          </w:p>
        </w:tc>
      </w:tr>
    </w:tbl>
    <w:p w:rsidRPr="00B407C6" w:rsidR="00035A73" w:rsidRDefault="00035A73" w14:paraId="5FA0CA87" w14:textId="77777777">
      <w:pPr>
        <w:spacing w:before="20" w:after="20"/>
        <w:rPr>
          <w:rFonts w:ascii="Calibri" w:hAnsi="Calibri" w:cs="Calibri"/>
          <w:sz w:val="22"/>
          <w:szCs w:val="22"/>
        </w:rPr>
      </w:pPr>
    </w:p>
    <w:p w:rsidRPr="00B407C6" w:rsidR="00035A73" w:rsidRDefault="00000000" w14:paraId="3686917C" w14:textId="12B44B9B">
      <w:pPr>
        <w:spacing w:before="160" w:after="60"/>
        <w:rPr>
          <w:rFonts w:ascii="Calibri" w:hAnsi="Calibri" w:cs="Calibri"/>
          <w:sz w:val="22"/>
          <w:szCs w:val="22"/>
        </w:rPr>
      </w:pPr>
      <w:r w:rsidRPr="00B407C6">
        <w:rPr>
          <w:rFonts w:ascii="Calibri" w:hAnsi="Calibri" w:eastAsia="Calibri" w:cs="Calibri"/>
          <w:b/>
          <w:bCs/>
          <w:color w:val="1F4E79"/>
          <w:sz w:val="22"/>
          <w:szCs w:val="22"/>
        </w:rPr>
        <w:t>R</w:t>
      </w:r>
      <w:r w:rsidRPr="00B407C6" w:rsidR="00D46285">
        <w:rPr>
          <w:rFonts w:ascii="Calibri" w:hAnsi="Calibri" w:eastAsia="Calibri" w:cs="Calibri"/>
          <w:b/>
          <w:bCs/>
          <w:color w:val="1F4E79"/>
          <w:sz w:val="22"/>
          <w:szCs w:val="22"/>
        </w:rPr>
        <w:t>14 Livestock</w:t>
      </w:r>
      <w:r w:rsidRPr="00B407C6">
        <w:rPr>
          <w:rFonts w:ascii="Calibri" w:hAnsi="Calibri" w:eastAsia="Calibri" w:cs="Calibri"/>
          <w:b/>
          <w:bCs/>
          <w:color w:val="1F4E79"/>
          <w:sz w:val="22"/>
          <w:szCs w:val="22"/>
        </w:rPr>
        <w:t xml:space="preserve"> Cost Traceability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1AC7560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387FFDC"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736F9580" w14:textId="77777777">
            <w:pPr>
              <w:rPr>
                <w:rFonts w:ascii="Calibri" w:hAnsi="Calibri" w:cs="Calibri"/>
                <w:sz w:val="22"/>
                <w:szCs w:val="22"/>
              </w:rPr>
            </w:pPr>
            <w:r w:rsidRPr="00B407C6">
              <w:rPr>
                <w:rFonts w:ascii="Calibri" w:hAnsi="Calibri" w:eastAsia="Calibri" w:cs="Calibri"/>
                <w:color w:val="1F1F1F"/>
                <w:sz w:val="22"/>
                <w:szCs w:val="22"/>
              </w:rPr>
              <w:t>Livestock Cost Traceability Report</w:t>
            </w:r>
          </w:p>
        </w:tc>
      </w:tr>
      <w:tr w:rsidRPr="00B407C6" w:rsidR="00035A73" w14:paraId="37032531"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C3AF346"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2C93A3E4" w14:textId="77777777">
            <w:pPr>
              <w:rPr>
                <w:rFonts w:ascii="Calibri" w:hAnsi="Calibri" w:cs="Calibri"/>
                <w:sz w:val="22"/>
                <w:szCs w:val="22"/>
              </w:rPr>
            </w:pPr>
            <w:r w:rsidRPr="00B407C6">
              <w:rPr>
                <w:rFonts w:ascii="Calibri" w:hAnsi="Calibri" w:eastAsia="Calibri" w:cs="Calibri"/>
                <w:color w:val="1F1F1F"/>
                <w:sz w:val="22"/>
                <w:szCs w:val="22"/>
              </w:rPr>
              <w:t>Cost flow from source farms to receiving farms with proportional attribution.</w:t>
            </w:r>
          </w:p>
        </w:tc>
      </w:tr>
      <w:tr w:rsidRPr="00B407C6" w:rsidR="00035A73" w14:paraId="445E011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EB68798"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B7C8DF1" w14:textId="77777777">
            <w:pPr>
              <w:rPr>
                <w:rFonts w:ascii="Calibri" w:hAnsi="Calibri" w:cs="Calibri"/>
                <w:sz w:val="22"/>
                <w:szCs w:val="22"/>
              </w:rPr>
            </w:pPr>
            <w:r w:rsidRPr="00B407C6">
              <w:rPr>
                <w:rFonts w:ascii="Calibri" w:hAnsi="Calibri" w:eastAsia="Calibri" w:cs="Calibri"/>
                <w:color w:val="1F1F1F"/>
                <w:sz w:val="22"/>
                <w:szCs w:val="22"/>
              </w:rPr>
              <w:t>Period, Source Farm, Receiving Farm, Source Sow Batch</w:t>
            </w:r>
          </w:p>
        </w:tc>
      </w:tr>
      <w:tr w:rsidRPr="00B407C6" w:rsidR="00035A73" w14:paraId="33249D9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55D6F9A"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4C8F5E61" w14:textId="77777777">
            <w:pPr>
              <w:rPr>
                <w:rFonts w:ascii="Calibri" w:hAnsi="Calibri" w:cs="Calibri"/>
                <w:sz w:val="22"/>
                <w:szCs w:val="22"/>
              </w:rPr>
            </w:pPr>
            <w:r w:rsidRPr="00B407C6">
              <w:rPr>
                <w:rFonts w:ascii="Calibri" w:hAnsi="Calibri" w:eastAsia="Calibri" w:cs="Calibri"/>
                <w:color w:val="1F1F1F"/>
                <w:sz w:val="22"/>
                <w:szCs w:val="22"/>
              </w:rPr>
              <w:t>Source Farm, Source Sow Batch, Receiving Farm, Receiving Batch, Animals Transferred, % of Receiving Batch, Allocated Feed KG (% × Total), Allocated Feed Cost, Allocated Medicine Cost, Total Allocated Cost.</w:t>
            </w:r>
          </w:p>
        </w:tc>
      </w:tr>
      <w:tr w:rsidRPr="00B407C6" w:rsidR="00035A73" w14:paraId="5425608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EBF3281"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2801479F" w14:textId="77777777">
            <w:pPr>
              <w:rPr>
                <w:rFonts w:ascii="Calibri" w:hAnsi="Calibri" w:cs="Calibri"/>
                <w:sz w:val="22"/>
                <w:szCs w:val="22"/>
              </w:rPr>
            </w:pPr>
            <w:r w:rsidRPr="00B407C6">
              <w:rPr>
                <w:rFonts w:ascii="Calibri" w:hAnsi="Calibri" w:eastAsia="Calibri" w:cs="Calibri"/>
                <w:color w:val="1F1F1F"/>
                <w:sz w:val="22"/>
                <w:szCs w:val="22"/>
              </w:rPr>
              <w:t>batch_source_line JOIN daily_entry_line (consumption totals) JOIN cost_ledger.</w:t>
            </w:r>
          </w:p>
        </w:tc>
      </w:tr>
      <w:tr w:rsidRPr="00B407C6" w:rsidR="00035A73" w14:paraId="3D5E5585"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8F5C722"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4CBBAD5B"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 xml:space="preserve">Percent = source_animals / total_batch_animals. Allocated_cost = total_cost × percent. REPORTING ONLY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not split in D365BC GL.</w:t>
            </w:r>
          </w:p>
          <w:p w:rsidR="00634E65" w:rsidRDefault="00634E65" w14:paraId="446F5D09" w14:textId="77777777">
            <w:pPr>
              <w:rPr>
                <w:rFonts w:ascii="Calibri" w:hAnsi="Calibri" w:eastAsia="Calibri" w:cs="Calibri"/>
                <w:color w:val="1F1F1F"/>
                <w:sz w:val="22"/>
                <w:szCs w:val="22"/>
              </w:rPr>
            </w:pPr>
          </w:p>
          <w:p w:rsidRPr="004E79BF" w:rsidR="00634E65" w:rsidP="00634E65" w:rsidRDefault="004319CC" w14:paraId="7F50FD4E" w14:textId="317BB824">
            <w:pPr>
              <w:rPr>
                <w:rFonts w:ascii="Calibri" w:hAnsi="Calibri" w:eastAsia="Calibri" w:cs="Calibri"/>
                <w:color w:val="1F1F1F"/>
                <w:sz w:val="22"/>
                <w:szCs w:val="22"/>
              </w:rPr>
            </w:pPr>
            <w:r w:rsidRPr="004E79BF">
              <w:rPr>
                <w:rFonts w:ascii="Calibri" w:hAnsi="Calibri" w:eastAsia="Calibri" w:cs="Calibri"/>
                <w:color w:val="C00000"/>
                <w:sz w:val="22"/>
                <w:szCs w:val="22"/>
              </w:rPr>
              <w:t>C</w:t>
            </w:r>
            <w:r w:rsidRPr="004E79BF" w:rsidR="00634E65">
              <w:rPr>
                <w:rFonts w:ascii="Calibri" w:hAnsi="Calibri" w:eastAsia="Calibri" w:cs="Calibri"/>
                <w:color w:val="C00000"/>
                <w:sz w:val="22"/>
                <w:szCs w:val="22"/>
              </w:rPr>
              <w:t>ost</w:t>
            </w:r>
            <w:r w:rsidRPr="004E79BF" w:rsidR="00634E65">
              <w:rPr>
                <w:rFonts w:ascii="Calibri" w:hAnsi="Calibri" w:eastAsia="Calibri" w:cs="Calibri"/>
                <w:color w:val="C00000"/>
                <w:sz w:val="22"/>
                <w:szCs w:val="22"/>
              </w:rPr>
              <w:t xml:space="preserve"> wise STD KPI’s formula required.</w:t>
            </w:r>
          </w:p>
          <w:p w:rsidRPr="00B407C6" w:rsidR="00634E65" w:rsidRDefault="00634E65" w14:paraId="47E528E3" w14:textId="4E8B8FAA">
            <w:pPr>
              <w:rPr>
                <w:rFonts w:ascii="Calibri" w:hAnsi="Calibri" w:cs="Calibri"/>
                <w:sz w:val="22"/>
                <w:szCs w:val="22"/>
              </w:rPr>
            </w:pPr>
          </w:p>
        </w:tc>
      </w:tr>
    </w:tbl>
    <w:p w:rsidRPr="00B407C6" w:rsidR="00035A73" w:rsidRDefault="00035A73" w14:paraId="6703ACFA" w14:textId="77777777">
      <w:pPr>
        <w:spacing w:before="20" w:after="20"/>
        <w:rPr>
          <w:rFonts w:ascii="Calibri" w:hAnsi="Calibri" w:cs="Calibri"/>
          <w:sz w:val="22"/>
          <w:szCs w:val="22"/>
        </w:rPr>
      </w:pPr>
    </w:p>
    <w:p w:rsidRPr="00B407C6" w:rsidR="00035A73" w:rsidRDefault="00000000" w14:paraId="130FCE9C"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R15  Gilt Supply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7E6B682B"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075FDB4"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2992C3B9" w14:textId="77777777">
            <w:pPr>
              <w:rPr>
                <w:rFonts w:ascii="Calibri" w:hAnsi="Calibri" w:cs="Calibri"/>
                <w:sz w:val="22"/>
                <w:szCs w:val="22"/>
              </w:rPr>
            </w:pPr>
            <w:r w:rsidRPr="00B407C6">
              <w:rPr>
                <w:rFonts w:ascii="Calibri" w:hAnsi="Calibri" w:eastAsia="Calibri" w:cs="Calibri"/>
                <w:color w:val="1F1F1F"/>
                <w:sz w:val="22"/>
                <w:szCs w:val="22"/>
              </w:rPr>
              <w:t>Gilt Supply Report</w:t>
            </w:r>
          </w:p>
        </w:tc>
      </w:tr>
      <w:tr w:rsidRPr="00B407C6" w:rsidR="00035A73" w14:paraId="5E92B8B6"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9884343"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7B89551A" w14:textId="77777777">
            <w:pPr>
              <w:rPr>
                <w:rFonts w:ascii="Calibri" w:hAnsi="Calibri" w:cs="Calibri"/>
                <w:sz w:val="22"/>
                <w:szCs w:val="22"/>
              </w:rPr>
            </w:pPr>
            <w:r w:rsidRPr="00B407C6">
              <w:rPr>
                <w:rFonts w:ascii="Calibri" w:hAnsi="Calibri" w:eastAsia="Calibri" w:cs="Calibri"/>
                <w:color w:val="1F1F1F"/>
                <w:sz w:val="22"/>
                <w:szCs w:val="22"/>
              </w:rPr>
              <w:t>Monthly gilt supply from Multiplier to each farm.</w:t>
            </w:r>
          </w:p>
        </w:tc>
      </w:tr>
      <w:tr w:rsidRPr="00B407C6" w:rsidR="00035A73" w14:paraId="65E2F10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DC4F81B"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486F036B" w14:textId="77777777">
            <w:pPr>
              <w:rPr>
                <w:rFonts w:ascii="Calibri" w:hAnsi="Calibri" w:cs="Calibri"/>
                <w:sz w:val="22"/>
                <w:szCs w:val="22"/>
              </w:rPr>
            </w:pPr>
            <w:r w:rsidRPr="00B407C6">
              <w:rPr>
                <w:rFonts w:ascii="Calibri" w:hAnsi="Calibri" w:eastAsia="Calibri" w:cs="Calibri"/>
                <w:color w:val="1F1F1F"/>
                <w:sz w:val="22"/>
                <w:szCs w:val="22"/>
              </w:rPr>
              <w:t>Month, Year, Farm Destination (All)</w:t>
            </w:r>
          </w:p>
        </w:tc>
      </w:tr>
      <w:tr w:rsidRPr="00B407C6" w:rsidR="00035A73" w14:paraId="011FF4A3"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E451BCA"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4C47FF74" w14:textId="77777777">
            <w:pPr>
              <w:rPr>
                <w:rFonts w:ascii="Calibri" w:hAnsi="Calibri" w:cs="Calibri"/>
                <w:sz w:val="22"/>
                <w:szCs w:val="22"/>
              </w:rPr>
            </w:pPr>
            <w:r w:rsidRPr="00B407C6">
              <w:rPr>
                <w:rFonts w:ascii="Calibri" w:hAnsi="Calibri" w:eastAsia="Calibri" w:cs="Calibri"/>
                <w:color w:val="1F1F1F"/>
                <w:sz w:val="22"/>
                <w:szCs w:val="22"/>
              </w:rPr>
              <w:t>Month, Source Farm, Destination Farm, Gilts Transferred, Green/Blue/Yellow count, Avg Transfer Weight, Line, YTD Cumulative.</w:t>
            </w:r>
          </w:p>
        </w:tc>
      </w:tr>
      <w:tr w:rsidRPr="00B407C6" w:rsidR="00035A73" w14:paraId="08084492"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1F8CF7B"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13C795B" w14:textId="77777777">
            <w:pPr>
              <w:rPr>
                <w:rFonts w:ascii="Calibri" w:hAnsi="Calibri" w:cs="Calibri"/>
                <w:sz w:val="22"/>
                <w:szCs w:val="22"/>
              </w:rPr>
            </w:pPr>
            <w:r w:rsidRPr="00B407C6">
              <w:rPr>
                <w:rFonts w:ascii="Calibri" w:hAnsi="Calibri" w:eastAsia="Calibri" w:cs="Calibri"/>
                <w:color w:val="1F1F1F"/>
                <w:sz w:val="22"/>
                <w:szCs w:val="22"/>
              </w:rPr>
              <w:t xml:space="preserve">transfer_line JOIN gilt_selection_entry JOIN animal_register. Filter: source = Multiplier AND </w:t>
            </w:r>
            <w:proofErr w:type="spellStart"/>
            <w:r w:rsidRPr="00B407C6">
              <w:rPr>
                <w:rFonts w:ascii="Calibri" w:hAnsi="Calibri" w:eastAsia="Calibri" w:cs="Calibri"/>
                <w:color w:val="1F1F1F"/>
                <w:sz w:val="22"/>
                <w:szCs w:val="22"/>
              </w:rPr>
              <w:t>transfer_type</w:t>
            </w:r>
            <w:proofErr w:type="spellEnd"/>
            <w:r w:rsidRPr="00B407C6">
              <w:rPr>
                <w:rFonts w:ascii="Calibri" w:hAnsi="Calibri" w:eastAsia="Calibri" w:cs="Calibri"/>
                <w:color w:val="1F1F1F"/>
                <w:sz w:val="22"/>
                <w:szCs w:val="22"/>
              </w:rPr>
              <w:t xml:space="preserve"> = GILT_DISTRIBUTION.</w:t>
            </w:r>
          </w:p>
        </w:tc>
      </w:tr>
      <w:tr w:rsidRPr="00B407C6" w:rsidR="00035A73" w14:paraId="7644D687"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03B4478"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000000" w14:paraId="61EFD4AB" w14:textId="77777777">
            <w:pPr>
              <w:rPr>
                <w:rFonts w:ascii="Calibri" w:hAnsi="Calibri" w:eastAsia="Calibri" w:cs="Calibri"/>
                <w:color w:val="1F1F1F"/>
                <w:sz w:val="22"/>
                <w:szCs w:val="22"/>
              </w:rPr>
            </w:pPr>
            <w:r w:rsidRPr="00B407C6">
              <w:rPr>
                <w:rFonts w:ascii="Calibri" w:hAnsi="Calibri" w:eastAsia="Calibri" w:cs="Calibri"/>
                <w:color w:val="1F1F1F"/>
                <w:sz w:val="22"/>
                <w:szCs w:val="22"/>
              </w:rPr>
              <w:t>Count by colour tag per destination per month.</w:t>
            </w:r>
          </w:p>
          <w:p w:rsidR="004319CC" w:rsidRDefault="004319CC" w14:paraId="53C4408F" w14:textId="77777777">
            <w:pPr>
              <w:rPr>
                <w:rFonts w:ascii="Calibri" w:hAnsi="Calibri" w:eastAsia="Calibri" w:cs="Calibri"/>
                <w:color w:val="1F1F1F"/>
                <w:sz w:val="22"/>
                <w:szCs w:val="22"/>
              </w:rPr>
            </w:pPr>
          </w:p>
          <w:p w:rsidRPr="004E79BF" w:rsidR="004319CC" w:rsidP="004319CC" w:rsidRDefault="004319CC" w14:paraId="2AED841E" w14:textId="618FFDC2">
            <w:pPr>
              <w:rPr>
                <w:rFonts w:ascii="Calibri" w:hAnsi="Calibri" w:eastAsia="Calibri" w:cs="Calibri"/>
                <w:color w:val="C00000"/>
                <w:sz w:val="22"/>
                <w:szCs w:val="22"/>
              </w:rPr>
            </w:pPr>
            <w:r w:rsidRPr="004E79BF">
              <w:rPr>
                <w:rFonts w:ascii="Calibri" w:hAnsi="Calibri" w:eastAsia="Calibri" w:cs="Calibri"/>
                <w:color w:val="C00000"/>
                <w:sz w:val="22"/>
                <w:szCs w:val="22"/>
              </w:rPr>
              <w:t>Gilt Supply wise STD KPI’s formula required.</w:t>
            </w:r>
          </w:p>
          <w:p w:rsidRPr="00B407C6" w:rsidR="004319CC" w:rsidRDefault="004319CC" w14:paraId="3CBE941C" w14:textId="77777777">
            <w:pPr>
              <w:rPr>
                <w:rFonts w:ascii="Calibri" w:hAnsi="Calibri" w:cs="Calibri"/>
                <w:sz w:val="22"/>
                <w:szCs w:val="22"/>
              </w:rPr>
            </w:pPr>
          </w:p>
        </w:tc>
      </w:tr>
    </w:tbl>
    <w:p w:rsidRPr="00B407C6" w:rsidR="00035A73" w:rsidRDefault="00035A73" w14:paraId="49E6E983" w14:textId="77777777">
      <w:pPr>
        <w:spacing w:before="20" w:after="20"/>
        <w:rPr>
          <w:rFonts w:ascii="Calibri" w:hAnsi="Calibri" w:cs="Calibri"/>
          <w:sz w:val="22"/>
          <w:szCs w:val="22"/>
        </w:rPr>
      </w:pPr>
    </w:p>
    <w:p w:rsidRPr="00B407C6" w:rsidR="00035A73" w:rsidRDefault="00000000" w14:paraId="3A9912CB" w14:textId="249284C8">
      <w:pPr>
        <w:spacing w:before="160" w:after="60"/>
        <w:rPr>
          <w:rFonts w:ascii="Calibri" w:hAnsi="Calibri" w:cs="Calibri"/>
          <w:sz w:val="22"/>
          <w:szCs w:val="22"/>
        </w:rPr>
      </w:pPr>
      <w:r w:rsidRPr="00B407C6">
        <w:rPr>
          <w:rFonts w:ascii="Calibri" w:hAnsi="Calibri" w:eastAsia="Calibri" w:cs="Calibri"/>
          <w:b/>
          <w:bCs/>
          <w:color w:val="1F4E79"/>
          <w:sz w:val="22"/>
          <w:szCs w:val="22"/>
        </w:rPr>
        <w:t>R</w:t>
      </w:r>
      <w:r w:rsidRPr="00B407C6" w:rsidR="00D46285">
        <w:rPr>
          <w:rFonts w:ascii="Calibri" w:hAnsi="Calibri" w:eastAsia="Calibri" w:cs="Calibri"/>
          <w:b/>
          <w:bCs/>
          <w:color w:val="1F4E79"/>
          <w:sz w:val="22"/>
          <w:szCs w:val="22"/>
        </w:rPr>
        <w:t>16 GRN</w:t>
      </w:r>
      <w:r w:rsidRPr="00B407C6">
        <w:rPr>
          <w:rFonts w:ascii="Calibri" w:hAnsi="Calibri" w:eastAsia="Calibri" w:cs="Calibri"/>
          <w:b/>
          <w:bCs/>
          <w:color w:val="1F4E79"/>
          <w:sz w:val="22"/>
          <w:szCs w:val="22"/>
        </w:rPr>
        <w:t xml:space="preserve"> Receipt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26E9C8D9"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D72C52C"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5702F124" w14:textId="77777777">
            <w:pPr>
              <w:rPr>
                <w:rFonts w:ascii="Calibri" w:hAnsi="Calibri" w:cs="Calibri"/>
                <w:sz w:val="22"/>
                <w:szCs w:val="22"/>
              </w:rPr>
            </w:pPr>
            <w:r w:rsidRPr="00B407C6">
              <w:rPr>
                <w:rFonts w:ascii="Calibri" w:hAnsi="Calibri" w:eastAsia="Calibri" w:cs="Calibri"/>
                <w:color w:val="1F1F1F"/>
                <w:sz w:val="22"/>
                <w:szCs w:val="22"/>
              </w:rPr>
              <w:t>GRN Receipt Report</w:t>
            </w:r>
          </w:p>
        </w:tc>
      </w:tr>
      <w:tr w:rsidRPr="00B407C6" w:rsidR="00035A73" w14:paraId="4F85F6E0"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1CAED58"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110031DF" w14:textId="77777777">
            <w:pPr>
              <w:rPr>
                <w:rFonts w:ascii="Calibri" w:hAnsi="Calibri" w:cs="Calibri"/>
                <w:sz w:val="22"/>
                <w:szCs w:val="22"/>
              </w:rPr>
            </w:pPr>
            <w:r w:rsidRPr="00B407C6">
              <w:rPr>
                <w:rFonts w:ascii="Calibri" w:hAnsi="Calibri" w:eastAsia="Calibri" w:cs="Calibri"/>
                <w:color w:val="1F1F1F"/>
                <w:sz w:val="22"/>
                <w:szCs w:val="22"/>
              </w:rPr>
              <w:t>Full goods receipt audit trail.</w:t>
            </w:r>
          </w:p>
        </w:tc>
      </w:tr>
      <w:tr w:rsidRPr="00B407C6" w:rsidR="00035A73" w14:paraId="6D1B1BD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15CD86C"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41E79A66" w14:textId="77777777">
            <w:pPr>
              <w:rPr>
                <w:rFonts w:ascii="Calibri" w:hAnsi="Calibri" w:cs="Calibri"/>
                <w:sz w:val="22"/>
                <w:szCs w:val="22"/>
              </w:rPr>
            </w:pPr>
            <w:r w:rsidRPr="00B407C6">
              <w:rPr>
                <w:rFonts w:ascii="Calibri" w:hAnsi="Calibri" w:eastAsia="Calibri" w:cs="Calibri"/>
                <w:color w:val="1F1F1F"/>
                <w:sz w:val="22"/>
                <w:szCs w:val="22"/>
              </w:rPr>
              <w:t>Date Range, Farm, Vendor, Item</w:t>
            </w:r>
          </w:p>
        </w:tc>
      </w:tr>
      <w:tr w:rsidRPr="00B407C6" w:rsidR="00035A73" w14:paraId="47828ECD"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408BAD6"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1DF47D95" w14:textId="36D2A942">
            <w:pPr>
              <w:rPr>
                <w:rFonts w:ascii="Calibri" w:hAnsi="Calibri" w:cs="Calibri"/>
                <w:sz w:val="22"/>
                <w:szCs w:val="22"/>
              </w:rPr>
            </w:pPr>
            <w:r w:rsidRPr="00B407C6">
              <w:rPr>
                <w:rFonts w:ascii="Calibri" w:hAnsi="Calibri" w:eastAsia="Calibri" w:cs="Calibri"/>
                <w:color w:val="1F1F1F"/>
                <w:sz w:val="22"/>
                <w:szCs w:val="22"/>
              </w:rPr>
              <w:t>GRN No, Date, Time, Vendor, Del Note No, Item, PO No</w:t>
            </w:r>
            <w:r w:rsidR="00303008">
              <w:rPr>
                <w:rFonts w:ascii="Calibri" w:hAnsi="Calibri" w:eastAsia="Calibri" w:cs="Calibri"/>
                <w:color w:val="1F1F1F"/>
                <w:sz w:val="22"/>
                <w:szCs w:val="22"/>
              </w:rPr>
              <w:t xml:space="preserve">., </w:t>
            </w:r>
            <w:r w:rsidRPr="00B407C6">
              <w:rPr>
                <w:rFonts w:ascii="Calibri" w:hAnsi="Calibri" w:eastAsia="Calibri" w:cs="Calibri"/>
                <w:color w:val="1F1F1F"/>
                <w:sz w:val="22"/>
                <w:szCs w:val="22"/>
              </w:rPr>
              <w:t>PO Qty, Received Qty, Bags Received, Accepted Qty, Rejected Qty, Rejection Reason,</w:t>
            </w:r>
            <w:r w:rsidR="00303008">
              <w:rPr>
                <w:rFonts w:ascii="Calibri" w:hAnsi="Calibri" w:eastAsia="Calibri" w:cs="Calibri"/>
                <w:color w:val="1F1F1F"/>
                <w:sz w:val="22"/>
                <w:szCs w:val="22"/>
              </w:rPr>
              <w:t xml:space="preserve"> (Phase 2)</w:t>
            </w:r>
            <w:r w:rsidRPr="00B407C6">
              <w:rPr>
                <w:rFonts w:ascii="Calibri" w:hAnsi="Calibri" w:eastAsia="Calibri" w:cs="Calibri"/>
                <w:color w:val="1F1F1F"/>
                <w:sz w:val="22"/>
                <w:szCs w:val="22"/>
              </w:rPr>
              <w:t xml:space="preserve"> Lot No</w:t>
            </w:r>
            <w:r w:rsidR="00303008">
              <w:rPr>
                <w:rFonts w:ascii="Calibri" w:hAnsi="Calibri" w:eastAsia="Calibri" w:cs="Calibri"/>
                <w:color w:val="1F1F1F"/>
                <w:sz w:val="22"/>
                <w:szCs w:val="22"/>
              </w:rPr>
              <w:t>.</w:t>
            </w:r>
            <w:r w:rsidRPr="00B407C6">
              <w:rPr>
                <w:rFonts w:ascii="Calibri" w:hAnsi="Calibri" w:eastAsia="Calibri" w:cs="Calibri"/>
                <w:color w:val="1F1F1F"/>
                <w:sz w:val="22"/>
                <w:szCs w:val="22"/>
              </w:rPr>
              <w:t>, Expiry Date, QC Result, Unit Price, Total Value, D365BC Entry Ref.</w:t>
            </w:r>
          </w:p>
        </w:tc>
      </w:tr>
      <w:tr w:rsidRPr="00B407C6" w:rsidR="00035A73" w14:paraId="6895C857"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76AD27DC"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6BDF1782" w14:textId="77777777">
            <w:pPr>
              <w:rPr>
                <w:rFonts w:ascii="Calibri" w:hAnsi="Calibri" w:cs="Calibri"/>
                <w:sz w:val="22"/>
                <w:szCs w:val="22"/>
              </w:rPr>
            </w:pPr>
            <w:r w:rsidRPr="00B407C6">
              <w:rPr>
                <w:rFonts w:ascii="Calibri" w:hAnsi="Calibri" w:eastAsia="Calibri" w:cs="Calibri"/>
                <w:color w:val="1F1F1F"/>
                <w:sz w:val="22"/>
                <w:szCs w:val="22"/>
              </w:rPr>
              <w:t>grn_header JOIN grn_line JOIN item_master JOIN vendor_master JOIN purchase_order.</w:t>
            </w:r>
          </w:p>
        </w:tc>
      </w:tr>
      <w:tr w:rsidRPr="00B407C6" w:rsidR="00035A73" w14:paraId="5785DF85"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533A405"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114A41" w:rsidR="00303008" w:rsidRDefault="00303008" w14:paraId="39283BAB" w14:textId="4A38EF1B">
            <w:pPr>
              <w:rPr>
                <w:rFonts w:ascii="Calibri" w:hAnsi="Calibri" w:cs="Calibri"/>
                <w:sz w:val="22"/>
                <w:szCs w:val="22"/>
              </w:rPr>
            </w:pPr>
            <w:r w:rsidRPr="00114A41">
              <w:rPr>
                <w:rFonts w:ascii="Calibri" w:hAnsi="Calibri" w:eastAsia="Calibri" w:cs="Calibri"/>
                <w:color w:val="1F4E79"/>
                <w:sz w:val="22"/>
                <w:szCs w:val="22"/>
              </w:rPr>
              <w:t>GRN print reports</w:t>
            </w:r>
            <w:r w:rsidR="00CB2C08">
              <w:rPr>
                <w:rFonts w:ascii="Calibri" w:hAnsi="Calibri" w:eastAsia="Calibri" w:cs="Calibri"/>
                <w:color w:val="1F4E79"/>
                <w:sz w:val="22"/>
                <w:szCs w:val="22"/>
              </w:rPr>
              <w:t xml:space="preserve"> format will be required. </w:t>
            </w:r>
          </w:p>
        </w:tc>
      </w:tr>
    </w:tbl>
    <w:p w:rsidRPr="00B407C6" w:rsidR="00035A73" w:rsidRDefault="00035A73" w14:paraId="45DCC756" w14:textId="77777777">
      <w:pPr>
        <w:spacing w:before="20" w:after="20"/>
        <w:rPr>
          <w:rFonts w:ascii="Calibri" w:hAnsi="Calibri" w:cs="Calibri"/>
          <w:sz w:val="22"/>
          <w:szCs w:val="22"/>
        </w:rPr>
      </w:pPr>
    </w:p>
    <w:p w:rsidRPr="00B407C6" w:rsidR="00035A73" w:rsidRDefault="00000000" w14:paraId="41D7F5CD" w14:textId="30EAE3BF">
      <w:pPr>
        <w:spacing w:before="160" w:after="60"/>
        <w:rPr>
          <w:rFonts w:ascii="Calibri" w:hAnsi="Calibri" w:cs="Calibri"/>
          <w:sz w:val="22"/>
          <w:szCs w:val="22"/>
        </w:rPr>
      </w:pPr>
      <w:r w:rsidRPr="00B407C6">
        <w:rPr>
          <w:rFonts w:ascii="Calibri" w:hAnsi="Calibri" w:eastAsia="Calibri" w:cs="Calibri"/>
          <w:b/>
          <w:bCs/>
          <w:color w:val="1F4E79"/>
          <w:sz w:val="22"/>
          <w:szCs w:val="22"/>
        </w:rPr>
        <w:t>R</w:t>
      </w:r>
      <w:r w:rsidRPr="00B407C6" w:rsidR="00D46285">
        <w:rPr>
          <w:rFonts w:ascii="Calibri" w:hAnsi="Calibri" w:eastAsia="Calibri" w:cs="Calibri"/>
          <w:b/>
          <w:bCs/>
          <w:color w:val="1F4E79"/>
          <w:sz w:val="22"/>
          <w:szCs w:val="22"/>
        </w:rPr>
        <w:t>17 Vehicle</w:t>
      </w:r>
      <w:r w:rsidRPr="00B407C6">
        <w:rPr>
          <w:rFonts w:ascii="Calibri" w:hAnsi="Calibri" w:eastAsia="Calibri" w:cs="Calibri"/>
          <w:b/>
          <w:bCs/>
          <w:color w:val="1F4E79"/>
          <w:sz w:val="22"/>
          <w:szCs w:val="22"/>
        </w:rPr>
        <w:t xml:space="preserve"> Utilisation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66485A89"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4FD7EDC"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5BF8790A" w14:textId="77777777">
            <w:pPr>
              <w:rPr>
                <w:rFonts w:ascii="Calibri" w:hAnsi="Calibri" w:cs="Calibri"/>
                <w:sz w:val="22"/>
                <w:szCs w:val="22"/>
              </w:rPr>
            </w:pPr>
            <w:r w:rsidRPr="00B407C6">
              <w:rPr>
                <w:rFonts w:ascii="Calibri" w:hAnsi="Calibri" w:eastAsia="Calibri" w:cs="Calibri"/>
                <w:color w:val="1F1F1F"/>
                <w:sz w:val="22"/>
                <w:szCs w:val="22"/>
              </w:rPr>
              <w:t>Vehicle Utilisation Report</w:t>
            </w:r>
          </w:p>
        </w:tc>
      </w:tr>
      <w:tr w:rsidRPr="00B407C6" w:rsidR="00035A73" w14:paraId="3F9EBC9C"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0C614D0"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4A191746" w14:textId="77777777">
            <w:pPr>
              <w:rPr>
                <w:rFonts w:ascii="Calibri" w:hAnsi="Calibri" w:cs="Calibri"/>
                <w:sz w:val="22"/>
                <w:szCs w:val="22"/>
              </w:rPr>
            </w:pPr>
            <w:r w:rsidRPr="00B407C6">
              <w:rPr>
                <w:rFonts w:ascii="Calibri" w:hAnsi="Calibri" w:eastAsia="Calibri" w:cs="Calibri"/>
                <w:color w:val="1F1F1F"/>
                <w:sz w:val="22"/>
                <w:szCs w:val="22"/>
              </w:rPr>
              <w:t>Vehicle usage efficiency across all trips.</w:t>
            </w:r>
          </w:p>
        </w:tc>
      </w:tr>
      <w:tr w:rsidRPr="00B407C6" w:rsidR="00035A73" w14:paraId="69A42433"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7B68C5B"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4133572D" w14:textId="77777777">
            <w:pPr>
              <w:rPr>
                <w:rFonts w:ascii="Calibri" w:hAnsi="Calibri" w:cs="Calibri"/>
                <w:sz w:val="22"/>
                <w:szCs w:val="22"/>
              </w:rPr>
            </w:pPr>
            <w:r w:rsidRPr="00B407C6">
              <w:rPr>
                <w:rFonts w:ascii="Calibri" w:hAnsi="Calibri" w:eastAsia="Calibri" w:cs="Calibri"/>
                <w:color w:val="1F1F1F"/>
                <w:sz w:val="22"/>
                <w:szCs w:val="22"/>
              </w:rPr>
              <w:t>Date Range, Vehicle, Route, Trip Type</w:t>
            </w:r>
          </w:p>
        </w:tc>
      </w:tr>
      <w:tr w:rsidRPr="00B407C6" w:rsidR="00035A73" w14:paraId="0B5112FD"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90DA3F9"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7B58736D" w14:textId="77777777">
            <w:pPr>
              <w:rPr>
                <w:rFonts w:ascii="Calibri" w:hAnsi="Calibri" w:cs="Calibri"/>
                <w:sz w:val="22"/>
                <w:szCs w:val="22"/>
              </w:rPr>
            </w:pPr>
            <w:r w:rsidRPr="00B407C6">
              <w:rPr>
                <w:rFonts w:ascii="Calibri" w:hAnsi="Calibri" w:eastAsia="Calibri" w:cs="Calibri"/>
                <w:color w:val="1F1F1F"/>
                <w:sz w:val="22"/>
                <w:szCs w:val="22"/>
              </w:rPr>
              <w:t>Vehicle Code, Registration, Total Trips, Total KM, Total KG Delivered, Total Head Delivered, Total Trip Cost, Avg Cost/Trip, Avg Cost/KG, Avg Cost/Head, Days Available, Days Used, Utilisation %.</w:t>
            </w:r>
          </w:p>
        </w:tc>
      </w:tr>
      <w:tr w:rsidRPr="00B407C6" w:rsidR="00035A73" w14:paraId="162CE90B"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0522716"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2AB25328" w14:textId="77777777">
            <w:pPr>
              <w:rPr>
                <w:rFonts w:ascii="Calibri" w:hAnsi="Calibri" w:cs="Calibri"/>
                <w:sz w:val="22"/>
                <w:szCs w:val="22"/>
              </w:rPr>
            </w:pPr>
            <w:proofErr w:type="spellStart"/>
            <w:r w:rsidRPr="00B407C6">
              <w:rPr>
                <w:rFonts w:ascii="Calibri" w:hAnsi="Calibri" w:eastAsia="Calibri" w:cs="Calibri"/>
                <w:color w:val="1F1F1F"/>
                <w:sz w:val="22"/>
                <w:szCs w:val="22"/>
              </w:rPr>
              <w:t>logistics_trip_log</w:t>
            </w:r>
            <w:proofErr w:type="spellEnd"/>
            <w:r w:rsidRPr="00B407C6">
              <w:rPr>
                <w:rFonts w:ascii="Calibri" w:hAnsi="Calibri" w:eastAsia="Calibri" w:cs="Calibri"/>
                <w:color w:val="1F1F1F"/>
                <w:sz w:val="22"/>
                <w:szCs w:val="22"/>
              </w:rPr>
              <w:t xml:space="preserve"> JOIN </w:t>
            </w:r>
            <w:proofErr w:type="spellStart"/>
            <w:r w:rsidRPr="00B407C6">
              <w:rPr>
                <w:rFonts w:ascii="Calibri" w:hAnsi="Calibri" w:eastAsia="Calibri" w:cs="Calibri"/>
                <w:color w:val="1F1F1F"/>
                <w:sz w:val="22"/>
                <w:szCs w:val="22"/>
              </w:rPr>
              <w:t>freight_rate_master</w:t>
            </w:r>
            <w:proofErr w:type="spellEnd"/>
            <w:r w:rsidRPr="00B407C6">
              <w:rPr>
                <w:rFonts w:ascii="Calibri" w:hAnsi="Calibri" w:eastAsia="Calibri" w:cs="Calibri"/>
                <w:color w:val="1F1F1F"/>
                <w:sz w:val="22"/>
                <w:szCs w:val="22"/>
              </w:rPr>
              <w:t xml:space="preserve"> JOIN </w:t>
            </w:r>
            <w:proofErr w:type="spellStart"/>
            <w:r w:rsidRPr="00B407C6">
              <w:rPr>
                <w:rFonts w:ascii="Calibri" w:hAnsi="Calibri" w:eastAsia="Calibri" w:cs="Calibri"/>
                <w:color w:val="1F1F1F"/>
                <w:sz w:val="22"/>
                <w:szCs w:val="22"/>
              </w:rPr>
              <w:t>vehicle_master</w:t>
            </w:r>
            <w:proofErr w:type="spellEnd"/>
            <w:r w:rsidRPr="00B407C6">
              <w:rPr>
                <w:rFonts w:ascii="Calibri" w:hAnsi="Calibri" w:eastAsia="Calibri" w:cs="Calibri"/>
                <w:color w:val="1F1F1F"/>
                <w:sz w:val="22"/>
                <w:szCs w:val="22"/>
              </w:rPr>
              <w:t>. Group by vehicle, period.</w:t>
            </w:r>
          </w:p>
        </w:tc>
      </w:tr>
      <w:tr w:rsidRPr="00B407C6" w:rsidR="00035A73" w14:paraId="05081409"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3F517B9"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7C9BEE0B" w14:textId="77777777">
            <w:pPr>
              <w:rPr>
                <w:rFonts w:ascii="Calibri" w:hAnsi="Calibri" w:cs="Calibri"/>
                <w:sz w:val="22"/>
                <w:szCs w:val="22"/>
              </w:rPr>
            </w:pPr>
            <w:r w:rsidRPr="00B407C6">
              <w:rPr>
                <w:rFonts w:ascii="Calibri" w:hAnsi="Calibri" w:eastAsia="Calibri" w:cs="Calibri"/>
                <w:color w:val="1F1F1F"/>
                <w:sz w:val="22"/>
                <w:szCs w:val="22"/>
              </w:rPr>
              <w:t xml:space="preserve">Utilisation = </w:t>
            </w:r>
            <w:proofErr w:type="spellStart"/>
            <w:r w:rsidRPr="00B407C6">
              <w:rPr>
                <w:rFonts w:ascii="Calibri" w:hAnsi="Calibri" w:eastAsia="Calibri" w:cs="Calibri"/>
                <w:color w:val="1F1F1F"/>
                <w:sz w:val="22"/>
                <w:szCs w:val="22"/>
              </w:rPr>
              <w:t>days_used</w:t>
            </w:r>
            <w:proofErr w:type="spellEnd"/>
            <w:r w:rsidRPr="00B407C6">
              <w:rPr>
                <w:rFonts w:ascii="Calibri" w:hAnsi="Calibri" w:eastAsia="Calibri" w:cs="Calibri"/>
                <w:color w:val="1F1F1F"/>
                <w:sz w:val="22"/>
                <w:szCs w:val="22"/>
              </w:rPr>
              <w:t xml:space="preserve"> / </w:t>
            </w:r>
            <w:proofErr w:type="spellStart"/>
            <w:r w:rsidRPr="00B407C6">
              <w:rPr>
                <w:rFonts w:ascii="Calibri" w:hAnsi="Calibri" w:eastAsia="Calibri" w:cs="Calibri"/>
                <w:color w:val="1F1F1F"/>
                <w:sz w:val="22"/>
                <w:szCs w:val="22"/>
              </w:rPr>
              <w:t>days_available</w:t>
            </w:r>
            <w:proofErr w:type="spellEnd"/>
            <w:r w:rsidRPr="00B407C6">
              <w:rPr>
                <w:rFonts w:ascii="Calibri" w:hAnsi="Calibri" w:eastAsia="Calibri" w:cs="Calibri"/>
                <w:color w:val="1F1F1F"/>
                <w:sz w:val="22"/>
                <w:szCs w:val="22"/>
              </w:rPr>
              <w:t xml:space="preserve"> × 100. Cost = distance × rate or </w:t>
            </w:r>
            <w:proofErr w:type="spellStart"/>
            <w:r w:rsidRPr="00B407C6">
              <w:rPr>
                <w:rFonts w:ascii="Calibri" w:hAnsi="Calibri" w:eastAsia="Calibri" w:cs="Calibri"/>
                <w:color w:val="1F1F1F"/>
                <w:sz w:val="22"/>
                <w:szCs w:val="22"/>
              </w:rPr>
              <w:t>fixed_rate</w:t>
            </w:r>
            <w:proofErr w:type="spellEnd"/>
            <w:r w:rsidRPr="00B407C6">
              <w:rPr>
                <w:rFonts w:ascii="Calibri" w:hAnsi="Calibri" w:eastAsia="Calibri" w:cs="Calibri"/>
                <w:color w:val="1F1F1F"/>
                <w:sz w:val="22"/>
                <w:szCs w:val="22"/>
              </w:rPr>
              <w:t>.</w:t>
            </w:r>
          </w:p>
        </w:tc>
      </w:tr>
    </w:tbl>
    <w:p w:rsidRPr="00B407C6" w:rsidR="00035A73" w:rsidRDefault="00035A73" w14:paraId="21F55073" w14:textId="77777777">
      <w:pPr>
        <w:spacing w:before="20" w:after="20"/>
        <w:rPr>
          <w:rFonts w:ascii="Calibri" w:hAnsi="Calibri" w:cs="Calibri"/>
          <w:sz w:val="22"/>
          <w:szCs w:val="22"/>
        </w:rPr>
      </w:pPr>
    </w:p>
    <w:p w:rsidRPr="00B407C6" w:rsidR="00035A73" w:rsidRDefault="00000000" w14:paraId="5B1C0193"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R18  Inventory Ledger Reconciliation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51F4B62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5C754E46"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1B48C686" w14:textId="77777777">
            <w:pPr>
              <w:rPr>
                <w:rFonts w:ascii="Calibri" w:hAnsi="Calibri" w:cs="Calibri"/>
                <w:sz w:val="22"/>
                <w:szCs w:val="22"/>
              </w:rPr>
            </w:pPr>
            <w:r w:rsidRPr="00B407C6">
              <w:rPr>
                <w:rFonts w:ascii="Calibri" w:hAnsi="Calibri" w:eastAsia="Calibri" w:cs="Calibri"/>
                <w:color w:val="1F1F1F"/>
                <w:sz w:val="22"/>
                <w:szCs w:val="22"/>
              </w:rPr>
              <w:t>Inventory Ledger Reconciliation Report</w:t>
            </w:r>
          </w:p>
        </w:tc>
      </w:tr>
      <w:tr w:rsidRPr="00B407C6" w:rsidR="00035A73" w14:paraId="213C0A62"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33FCEE34"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094B1A49" w14:textId="77777777">
            <w:pPr>
              <w:rPr>
                <w:rFonts w:ascii="Calibri" w:hAnsi="Calibri" w:cs="Calibri"/>
                <w:sz w:val="22"/>
                <w:szCs w:val="22"/>
              </w:rPr>
            </w:pPr>
            <w:r w:rsidRPr="00B407C6">
              <w:rPr>
                <w:rFonts w:ascii="Calibri" w:hAnsi="Calibri" w:eastAsia="Calibri" w:cs="Calibri"/>
                <w:color w:val="1F1F1F"/>
                <w:sz w:val="22"/>
                <w:szCs w:val="22"/>
              </w:rPr>
              <w:t>Monthly reconciliation: NAVFarm inventory vs D365BC Item Ledger. Identifies gaps.</w:t>
            </w:r>
          </w:p>
        </w:tc>
      </w:tr>
      <w:tr w:rsidRPr="00B407C6" w:rsidR="00035A73" w14:paraId="0381522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7671D5B"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69DDF809" w14:textId="77777777">
            <w:pPr>
              <w:rPr>
                <w:rFonts w:ascii="Calibri" w:hAnsi="Calibri" w:cs="Calibri"/>
                <w:sz w:val="22"/>
                <w:szCs w:val="22"/>
              </w:rPr>
            </w:pPr>
            <w:r w:rsidRPr="00B407C6">
              <w:rPr>
                <w:rFonts w:ascii="Calibri" w:hAnsi="Calibri" w:eastAsia="Calibri" w:cs="Calibri"/>
                <w:color w:val="1F1F1F"/>
                <w:sz w:val="22"/>
                <w:szCs w:val="22"/>
              </w:rPr>
              <w:t>Month, Year, Farm, Item</w:t>
            </w:r>
          </w:p>
        </w:tc>
      </w:tr>
      <w:tr w:rsidRPr="00B407C6" w:rsidR="00035A73" w14:paraId="587B0635"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133976B1"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1E8B1395" w14:textId="77777777">
            <w:pPr>
              <w:rPr>
                <w:rFonts w:ascii="Calibri" w:hAnsi="Calibri" w:cs="Calibri"/>
                <w:sz w:val="22"/>
                <w:szCs w:val="22"/>
              </w:rPr>
            </w:pPr>
            <w:r w:rsidRPr="00B407C6">
              <w:rPr>
                <w:rFonts w:ascii="Calibri" w:hAnsi="Calibri" w:eastAsia="Calibri" w:cs="Calibri"/>
                <w:color w:val="1F1F1F"/>
                <w:sz w:val="22"/>
                <w:szCs w:val="22"/>
              </w:rPr>
              <w:t>Posting Date, Item, Lot, Farm, Batch, Qty (NAVFarm), Qty (D365BC), Value (NAVFarm calc), Value (D365BC), Variance Qty, Variance Value, D365BC Entry Ref, Status (MATCHED/UNMATCHED/PENDING).</w:t>
            </w:r>
          </w:p>
        </w:tc>
      </w:tr>
      <w:tr w:rsidRPr="00B407C6" w:rsidR="00035A73" w14:paraId="17A4AC81"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2A9F93F"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4DCB9F22" w14:textId="77777777">
            <w:pPr>
              <w:rPr>
                <w:rFonts w:ascii="Calibri" w:hAnsi="Calibri" w:cs="Calibri"/>
                <w:sz w:val="22"/>
                <w:szCs w:val="22"/>
              </w:rPr>
            </w:pPr>
            <w:r w:rsidRPr="00B407C6">
              <w:rPr>
                <w:rFonts w:ascii="Calibri" w:hAnsi="Calibri" w:eastAsia="Calibri" w:cs="Calibri"/>
                <w:color w:val="1F1F1F"/>
                <w:sz w:val="22"/>
                <w:szCs w:val="22"/>
              </w:rPr>
              <w:t xml:space="preserve">inventory_ledger_entry (NAVFarm) LEFT JOIN d365bc_item_ledger_sync ON </w:t>
            </w:r>
            <w:proofErr w:type="spellStart"/>
            <w:r w:rsidRPr="00B407C6">
              <w:rPr>
                <w:rFonts w:ascii="Calibri" w:hAnsi="Calibri" w:eastAsia="Calibri" w:cs="Calibri"/>
                <w:color w:val="1F1F1F"/>
                <w:sz w:val="22"/>
                <w:szCs w:val="22"/>
              </w:rPr>
              <w:t>entry_ref</w:t>
            </w:r>
            <w:proofErr w:type="spellEnd"/>
            <w:r w:rsidRPr="00B407C6">
              <w:rPr>
                <w:rFonts w:ascii="Calibri" w:hAnsi="Calibri" w:eastAsia="Calibri" w:cs="Calibri"/>
                <w:color w:val="1F1F1F"/>
                <w:sz w:val="22"/>
                <w:szCs w:val="22"/>
              </w:rPr>
              <w:t>.</w:t>
            </w:r>
          </w:p>
        </w:tc>
      </w:tr>
      <w:tr w:rsidRPr="00B407C6" w:rsidR="00035A73" w14:paraId="5D32B278"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237A907B"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00035A73" w:rsidRDefault="00CB2C08" w14:paraId="7002CA83" w14:textId="77777777">
            <w:pPr>
              <w:rPr>
                <w:rFonts w:ascii="Calibri" w:hAnsi="Calibri" w:eastAsia="Calibri" w:cs="Calibri"/>
                <w:color w:val="1F1F1F"/>
                <w:sz w:val="22"/>
                <w:szCs w:val="22"/>
              </w:rPr>
            </w:pPr>
            <w:r>
              <w:rPr>
                <w:rFonts w:ascii="Calibri" w:hAnsi="Calibri" w:eastAsia="Calibri" w:cs="Calibri"/>
                <w:color w:val="1F1F1F"/>
                <w:sz w:val="22"/>
                <w:szCs w:val="22"/>
              </w:rPr>
              <w:t xml:space="preserve">Entry type- Consumption/output/ Negative adjustment/ Positive Adjustment on the bases of entry type report will be generated location wise, sublocation wise with their remaining QTY and Values. </w:t>
            </w:r>
          </w:p>
          <w:p w:rsidR="00CB2C08" w:rsidRDefault="00CB2C08" w14:paraId="04F397DC" w14:textId="77777777">
            <w:pPr>
              <w:rPr>
                <w:rFonts w:ascii="Calibri" w:hAnsi="Calibri" w:eastAsia="Calibri" w:cs="Calibri"/>
                <w:color w:val="1F1F1F"/>
                <w:sz w:val="22"/>
                <w:szCs w:val="22"/>
              </w:rPr>
            </w:pPr>
          </w:p>
          <w:p w:rsidR="00CB2C08" w:rsidRDefault="00CB2C08" w14:paraId="249B2B30" w14:textId="77777777">
            <w:pPr>
              <w:rPr>
                <w:rFonts w:ascii="Calibri" w:hAnsi="Calibri" w:eastAsia="Calibri" w:cs="Calibri"/>
                <w:color w:val="1F1F1F"/>
                <w:sz w:val="22"/>
                <w:szCs w:val="22"/>
              </w:rPr>
            </w:pPr>
          </w:p>
          <w:p w:rsidR="00CB2C08" w:rsidRDefault="00CB2C08" w14:paraId="470097BD" w14:textId="77777777">
            <w:pPr>
              <w:rPr>
                <w:rFonts w:ascii="Calibri" w:hAnsi="Calibri" w:eastAsia="Calibri" w:cs="Calibri"/>
                <w:color w:val="1F1F1F"/>
                <w:sz w:val="22"/>
                <w:szCs w:val="22"/>
              </w:rPr>
            </w:pPr>
          </w:p>
          <w:p w:rsidRPr="00B407C6" w:rsidR="00CB2C08" w:rsidRDefault="00CB2C08" w14:paraId="30057A54" w14:textId="09809B19">
            <w:pPr>
              <w:rPr>
                <w:rFonts w:ascii="Calibri" w:hAnsi="Calibri" w:cs="Calibri"/>
                <w:sz w:val="22"/>
                <w:szCs w:val="22"/>
              </w:rPr>
            </w:pPr>
          </w:p>
        </w:tc>
      </w:tr>
    </w:tbl>
    <w:p w:rsidRPr="00B407C6" w:rsidR="00035A73" w:rsidRDefault="00035A73" w14:paraId="7CF58A25" w14:textId="77777777">
      <w:pPr>
        <w:spacing w:before="20" w:after="20"/>
        <w:rPr>
          <w:rFonts w:ascii="Calibri" w:hAnsi="Calibri" w:cs="Calibri"/>
          <w:sz w:val="22"/>
          <w:szCs w:val="22"/>
        </w:rPr>
      </w:pPr>
    </w:p>
    <w:p w:rsidRPr="00B407C6" w:rsidR="00035A73" w:rsidRDefault="00000000" w14:paraId="72C1A480" w14:textId="77777777">
      <w:pPr>
        <w:spacing w:before="160" w:after="60"/>
        <w:rPr>
          <w:rFonts w:ascii="Calibri" w:hAnsi="Calibri" w:cs="Calibri"/>
          <w:sz w:val="22"/>
          <w:szCs w:val="22"/>
        </w:rPr>
      </w:pPr>
      <w:r w:rsidRPr="00B407C6">
        <w:rPr>
          <w:rFonts w:ascii="Calibri" w:hAnsi="Calibri" w:eastAsia="Calibri" w:cs="Calibri"/>
          <w:b/>
          <w:bCs/>
          <w:color w:val="1F4E79"/>
          <w:sz w:val="22"/>
          <w:szCs w:val="22"/>
        </w:rPr>
        <w:t>R19  Feed Variance Report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900"/>
        <w:gridCol w:w="8276"/>
      </w:tblGrid>
      <w:tr w:rsidRPr="00B407C6" w:rsidR="00035A73" w14:paraId="1A8898D9"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9D0B478" w14:textId="77777777">
            <w:pPr>
              <w:rPr>
                <w:rFonts w:ascii="Calibri" w:hAnsi="Calibri" w:cs="Calibri"/>
                <w:sz w:val="22"/>
                <w:szCs w:val="22"/>
              </w:rPr>
            </w:pPr>
            <w:r w:rsidRPr="00B407C6">
              <w:rPr>
                <w:rFonts w:ascii="Calibri" w:hAnsi="Calibri" w:eastAsia="Calibri" w:cs="Calibri"/>
                <w:b/>
                <w:bCs/>
                <w:color w:val="1F1F1F"/>
                <w:sz w:val="22"/>
                <w:szCs w:val="22"/>
              </w:rPr>
              <w:t>Report</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26A81DB6" w14:textId="77777777">
            <w:pPr>
              <w:rPr>
                <w:rFonts w:ascii="Calibri" w:hAnsi="Calibri" w:cs="Calibri"/>
                <w:sz w:val="22"/>
                <w:szCs w:val="22"/>
              </w:rPr>
            </w:pPr>
            <w:r w:rsidRPr="00B407C6">
              <w:rPr>
                <w:rFonts w:ascii="Calibri" w:hAnsi="Calibri" w:eastAsia="Calibri" w:cs="Calibri"/>
                <w:color w:val="1F1F1F"/>
                <w:sz w:val="22"/>
                <w:szCs w:val="22"/>
              </w:rPr>
              <w:t>Feed Variance Report</w:t>
            </w:r>
          </w:p>
        </w:tc>
      </w:tr>
      <w:tr w:rsidRPr="00B407C6" w:rsidR="00035A73" w14:paraId="17AF94CB"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55C8C7C" w14:textId="77777777">
            <w:pPr>
              <w:rPr>
                <w:rFonts w:ascii="Calibri" w:hAnsi="Calibri" w:cs="Calibri"/>
                <w:sz w:val="22"/>
                <w:szCs w:val="22"/>
              </w:rPr>
            </w:pPr>
            <w:r w:rsidRPr="00B407C6">
              <w:rPr>
                <w:rFonts w:ascii="Calibri" w:hAnsi="Calibri" w:eastAsia="Calibri" w:cs="Calibri"/>
                <w:b/>
                <w:bCs/>
                <w:color w:val="1F1F1F"/>
                <w:sz w:val="22"/>
                <w:szCs w:val="22"/>
              </w:rPr>
              <w:t>Purpose</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4A8627BF" w14:textId="77777777">
            <w:pPr>
              <w:rPr>
                <w:rFonts w:ascii="Calibri" w:hAnsi="Calibri" w:cs="Calibri"/>
                <w:sz w:val="22"/>
                <w:szCs w:val="22"/>
              </w:rPr>
            </w:pPr>
            <w:r w:rsidRPr="00B407C6">
              <w:rPr>
                <w:rFonts w:ascii="Calibri" w:hAnsi="Calibri" w:eastAsia="Calibri" w:cs="Calibri"/>
                <w:color w:val="1F1F1F"/>
                <w:sz w:val="22"/>
                <w:szCs w:val="22"/>
              </w:rPr>
              <w:t>Feed variance: system balance vs physical count at batch close/stock take.</w:t>
            </w:r>
          </w:p>
        </w:tc>
      </w:tr>
      <w:tr w:rsidRPr="00B407C6" w:rsidR="00035A73" w14:paraId="714E36F6"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45EBF162" w14:textId="77777777">
            <w:pPr>
              <w:rPr>
                <w:rFonts w:ascii="Calibri" w:hAnsi="Calibri" w:cs="Calibri"/>
                <w:sz w:val="22"/>
                <w:szCs w:val="22"/>
              </w:rPr>
            </w:pPr>
            <w:r w:rsidRPr="00B407C6">
              <w:rPr>
                <w:rFonts w:ascii="Calibri" w:hAnsi="Calibri" w:eastAsia="Calibri" w:cs="Calibri"/>
                <w:b/>
                <w:bCs/>
                <w:color w:val="1F1F1F"/>
                <w:sz w:val="22"/>
                <w:szCs w:val="22"/>
              </w:rPr>
              <w:t>Filters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7981AF1" w14:textId="77777777">
            <w:pPr>
              <w:rPr>
                <w:rFonts w:ascii="Calibri" w:hAnsi="Calibri" w:cs="Calibri"/>
                <w:sz w:val="22"/>
                <w:szCs w:val="22"/>
              </w:rPr>
            </w:pPr>
            <w:r w:rsidRPr="00B407C6">
              <w:rPr>
                <w:rFonts w:ascii="Calibri" w:hAnsi="Calibri" w:eastAsia="Calibri" w:cs="Calibri"/>
                <w:color w:val="1F1F1F"/>
                <w:sz w:val="22"/>
                <w:szCs w:val="22"/>
              </w:rPr>
              <w:t>Period, Farm, Silo, Feed Type</w:t>
            </w:r>
          </w:p>
        </w:tc>
      </w:tr>
      <w:tr w:rsidRPr="00B407C6" w:rsidR="00035A73" w14:paraId="30DB71F7"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09F6A09" w14:textId="77777777">
            <w:pPr>
              <w:rPr>
                <w:rFonts w:ascii="Calibri" w:hAnsi="Calibri" w:cs="Calibri"/>
                <w:sz w:val="22"/>
                <w:szCs w:val="22"/>
              </w:rPr>
            </w:pPr>
            <w:r w:rsidRPr="00B407C6">
              <w:rPr>
                <w:rFonts w:ascii="Calibri" w:hAnsi="Calibri" w:eastAsia="Calibri" w:cs="Calibri"/>
                <w:b/>
                <w:bCs/>
                <w:color w:val="1F1F1F"/>
                <w:sz w:val="22"/>
                <w:szCs w:val="22"/>
              </w:rPr>
              <w:t>Output Columns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000000" w14:paraId="5EB3C00C" w14:textId="77777777">
            <w:pPr>
              <w:rPr>
                <w:rFonts w:ascii="Calibri" w:hAnsi="Calibri" w:cs="Calibri"/>
                <w:sz w:val="22"/>
                <w:szCs w:val="22"/>
              </w:rPr>
            </w:pPr>
            <w:r w:rsidRPr="00B407C6">
              <w:rPr>
                <w:rFonts w:ascii="Calibri" w:hAnsi="Calibri" w:eastAsia="Calibri" w:cs="Calibri"/>
                <w:color w:val="1F1F1F"/>
                <w:sz w:val="22"/>
                <w:szCs w:val="22"/>
              </w:rPr>
              <w:t>Period, Farm, Silo, Feed Item, System Balance at Period End (KG), Physical Count (KG), Variance (KG), Variance %, Weighted Avg Cost/KG, Variance Value, GL Account Posted, D365BC GL Entry Ref.</w:t>
            </w:r>
          </w:p>
        </w:tc>
      </w:tr>
      <w:tr w:rsidRPr="00B407C6" w:rsidR="00035A73" w14:paraId="58244294"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6DAFCFE4" w14:textId="77777777">
            <w:pPr>
              <w:rPr>
                <w:rFonts w:ascii="Calibri" w:hAnsi="Calibri" w:cs="Calibri"/>
                <w:sz w:val="22"/>
                <w:szCs w:val="22"/>
              </w:rPr>
            </w:pPr>
            <w:r w:rsidRPr="00B407C6">
              <w:rPr>
                <w:rFonts w:ascii="Calibri" w:hAnsi="Calibri" w:eastAsia="Calibri" w:cs="Calibri"/>
                <w:b/>
                <w:bCs/>
                <w:color w:val="1F1F1F"/>
                <w:sz w:val="22"/>
                <w:szCs w:val="22"/>
              </w:rPr>
              <w:t>Source Tables &amp; Joins</w:t>
            </w:r>
          </w:p>
        </w:tc>
        <w:tc>
          <w:tcPr>
            <w:tcW w:w="8276" w:type="dxa"/>
            <w:tcBorders>
              <w:top w:val="single" w:color="AAAAAA" w:sz="4" w:space="0"/>
              <w:left w:val="single" w:color="AAAAAA" w:sz="4" w:space="0"/>
              <w:bottom w:val="single" w:color="AAAAAA" w:sz="4" w:space="0"/>
              <w:right w:val="single" w:color="AAAAAA" w:sz="4" w:space="0"/>
            </w:tcBorders>
            <w:shd w:val="clear" w:color="auto" w:fill="F2F4F7"/>
            <w:tcMar>
              <w:top w:w="70" w:type="dxa"/>
              <w:left w:w="110" w:type="dxa"/>
              <w:bottom w:w="70" w:type="dxa"/>
              <w:right w:w="110" w:type="dxa"/>
            </w:tcMar>
          </w:tcPr>
          <w:p w:rsidRPr="00B407C6" w:rsidR="00035A73" w:rsidRDefault="00000000" w14:paraId="0CC762C1" w14:textId="77777777">
            <w:pPr>
              <w:rPr>
                <w:rFonts w:ascii="Calibri" w:hAnsi="Calibri" w:cs="Calibri"/>
                <w:sz w:val="22"/>
                <w:szCs w:val="22"/>
              </w:rPr>
            </w:pPr>
            <w:proofErr w:type="spellStart"/>
            <w:r w:rsidRPr="00B407C6">
              <w:rPr>
                <w:rFonts w:ascii="Calibri" w:hAnsi="Calibri" w:eastAsia="Calibri" w:cs="Calibri"/>
                <w:color w:val="1F1F1F"/>
                <w:sz w:val="22"/>
                <w:szCs w:val="22"/>
              </w:rPr>
              <w:t>silo_stock_ledger</w:t>
            </w:r>
            <w:proofErr w:type="spellEnd"/>
            <w:r w:rsidRPr="00B407C6">
              <w:rPr>
                <w:rFonts w:ascii="Calibri" w:hAnsi="Calibri" w:eastAsia="Calibri" w:cs="Calibri"/>
                <w:color w:val="1F1F1F"/>
                <w:sz w:val="22"/>
                <w:szCs w:val="22"/>
              </w:rPr>
              <w:t xml:space="preserve"> JOIN </w:t>
            </w:r>
            <w:proofErr w:type="spellStart"/>
            <w:r w:rsidRPr="00B407C6">
              <w:rPr>
                <w:rFonts w:ascii="Calibri" w:hAnsi="Calibri" w:eastAsia="Calibri" w:cs="Calibri"/>
                <w:color w:val="1F1F1F"/>
                <w:sz w:val="22"/>
                <w:szCs w:val="22"/>
              </w:rPr>
              <w:t>physical_inventory_journal</w:t>
            </w:r>
            <w:proofErr w:type="spellEnd"/>
            <w:r w:rsidRPr="00B407C6">
              <w:rPr>
                <w:rFonts w:ascii="Calibri" w:hAnsi="Calibri" w:eastAsia="Calibri" w:cs="Calibri"/>
                <w:color w:val="1F1F1F"/>
                <w:sz w:val="22"/>
                <w:szCs w:val="22"/>
              </w:rPr>
              <w:t xml:space="preserve"> JOIN </w:t>
            </w:r>
            <w:proofErr w:type="spellStart"/>
            <w:r w:rsidRPr="00B407C6">
              <w:rPr>
                <w:rFonts w:ascii="Calibri" w:hAnsi="Calibri" w:eastAsia="Calibri" w:cs="Calibri"/>
                <w:color w:val="1F1F1F"/>
                <w:sz w:val="22"/>
                <w:szCs w:val="22"/>
              </w:rPr>
              <w:t>batch_cost_ledger</w:t>
            </w:r>
            <w:proofErr w:type="spellEnd"/>
            <w:r w:rsidRPr="00B407C6">
              <w:rPr>
                <w:rFonts w:ascii="Calibri" w:hAnsi="Calibri" w:eastAsia="Calibri" w:cs="Calibri"/>
                <w:color w:val="1F1F1F"/>
                <w:sz w:val="22"/>
                <w:szCs w:val="22"/>
              </w:rPr>
              <w:t>.</w:t>
            </w:r>
          </w:p>
        </w:tc>
      </w:tr>
      <w:tr w:rsidRPr="00B407C6" w:rsidR="00035A73" w14:paraId="731AEBE2" w14:textId="77777777">
        <w:tc>
          <w:tcPr>
            <w:tcW w:w="1900" w:type="dxa"/>
            <w:tcBorders>
              <w:top w:val="single" w:color="AAAAAA" w:sz="4" w:space="0"/>
              <w:left w:val="single" w:color="AAAAAA" w:sz="4" w:space="0"/>
              <w:bottom w:val="single" w:color="AAAAAA" w:sz="4" w:space="0"/>
              <w:right w:val="single" w:color="AAAAAA" w:sz="4" w:space="0"/>
            </w:tcBorders>
            <w:shd w:val="clear" w:color="auto" w:fill="E7E6E6"/>
            <w:tcMar>
              <w:top w:w="70" w:type="dxa"/>
              <w:left w:w="100" w:type="dxa"/>
              <w:bottom w:w="70" w:type="dxa"/>
              <w:right w:w="100" w:type="dxa"/>
            </w:tcMar>
          </w:tcPr>
          <w:p w:rsidRPr="00B407C6" w:rsidR="00035A73" w:rsidRDefault="00000000" w14:paraId="021B1803" w14:textId="77777777">
            <w:pPr>
              <w:rPr>
                <w:rFonts w:ascii="Calibri" w:hAnsi="Calibri" w:cs="Calibri"/>
                <w:sz w:val="22"/>
                <w:szCs w:val="22"/>
              </w:rPr>
            </w:pPr>
            <w:r w:rsidRPr="00B407C6">
              <w:rPr>
                <w:rFonts w:ascii="Calibri" w:hAnsi="Calibri" w:eastAsia="Calibri" w:cs="Calibri"/>
                <w:b/>
                <w:bCs/>
                <w:color w:val="1F1F1F"/>
                <w:sz w:val="22"/>
                <w:szCs w:val="22"/>
              </w:rPr>
              <w:t>Calculation Logic / Formulas</w:t>
            </w:r>
          </w:p>
        </w:tc>
        <w:tc>
          <w:tcPr>
            <w:tcW w:w="8276" w:type="dxa"/>
            <w:tcBorders>
              <w:top w:val="single" w:color="AAAAAA" w:sz="4" w:space="0"/>
              <w:left w:val="single" w:color="AAAAAA" w:sz="4" w:space="0"/>
              <w:bottom w:val="single" w:color="AAAAAA" w:sz="4" w:space="0"/>
              <w:right w:val="single" w:color="AAAAAA" w:sz="4" w:space="0"/>
            </w:tcBorders>
            <w:shd w:val="clear" w:color="auto" w:fill="FFFFFF"/>
            <w:tcMar>
              <w:top w:w="70" w:type="dxa"/>
              <w:left w:w="110" w:type="dxa"/>
              <w:bottom w:w="70" w:type="dxa"/>
              <w:right w:w="110" w:type="dxa"/>
            </w:tcMar>
          </w:tcPr>
          <w:p w:rsidRPr="00B407C6" w:rsidR="00035A73" w:rsidRDefault="0075669A" w14:paraId="6474E24F" w14:textId="5BB9FCB6">
            <w:pPr>
              <w:rPr>
                <w:rFonts w:ascii="Calibri" w:hAnsi="Calibri" w:cs="Calibri"/>
                <w:sz w:val="22"/>
                <w:szCs w:val="22"/>
              </w:rPr>
            </w:pPr>
            <w:r>
              <w:rPr>
                <w:rFonts w:ascii="Calibri" w:hAnsi="Calibri" w:eastAsia="Calibri" w:cs="Calibri"/>
                <w:color w:val="1F1F1F"/>
                <w:sz w:val="22"/>
                <w:szCs w:val="22"/>
              </w:rPr>
              <w:t xml:space="preserve">A physical entry page will be provided in the NAVFarm, in that page a button will be provided to calculate and extract the inventory location wise sub location wise from the inventory ledger, in this page just next to QTY field stock adjustment (QTY) field will be provided, in this field physical inventory count will be entered by the user, system will automatically adjust the stock in the inventory ledger (- or +). </w:t>
            </w:r>
          </w:p>
        </w:tc>
      </w:tr>
    </w:tbl>
    <w:p w:rsidRPr="00B407C6" w:rsidR="00035A73" w:rsidRDefault="00035A73" w14:paraId="6AD81F41" w14:textId="77777777">
      <w:pPr>
        <w:spacing w:before="20" w:after="20"/>
        <w:rPr>
          <w:rFonts w:ascii="Calibri" w:hAnsi="Calibri" w:cs="Calibri"/>
          <w:sz w:val="22"/>
          <w:szCs w:val="22"/>
        </w:rPr>
      </w:pPr>
    </w:p>
    <w:p w:rsidRPr="00B407C6" w:rsidR="00035A73" w:rsidRDefault="00035A73" w14:paraId="0033FF06" w14:textId="3E2FD135">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381D16D8"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65CB26C6"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17</w:t>
            </w:r>
          </w:p>
          <w:p w:rsidRPr="00B407C6" w:rsidR="00035A73" w:rsidRDefault="00000000" w14:paraId="3D9B7078" w14:textId="77777777">
            <w:pPr>
              <w:spacing w:after="20"/>
              <w:rPr>
                <w:rFonts w:ascii="Calibri" w:hAnsi="Calibri" w:cs="Calibri"/>
                <w:sz w:val="22"/>
                <w:szCs w:val="22"/>
              </w:rPr>
            </w:pPr>
            <w:r w:rsidRPr="00B407C6">
              <w:rPr>
                <w:rFonts w:ascii="Calibri" w:hAnsi="Calibri" w:eastAsia="Calibri" w:cs="Calibri"/>
                <w:b/>
                <w:bCs/>
                <w:color w:val="FFFFFF"/>
                <w:sz w:val="22"/>
                <w:szCs w:val="22"/>
              </w:rPr>
              <w:t>EVENTS &amp; APPROVAL WORKFLOW</w:t>
            </w:r>
          </w:p>
          <w:p w:rsidRPr="00B407C6" w:rsidR="00035A73" w:rsidRDefault="00000000" w14:paraId="0F367B19" w14:textId="77777777">
            <w:pPr>
              <w:rPr>
                <w:rFonts w:ascii="Calibri" w:hAnsi="Calibri" w:cs="Calibri"/>
                <w:sz w:val="22"/>
                <w:szCs w:val="22"/>
              </w:rPr>
            </w:pPr>
            <w:r w:rsidRPr="00B407C6">
              <w:rPr>
                <w:rFonts w:ascii="Calibri" w:hAnsi="Calibri" w:eastAsia="Calibri" w:cs="Calibri"/>
                <w:color w:val="A8C8E8"/>
                <w:sz w:val="22"/>
                <w:szCs w:val="22"/>
              </w:rPr>
              <w:t>14 system events with severity, 17-row approval matrix, reversal workflow</w:t>
            </w:r>
          </w:p>
        </w:tc>
      </w:tr>
    </w:tbl>
    <w:p w:rsidRPr="00B407C6" w:rsidR="00035A73" w:rsidRDefault="00035A73" w14:paraId="4F022F1D"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269"/>
        <w:gridCol w:w="7907"/>
      </w:tblGrid>
      <w:tr w:rsidRPr="00B407C6" w:rsidR="00035A73" w14:paraId="5624EFAD" w14:textId="77777777">
        <w:tc>
          <w:tcPr>
            <w:tcW w:w="2269" w:type="dxa"/>
            <w:tcBorders>
              <w:top w:val="single" w:color="AAAAAA" w:sz="4" w:space="0"/>
              <w:left w:val="single" w:color="AAAAAA" w:sz="4" w:space="0"/>
              <w:bottom w:val="single" w:color="AAAAAA" w:sz="4" w:space="0"/>
              <w:right w:val="single" w:color="AAAAAA" w:sz="4" w:space="0"/>
            </w:tcBorders>
            <w:shd w:val="clear" w:color="auto" w:fill="1A3A5C"/>
            <w:tcMar>
              <w:top w:w="80" w:type="dxa"/>
              <w:left w:w="100" w:type="dxa"/>
              <w:bottom w:w="80" w:type="dxa"/>
              <w:right w:w="100" w:type="dxa"/>
            </w:tcMar>
          </w:tcPr>
          <w:p w:rsidRPr="00B407C6" w:rsidR="00035A73" w:rsidRDefault="00000000" w14:paraId="21D652CA" w14:textId="77777777">
            <w:pPr>
              <w:rPr>
                <w:rFonts w:ascii="Calibri" w:hAnsi="Calibri" w:cs="Calibri"/>
                <w:sz w:val="22"/>
                <w:szCs w:val="22"/>
              </w:rPr>
            </w:pPr>
            <w:r w:rsidRPr="00B407C6">
              <w:rPr>
                <w:rFonts w:ascii="Calibri" w:hAnsi="Calibri" w:eastAsia="Calibri" w:cs="Calibri"/>
                <w:b/>
                <w:bCs/>
                <w:color w:val="FFFFFF"/>
                <w:sz w:val="22"/>
                <w:szCs w:val="22"/>
              </w:rPr>
              <w:t>17.1</w:t>
            </w:r>
          </w:p>
        </w:tc>
        <w:tc>
          <w:tcPr>
            <w:tcW w:w="7907" w:type="dxa"/>
            <w:tcBorders>
              <w:top w:val="single" w:color="AAAAAA" w:sz="4" w:space="0"/>
              <w:left w:val="single" w:color="AAAAAA" w:sz="4" w:space="0"/>
              <w:bottom w:val="single" w:color="AAAAAA" w:sz="4" w:space="0"/>
              <w:right w:val="single" w:color="AAAAAA" w:sz="4" w:space="0"/>
            </w:tcBorders>
            <w:shd w:val="clear" w:color="auto" w:fill="1A3A5C"/>
            <w:tcMar>
              <w:top w:w="80" w:type="dxa"/>
              <w:left w:w="110" w:type="dxa"/>
              <w:bottom w:w="80" w:type="dxa"/>
              <w:right w:w="110" w:type="dxa"/>
            </w:tcMar>
          </w:tcPr>
          <w:p w:rsidRPr="00B407C6" w:rsidR="00035A73" w:rsidRDefault="00000000" w14:paraId="3632CE66" w14:textId="77777777">
            <w:pPr>
              <w:rPr>
                <w:rFonts w:ascii="Calibri" w:hAnsi="Calibri" w:cs="Calibri"/>
                <w:sz w:val="22"/>
                <w:szCs w:val="22"/>
              </w:rPr>
            </w:pPr>
            <w:r w:rsidRPr="00B407C6">
              <w:rPr>
                <w:rFonts w:ascii="Calibri" w:hAnsi="Calibri" w:eastAsia="Calibri" w:cs="Calibri"/>
                <w:b/>
                <w:bCs/>
                <w:color w:val="FFFFFF"/>
                <w:sz w:val="22"/>
                <w:szCs w:val="22"/>
              </w:rPr>
              <w:t>System Events, Alerts &amp; Approval Workflow Matrix</w:t>
            </w:r>
          </w:p>
        </w:tc>
      </w:tr>
      <w:tr w:rsidRPr="00B407C6" w:rsidR="00035A73" w14:paraId="326D7722"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620BAAC5" w14:textId="77777777">
            <w:pPr>
              <w:rPr>
                <w:rFonts w:ascii="Calibri" w:hAnsi="Calibri" w:cs="Calibri"/>
                <w:sz w:val="22"/>
                <w:szCs w:val="22"/>
              </w:rPr>
            </w:pPr>
            <w:r w:rsidRPr="00B407C6">
              <w:rPr>
                <w:rFonts w:ascii="Calibri" w:hAnsi="Calibri" w:eastAsia="Calibri" w:cs="Calibri"/>
                <w:b/>
                <w:bCs/>
                <w:color w:val="1F1F1F"/>
                <w:sz w:val="22"/>
                <w:szCs w:val="22"/>
              </w:rPr>
              <w:t>NAVFarm Solution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74A3291F" w14:textId="0E73E2A7">
            <w:pPr>
              <w:spacing w:before="40" w:after="50"/>
              <w:rPr>
                <w:rFonts w:ascii="Calibri" w:hAnsi="Calibri" w:cs="Calibri"/>
                <w:sz w:val="22"/>
                <w:szCs w:val="22"/>
              </w:rPr>
            </w:pPr>
            <w:r w:rsidRPr="00B407C6">
              <w:rPr>
                <w:rFonts w:ascii="Calibri" w:hAnsi="Calibri" w:eastAsia="Calibri" w:cs="Calibri"/>
                <w:color w:val="1F1F1F"/>
                <w:sz w:val="22"/>
                <w:szCs w:val="22"/>
              </w:rPr>
              <w:t xml:space="preserve">NAVFarm has 14 defined system events that trigger automated alerts, mandatory tasks, or hard blocks. Three severity levels: INFO (blue), WARNING (amber), CRITICAL (red). CRITICAL events either block transactions until resolved or escalate to Head Office after defined time periods. All approvals follow the 17-row Approval Workflow Matrix below </w:t>
            </w:r>
            <w:r w:rsidRPr="00B407C6" w:rsidR="00947466">
              <w:rPr>
                <w:rFonts w:ascii="Calibri" w:hAnsi="Calibri" w:eastAsia="Calibri" w:cs="Calibri"/>
                <w:color w:val="1F1F1F"/>
                <w:sz w:val="22"/>
                <w:szCs w:val="22"/>
              </w:rPr>
              <w:t>-</w:t>
            </w:r>
            <w:r w:rsidRPr="00B407C6">
              <w:rPr>
                <w:rFonts w:ascii="Calibri" w:hAnsi="Calibri" w:eastAsia="Calibri" w:cs="Calibri"/>
                <w:color w:val="1F1F1F"/>
                <w:sz w:val="22"/>
                <w:szCs w:val="22"/>
              </w:rPr>
              <w:t xml:space="preserve"> no ad hoc approvals.</w:t>
            </w:r>
          </w:p>
        </w:tc>
      </w:tr>
      <w:tr w:rsidRPr="00B407C6" w:rsidR="00035A73" w14:paraId="2D29F981"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2C802A58" w14:textId="77777777">
            <w:pPr>
              <w:rPr>
                <w:rFonts w:ascii="Calibri" w:hAnsi="Calibri" w:cs="Calibri"/>
                <w:sz w:val="22"/>
                <w:szCs w:val="22"/>
              </w:rPr>
            </w:pPr>
            <w:r w:rsidRPr="00B407C6">
              <w:rPr>
                <w:rFonts w:ascii="Calibri" w:hAnsi="Calibri" w:eastAsia="Calibri" w:cs="Calibri"/>
                <w:b/>
                <w:bCs/>
                <w:color w:val="1F1F1F"/>
                <w:sz w:val="22"/>
                <w:szCs w:val="22"/>
              </w:rPr>
              <w:t>Process Flow</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4BE54763" w14:textId="77777777">
            <w:pPr>
              <w:spacing w:after="60"/>
              <w:rPr>
                <w:rFonts w:ascii="Calibri" w:hAnsi="Calibri" w:cs="Calibri"/>
                <w:sz w:val="22"/>
                <w:szCs w:val="22"/>
              </w:rPr>
            </w:pPr>
            <w:r w:rsidRPr="00B407C6">
              <w:rPr>
                <w:rFonts w:ascii="Calibri" w:hAnsi="Calibri" w:eastAsia="Calibri" w:cs="Calibri"/>
                <w:b/>
                <w:bCs/>
                <w:color w:val="1F4E79"/>
                <w:sz w:val="22"/>
                <w:szCs w:val="22"/>
              </w:rPr>
              <w:t>Flow Chart: Event → Alert → Approval → Resolution</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61E7F2AE"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35F07D81" w14:textId="77777777">
                  <w:pPr>
                    <w:jc w:val="center"/>
                    <w:rPr>
                      <w:rFonts w:ascii="Calibri" w:hAnsi="Calibri" w:cs="Calibri"/>
                      <w:sz w:val="22"/>
                      <w:szCs w:val="22"/>
                    </w:rPr>
                  </w:pPr>
                  <w:r w:rsidRPr="00B407C6">
                    <w:rPr>
                      <w:rFonts w:ascii="Calibri" w:hAnsi="Calibri" w:eastAsia="Calibri" w:cs="Calibri"/>
                      <w:b/>
                      <w:bCs/>
                      <w:color w:val="FFFFFF"/>
                      <w:sz w:val="22"/>
                      <w:szCs w:val="22"/>
                    </w:rPr>
                    <w:t>1</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660B7DDA" w14:textId="77777777">
                  <w:pPr>
                    <w:rPr>
                      <w:rFonts w:ascii="Calibri" w:hAnsi="Calibri" w:cs="Calibri"/>
                      <w:sz w:val="22"/>
                      <w:szCs w:val="22"/>
                    </w:rPr>
                  </w:pPr>
                  <w:r w:rsidRPr="00B407C6">
                    <w:rPr>
                      <w:rFonts w:ascii="Calibri" w:hAnsi="Calibri" w:eastAsia="Calibri" w:cs="Calibri"/>
                      <w:color w:val="1F1F1F"/>
                      <w:sz w:val="22"/>
                      <w:szCs w:val="22"/>
                    </w:rPr>
                    <w:t>Business event occurs (POST Day, batch stage change, threshold crossed, due date reached).</w:t>
                  </w:r>
                </w:p>
              </w:tc>
            </w:tr>
          </w:tbl>
          <w:p w:rsidRPr="00B407C6" w:rsidR="00035A73" w:rsidRDefault="00000000" w14:paraId="1A55D8ED"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8076BED"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6A6FBC29" w14:textId="77777777">
                  <w:pPr>
                    <w:jc w:val="center"/>
                    <w:rPr>
                      <w:rFonts w:ascii="Calibri" w:hAnsi="Calibri" w:cs="Calibri"/>
                      <w:sz w:val="22"/>
                      <w:szCs w:val="22"/>
                    </w:rPr>
                  </w:pPr>
                  <w:r w:rsidRPr="00B407C6">
                    <w:rPr>
                      <w:rFonts w:ascii="Calibri" w:hAnsi="Calibri" w:eastAsia="Calibri" w:cs="Calibri"/>
                      <w:b/>
                      <w:bCs/>
                      <w:color w:val="FFFFFF"/>
                      <w:sz w:val="22"/>
                      <w:szCs w:val="22"/>
                    </w:rPr>
                    <w:t>2</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5B925659" w14:textId="77777777">
                  <w:pPr>
                    <w:rPr>
                      <w:rFonts w:ascii="Calibri" w:hAnsi="Calibri" w:cs="Calibri"/>
                      <w:sz w:val="22"/>
                      <w:szCs w:val="22"/>
                    </w:rPr>
                  </w:pPr>
                  <w:r w:rsidRPr="00B407C6">
                    <w:rPr>
                      <w:rFonts w:ascii="Calibri" w:hAnsi="Calibri" w:eastAsia="Calibri" w:cs="Calibri"/>
                      <w:color w:val="1F1F1F"/>
                      <w:sz w:val="22"/>
                      <w:szCs w:val="22"/>
                    </w:rPr>
                    <w:t>System evaluates: event type, current value vs threshold, severity rules.</w:t>
                  </w:r>
                </w:p>
              </w:tc>
            </w:tr>
          </w:tbl>
          <w:p w:rsidRPr="00B407C6" w:rsidR="00035A73" w:rsidRDefault="00000000" w14:paraId="6FC42389"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7062976B"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529420B3" w14:textId="77777777">
                  <w:pPr>
                    <w:jc w:val="center"/>
                    <w:rPr>
                      <w:rFonts w:ascii="Calibri" w:hAnsi="Calibri" w:cs="Calibri"/>
                      <w:sz w:val="22"/>
                      <w:szCs w:val="22"/>
                    </w:rPr>
                  </w:pPr>
                  <w:r w:rsidRPr="00B407C6">
                    <w:rPr>
                      <w:rFonts w:ascii="Calibri" w:hAnsi="Calibri" w:eastAsia="Calibri" w:cs="Calibri"/>
                      <w:b/>
                      <w:bCs/>
                      <w:color w:val="FFFFFF"/>
                      <w:sz w:val="22"/>
                      <w:szCs w:val="22"/>
                    </w:rPr>
                    <w:t>3</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17B75C74" w14:textId="77777777">
                  <w:pPr>
                    <w:rPr>
                      <w:rFonts w:ascii="Calibri" w:hAnsi="Calibri" w:cs="Calibri"/>
                      <w:sz w:val="22"/>
                      <w:szCs w:val="22"/>
                    </w:rPr>
                  </w:pPr>
                  <w:r w:rsidRPr="00B407C6">
                    <w:rPr>
                      <w:rFonts w:ascii="Calibri" w:hAnsi="Calibri" w:eastAsia="Calibri" w:cs="Calibri"/>
                      <w:color w:val="1F1F1F"/>
                      <w:sz w:val="22"/>
                      <w:szCs w:val="22"/>
                    </w:rPr>
                    <w:t>Alert or mandatory task created. CRITICAL alerts: push notification + in-app alert + email. WARNING: in-app only. INFO: in-app only.</w:t>
                  </w:r>
                </w:p>
              </w:tc>
            </w:tr>
          </w:tbl>
          <w:p w:rsidRPr="00B407C6" w:rsidR="00035A73" w:rsidRDefault="00000000" w14:paraId="1157D671"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3280"/>
              <w:gridCol w:w="120"/>
              <w:gridCol w:w="3780"/>
            </w:tblGrid>
            <w:tr w:rsidRPr="00B407C6" w:rsidR="00035A73" w14:paraId="4CC1ECF5" w14:textId="77777777">
              <w:tc>
                <w:tcPr>
                  <w:tcW w:w="420" w:type="dxa"/>
                  <w:tcBorders>
                    <w:top w:val="none" w:color="FFFFFF" w:sz="0" w:space="0"/>
                    <w:left w:val="none" w:color="FFFFFF" w:sz="0" w:space="0"/>
                    <w:bottom w:val="none" w:color="FFFFFF" w:sz="0" w:space="0"/>
                    <w:right w:val="none" w:color="FFFFFF" w:sz="0" w:space="0"/>
                  </w:tcBorders>
                  <w:shd w:val="clear" w:color="auto" w:fill="E67E22"/>
                  <w:tcMar>
                    <w:top w:w="60" w:type="dxa"/>
                    <w:left w:w="60" w:type="dxa"/>
                    <w:bottom w:w="60" w:type="dxa"/>
                    <w:right w:w="60" w:type="dxa"/>
                  </w:tcMar>
                  <w:vAlign w:val="center"/>
                </w:tcPr>
                <w:p w:rsidRPr="00B407C6" w:rsidR="00035A73" w:rsidRDefault="00000000" w14:paraId="71CA562F" w14:textId="77777777">
                  <w:pPr>
                    <w:jc w:val="center"/>
                    <w:rPr>
                      <w:rFonts w:ascii="Calibri" w:hAnsi="Calibri" w:cs="Calibri"/>
                      <w:sz w:val="22"/>
                      <w:szCs w:val="22"/>
                    </w:rPr>
                  </w:pPr>
                  <w:r w:rsidRPr="00B407C6">
                    <w:rPr>
                      <w:rFonts w:ascii="Calibri" w:hAnsi="Calibri" w:eastAsia="Calibri" w:cs="Calibri"/>
                      <w:b/>
                      <w:bCs/>
                      <w:color w:val="FFFFFF"/>
                      <w:sz w:val="22"/>
                      <w:szCs w:val="22"/>
                    </w:rPr>
                    <w:t>?</w:t>
                  </w:r>
                </w:p>
              </w:tc>
              <w:tc>
                <w:tcPr>
                  <w:tcW w:w="7180" w:type="dxa"/>
                  <w:gridSpan w:val="3"/>
                  <w:tcBorders>
                    <w:top w:val="none" w:color="FFFFFF" w:sz="0" w:space="0"/>
                    <w:left w:val="none" w:color="FFFFFF" w:sz="0" w:space="0"/>
                    <w:bottom w:val="none" w:color="FFFFFF" w:sz="0" w:space="0"/>
                    <w:right w:val="none" w:color="FFFFFF" w:sz="0" w:space="0"/>
                  </w:tcBorders>
                  <w:shd w:val="clear" w:color="auto" w:fill="FEF9E7"/>
                  <w:tcMar>
                    <w:top w:w="60" w:type="dxa"/>
                    <w:left w:w="120" w:type="dxa"/>
                    <w:bottom w:w="60" w:type="dxa"/>
                    <w:right w:w="80" w:type="dxa"/>
                  </w:tcMar>
                </w:tcPr>
                <w:p w:rsidRPr="00B407C6" w:rsidR="00035A73" w:rsidRDefault="00000000" w14:paraId="7A593E8F" w14:textId="77777777">
                  <w:pPr>
                    <w:rPr>
                      <w:rFonts w:ascii="Calibri" w:hAnsi="Calibri" w:cs="Calibri"/>
                      <w:sz w:val="22"/>
                      <w:szCs w:val="22"/>
                    </w:rPr>
                  </w:pPr>
                  <w:r w:rsidRPr="00B407C6">
                    <w:rPr>
                      <w:rFonts w:ascii="Calibri" w:hAnsi="Calibri" w:eastAsia="Calibri" w:cs="Calibri"/>
                      <w:b/>
                      <w:bCs/>
                      <w:color w:val="1F4E79"/>
                      <w:sz w:val="22"/>
                      <w:szCs w:val="22"/>
                    </w:rPr>
                    <w:t>Is this a HARD BLOCK event (e.g. quarantine clearance, withdrawal days, negative advice)?</w:t>
                  </w:r>
                </w:p>
              </w:tc>
            </w:tr>
            <w:tr w:rsidRPr="00B407C6" w:rsidR="00035A73" w14:paraId="1B43E052" w14:textId="77777777">
              <w:tc>
                <w:tcPr>
                  <w:tcW w:w="3700" w:type="dxa"/>
                  <w:gridSpan w:val="2"/>
                  <w:tcBorders>
                    <w:top w:val="none" w:color="FFFFFF" w:sz="0" w:space="0"/>
                    <w:left w:val="none" w:color="FFFFFF" w:sz="0" w:space="0"/>
                    <w:bottom w:val="none" w:color="FFFFFF" w:sz="0" w:space="0"/>
                    <w:right w:val="none" w:color="FFFFFF" w:sz="0" w:space="0"/>
                  </w:tcBorders>
                  <w:shd w:val="clear" w:color="auto" w:fill="EAF4EC"/>
                  <w:tcMar>
                    <w:top w:w="60" w:type="dxa"/>
                    <w:left w:w="80" w:type="dxa"/>
                    <w:bottom w:w="60" w:type="dxa"/>
                    <w:right w:w="80" w:type="dxa"/>
                  </w:tcMar>
                </w:tcPr>
                <w:p w:rsidRPr="00B407C6" w:rsidR="00035A73" w:rsidRDefault="00000000" w14:paraId="46AC5A54" w14:textId="77777777">
                  <w:pPr>
                    <w:rPr>
                      <w:rFonts w:ascii="Calibri" w:hAnsi="Calibri" w:cs="Calibri"/>
                      <w:sz w:val="22"/>
                      <w:szCs w:val="22"/>
                    </w:rPr>
                  </w:pPr>
                  <w:r w:rsidRPr="00B407C6">
                    <w:rPr>
                      <w:rFonts w:ascii="Segoe UI Symbol" w:hAnsi="Segoe UI Symbol" w:eastAsia="Calibri" w:cs="Segoe UI Symbol"/>
                      <w:color w:val="1A7F5A"/>
                      <w:sz w:val="22"/>
                      <w:szCs w:val="22"/>
                    </w:rPr>
                    <w:t>✔</w:t>
                  </w:r>
                  <w:r w:rsidRPr="00B407C6">
                    <w:rPr>
                      <w:rFonts w:ascii="Calibri" w:hAnsi="Calibri" w:eastAsia="Calibri" w:cs="Calibri"/>
                      <w:color w:val="1A7F5A"/>
                      <w:sz w:val="22"/>
                      <w:szCs w:val="22"/>
                    </w:rPr>
                    <w:t xml:space="preserve"> YES: </w:t>
                  </w:r>
                  <w:r w:rsidRPr="00B407C6">
                    <w:rPr>
                      <w:rFonts w:ascii="Segoe UI Emoji" w:hAnsi="Segoe UI Emoji" w:eastAsia="Calibri" w:cs="Segoe UI Emoji"/>
                      <w:color w:val="1A7F5A"/>
                      <w:sz w:val="22"/>
                      <w:szCs w:val="22"/>
                    </w:rPr>
                    <w:t>🔴</w:t>
                  </w:r>
                  <w:r w:rsidRPr="00B407C6">
                    <w:rPr>
                      <w:rFonts w:ascii="Calibri" w:hAnsi="Calibri" w:eastAsia="Calibri" w:cs="Calibri"/>
                      <w:color w:val="1A7F5A"/>
                      <w:sz w:val="22"/>
                      <w:szCs w:val="22"/>
                    </w:rPr>
                    <w:t xml:space="preserve"> Transaction BLOCKED until event resolved. No override by farm users.</w:t>
                  </w:r>
                </w:p>
              </w:tc>
              <w:tc>
                <w:tcPr>
                  <w:tcW w:w="120" w:type="dxa"/>
                  <w:tcBorders>
                    <w:top w:val="none" w:color="FFFFFF" w:sz="0" w:space="0"/>
                    <w:left w:val="none" w:color="FFFFFF" w:sz="0" w:space="0"/>
                    <w:bottom w:val="none" w:color="FFFFFF" w:sz="0" w:space="0"/>
                    <w:right w:val="none" w:color="FFFFFF" w:sz="0" w:space="0"/>
                  </w:tcBorders>
                  <w:shd w:val="clear" w:color="auto" w:fill="FFFFFF"/>
                </w:tcPr>
                <w:p w:rsidRPr="00B407C6" w:rsidR="00035A73" w:rsidRDefault="00035A73" w14:paraId="5D1234DC" w14:textId="77777777">
                  <w:pPr>
                    <w:rPr>
                      <w:rFonts w:ascii="Calibri" w:hAnsi="Calibri" w:cs="Calibri"/>
                      <w:sz w:val="22"/>
                      <w:szCs w:val="22"/>
                    </w:rPr>
                  </w:pPr>
                </w:p>
              </w:tc>
              <w:tc>
                <w:tcPr>
                  <w:tcW w:w="3780" w:type="dxa"/>
                  <w:tcBorders>
                    <w:top w:val="none" w:color="FFFFFF" w:sz="0" w:space="0"/>
                    <w:left w:val="none" w:color="FFFFFF" w:sz="0" w:space="0"/>
                    <w:bottom w:val="none" w:color="FFFFFF" w:sz="0" w:space="0"/>
                    <w:right w:val="none" w:color="FFFFFF" w:sz="0" w:space="0"/>
                  </w:tcBorders>
                  <w:shd w:val="clear" w:color="auto" w:fill="FDEDEC"/>
                  <w:tcMar>
                    <w:top w:w="60" w:type="dxa"/>
                    <w:left w:w="80" w:type="dxa"/>
                    <w:bottom w:w="60" w:type="dxa"/>
                    <w:right w:w="80" w:type="dxa"/>
                  </w:tcMar>
                </w:tcPr>
                <w:p w:rsidRPr="00B407C6" w:rsidR="00035A73" w:rsidRDefault="00000000" w14:paraId="1E82CECA"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 xml:space="preserve"> NO: Alert shown. Transaction can continue. User must acknowledge.</w:t>
                  </w:r>
                </w:p>
              </w:tc>
            </w:tr>
          </w:tbl>
          <w:p w:rsidRPr="00B407C6" w:rsidR="00035A73" w:rsidRDefault="00000000" w14:paraId="16016177"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1CCEB949" w14:textId="77777777">
              <w:tc>
                <w:tcPr>
                  <w:tcW w:w="420" w:type="dxa"/>
                  <w:tcBorders>
                    <w:top w:val="none" w:color="FFFFFF" w:sz="0" w:space="0"/>
                    <w:left w:val="none" w:color="FFFFFF" w:sz="0" w:space="0"/>
                    <w:bottom w:val="none" w:color="FFFFFF" w:sz="0" w:space="0"/>
                    <w:right w:val="none" w:color="FFFFFF" w:sz="0" w:space="0"/>
                  </w:tcBorders>
                  <w:shd w:val="clear" w:color="auto" w:fill="1A3A5C"/>
                  <w:tcMar>
                    <w:top w:w="60" w:type="dxa"/>
                    <w:left w:w="80" w:type="dxa"/>
                    <w:bottom w:w="60" w:type="dxa"/>
                    <w:right w:w="80" w:type="dxa"/>
                  </w:tcMar>
                  <w:vAlign w:val="center"/>
                </w:tcPr>
                <w:p w:rsidRPr="00B407C6" w:rsidR="00035A73" w:rsidRDefault="00000000" w14:paraId="4E04C422" w14:textId="77777777">
                  <w:pPr>
                    <w:jc w:val="center"/>
                    <w:rPr>
                      <w:rFonts w:ascii="Calibri" w:hAnsi="Calibri" w:cs="Calibri"/>
                      <w:sz w:val="22"/>
                      <w:szCs w:val="22"/>
                    </w:rPr>
                  </w:pPr>
                  <w:r w:rsidRPr="00B407C6">
                    <w:rPr>
                      <w:rFonts w:ascii="Calibri" w:hAnsi="Calibri" w:eastAsia="Calibri" w:cs="Calibri"/>
                      <w:b/>
                      <w:bCs/>
                      <w:color w:val="FFFFFF"/>
                      <w:sz w:val="22"/>
                      <w:szCs w:val="22"/>
                    </w:rPr>
                    <w:t>4</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27E52525" w14:textId="77777777">
                  <w:pPr>
                    <w:rPr>
                      <w:rFonts w:ascii="Calibri" w:hAnsi="Calibri" w:cs="Calibri"/>
                      <w:sz w:val="22"/>
                      <w:szCs w:val="22"/>
                    </w:rPr>
                  </w:pPr>
                  <w:r w:rsidRPr="00B407C6">
                    <w:rPr>
                      <w:rFonts w:ascii="Calibri" w:hAnsi="Calibri" w:eastAsia="Calibri" w:cs="Calibri"/>
                      <w:color w:val="1F1F1F"/>
                      <w:sz w:val="22"/>
                      <w:szCs w:val="22"/>
                    </w:rPr>
                    <w:t>Where approval required: submitted by role → routed to approver role per Approval Matrix. On APPROVE: transaction continues. On REJECT: reason mandatory → transaction returned.</w:t>
                  </w:r>
                </w:p>
              </w:tc>
            </w:tr>
          </w:tbl>
          <w:p w:rsidRPr="00B407C6" w:rsidR="00035A73" w:rsidRDefault="00000000" w14:paraId="41A6EBE1" w14:textId="77777777">
            <w:pPr>
              <w:rPr>
                <w:rFonts w:ascii="Calibri" w:hAnsi="Calibri" w:cs="Calibri"/>
                <w:sz w:val="22"/>
                <w:szCs w:val="22"/>
              </w:rPr>
            </w:pPr>
            <w:r w:rsidRPr="00B407C6">
              <w:rPr>
                <w:rFonts w:ascii="Calibri" w:hAnsi="Calibri" w:eastAsia="Calibri" w:cs="Calibri"/>
                <w:b/>
                <w:bCs/>
                <w:color w:val="1F4E79"/>
                <w:sz w:val="22"/>
                <w:szCs w:val="22"/>
              </w:rPr>
              <w:t xml:space="preserve">                                        ↓</w:t>
            </w:r>
          </w:p>
          <w:tbl>
            <w:tblPr>
              <w:tblW w:w="7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20"/>
              <w:gridCol w:w="7180"/>
            </w:tblGrid>
            <w:tr w:rsidRPr="00B407C6" w:rsidR="00035A73" w14:paraId="0542A3AF" w14:textId="77777777">
              <w:tc>
                <w:tcPr>
                  <w:tcW w:w="420" w:type="dxa"/>
                  <w:tcBorders>
                    <w:top w:val="none" w:color="FFFFFF" w:sz="0" w:space="0"/>
                    <w:left w:val="none" w:color="FFFFFF" w:sz="0" w:space="0"/>
                    <w:bottom w:val="none" w:color="FFFFFF" w:sz="0" w:space="0"/>
                    <w:right w:val="none" w:color="FFFFFF" w:sz="0" w:space="0"/>
                  </w:tcBorders>
                  <w:shd w:val="clear" w:color="auto" w:fill="1A7F5A"/>
                  <w:tcMar>
                    <w:top w:w="60" w:type="dxa"/>
                    <w:left w:w="80" w:type="dxa"/>
                    <w:bottom w:w="60" w:type="dxa"/>
                    <w:right w:w="80" w:type="dxa"/>
                  </w:tcMar>
                  <w:vAlign w:val="center"/>
                </w:tcPr>
                <w:p w:rsidRPr="00B407C6" w:rsidR="00035A73" w:rsidRDefault="00000000" w14:paraId="3BB3DFB8" w14:textId="77777777">
                  <w:pPr>
                    <w:jc w:val="center"/>
                    <w:rPr>
                      <w:rFonts w:ascii="Calibri" w:hAnsi="Calibri" w:cs="Calibri"/>
                      <w:sz w:val="22"/>
                      <w:szCs w:val="22"/>
                    </w:rPr>
                  </w:pPr>
                  <w:r w:rsidRPr="00B407C6">
                    <w:rPr>
                      <w:rFonts w:ascii="Calibri" w:hAnsi="Calibri" w:eastAsia="Calibri" w:cs="Calibri"/>
                      <w:b/>
                      <w:bCs/>
                      <w:color w:val="FFFFFF"/>
                      <w:sz w:val="22"/>
                      <w:szCs w:val="22"/>
                    </w:rPr>
                    <w:t>5</w:t>
                  </w:r>
                </w:p>
              </w:tc>
              <w:tc>
                <w:tcPr>
                  <w:tcW w:w="7180" w:type="dxa"/>
                  <w:tcBorders>
                    <w:top w:val="none" w:color="FFFFFF" w:sz="0" w:space="0"/>
                    <w:left w:val="none" w:color="FFFFFF" w:sz="0" w:space="0"/>
                    <w:bottom w:val="none" w:color="FFFFFF" w:sz="0" w:space="0"/>
                    <w:right w:val="none" w:color="FFFFFF" w:sz="0" w:space="0"/>
                  </w:tcBorders>
                  <w:shd w:val="clear" w:color="auto" w:fill="D6EAF8"/>
                  <w:tcMar>
                    <w:top w:w="60" w:type="dxa"/>
                    <w:left w:w="120" w:type="dxa"/>
                    <w:bottom w:w="60" w:type="dxa"/>
                    <w:right w:w="80" w:type="dxa"/>
                  </w:tcMar>
                </w:tcPr>
                <w:p w:rsidRPr="00B407C6" w:rsidR="00035A73" w:rsidRDefault="00000000" w14:paraId="7E9A6C88" w14:textId="77777777">
                  <w:pPr>
                    <w:rPr>
                      <w:rFonts w:ascii="Calibri" w:hAnsi="Calibri" w:cs="Calibri"/>
                      <w:sz w:val="22"/>
                      <w:szCs w:val="22"/>
                    </w:rPr>
                  </w:pPr>
                  <w:r w:rsidRPr="00B407C6">
                    <w:rPr>
                      <w:rFonts w:ascii="Calibri" w:hAnsi="Calibri" w:eastAsia="Calibri" w:cs="Calibri"/>
                      <w:color w:val="1F1F1F"/>
                      <w:sz w:val="22"/>
                      <w:szCs w:val="22"/>
                    </w:rPr>
                    <w:t>Audit trail retained: event fired timestamp, acknowledged by, approved by, rejection reason, override by (if applicable).</w:t>
                  </w:r>
                </w:p>
              </w:tc>
            </w:tr>
          </w:tbl>
          <w:p w:rsidRPr="00B407C6" w:rsidR="00035A73" w:rsidRDefault="00035A73" w14:paraId="688E10DE" w14:textId="77777777">
            <w:pPr>
              <w:rPr>
                <w:rFonts w:ascii="Calibri" w:hAnsi="Calibri" w:cs="Calibri"/>
                <w:sz w:val="22"/>
                <w:szCs w:val="22"/>
              </w:rPr>
            </w:pPr>
          </w:p>
        </w:tc>
      </w:tr>
      <w:tr w:rsidRPr="00B407C6" w:rsidR="00035A73" w14:paraId="4C2999D9"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3E559012" w14:textId="77777777">
            <w:pPr>
              <w:rPr>
                <w:rFonts w:ascii="Calibri" w:hAnsi="Calibri" w:cs="Calibri"/>
                <w:sz w:val="22"/>
                <w:szCs w:val="22"/>
              </w:rPr>
            </w:pPr>
            <w:r w:rsidRPr="00B407C6">
              <w:rPr>
                <w:rFonts w:ascii="Calibri" w:hAnsi="Calibri" w:eastAsia="Calibri" w:cs="Calibri"/>
                <w:b/>
                <w:bCs/>
                <w:color w:val="1F1F1F"/>
                <w:sz w:val="22"/>
                <w:szCs w:val="22"/>
              </w:rPr>
              <w:t>Integration with ERP or Any Third-Party App</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C428D0" w14:paraId="7384E3F1" w14:textId="08EA2501">
            <w:pPr>
              <w:spacing w:before="40" w:after="50"/>
              <w:rPr>
                <w:rFonts w:ascii="Calibri" w:hAnsi="Calibri" w:cs="Calibri"/>
                <w:sz w:val="22"/>
                <w:szCs w:val="22"/>
              </w:rPr>
            </w:pPr>
            <w:r>
              <w:rPr>
                <w:rFonts w:ascii="Calibri" w:hAnsi="Calibri" w:eastAsia="Calibri" w:cs="Calibri"/>
                <w:color w:val="1F1F1F"/>
                <w:sz w:val="22"/>
                <w:szCs w:val="22"/>
              </w:rPr>
              <w:t>N/A</w:t>
            </w:r>
          </w:p>
        </w:tc>
      </w:tr>
      <w:tr w:rsidRPr="00B407C6" w:rsidR="00035A73" w14:paraId="44D2A333"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72FFF910" w14:textId="77777777">
            <w:pPr>
              <w:rPr>
                <w:rFonts w:ascii="Calibri" w:hAnsi="Calibri" w:cs="Calibri"/>
                <w:sz w:val="22"/>
                <w:szCs w:val="22"/>
              </w:rPr>
            </w:pPr>
            <w:r w:rsidRPr="00B407C6">
              <w:rPr>
                <w:rFonts w:ascii="Calibri" w:hAnsi="Calibri" w:eastAsia="Calibri" w:cs="Calibri"/>
                <w:b/>
                <w:bCs/>
                <w:color w:val="1F1F1F"/>
                <w:sz w:val="22"/>
                <w:szCs w:val="22"/>
              </w:rPr>
              <w:t>Alert &amp; Notification</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1214C1" w:rsidR="00035A73" w:rsidRDefault="001214C1" w14:paraId="6102D5D8" w14:textId="2C54205B">
            <w:pPr>
              <w:spacing w:before="40" w:after="50"/>
              <w:rPr>
                <w:rFonts w:ascii="Calibri" w:hAnsi="Calibri" w:cs="Calibri"/>
                <w:color w:val="C00000"/>
                <w:sz w:val="22"/>
                <w:szCs w:val="22"/>
              </w:rPr>
            </w:pPr>
            <w:r w:rsidRPr="001214C1">
              <w:rPr>
                <w:rFonts w:ascii="Calibri" w:hAnsi="Calibri" w:eastAsia="Calibri" w:cs="Calibri"/>
                <w:color w:val="C00000"/>
                <w:sz w:val="22"/>
                <w:szCs w:val="22"/>
              </w:rPr>
              <w:t xml:space="preserve">Master data will be required for the alerts </w:t>
            </w:r>
          </w:p>
        </w:tc>
      </w:tr>
      <w:tr w:rsidRPr="00B407C6" w:rsidR="00035A73" w14:paraId="30414DE7" w14:textId="77777777">
        <w:tc>
          <w:tcPr>
            <w:tcW w:w="2269" w:type="dxa"/>
            <w:tcBorders>
              <w:top w:val="single" w:color="AAAAAA" w:sz="4" w:space="0"/>
              <w:left w:val="single" w:color="AAAAAA" w:sz="4" w:space="0"/>
              <w:bottom w:val="single" w:color="AAAAAA" w:sz="4" w:space="0"/>
              <w:right w:val="single" w:color="AAAAAA" w:sz="4" w:space="0"/>
            </w:tcBorders>
            <w:shd w:val="clear" w:color="auto" w:fill="E7E6E6"/>
            <w:tcMar>
              <w:top w:w="95" w:type="dxa"/>
              <w:left w:w="100" w:type="dxa"/>
              <w:bottom w:w="95" w:type="dxa"/>
              <w:right w:w="100" w:type="dxa"/>
            </w:tcMar>
          </w:tcPr>
          <w:p w:rsidRPr="00B407C6" w:rsidR="00035A73" w:rsidRDefault="00000000" w14:paraId="5FCBAC4C" w14:textId="77777777">
            <w:pPr>
              <w:rPr>
                <w:rFonts w:ascii="Calibri" w:hAnsi="Calibri" w:cs="Calibri"/>
                <w:sz w:val="22"/>
                <w:szCs w:val="22"/>
              </w:rPr>
            </w:pPr>
            <w:r w:rsidRPr="00B407C6">
              <w:rPr>
                <w:rFonts w:ascii="Calibri" w:hAnsi="Calibri" w:eastAsia="Calibri" w:cs="Calibri"/>
                <w:b/>
                <w:bCs/>
                <w:color w:val="1F1F1F"/>
                <w:sz w:val="22"/>
                <w:szCs w:val="22"/>
              </w:rPr>
              <w:t>Control Points on NAVFarm App Level</w:t>
            </w:r>
          </w:p>
        </w:tc>
        <w:tc>
          <w:tcPr>
            <w:tcW w:w="7907" w:type="dxa"/>
            <w:tcBorders>
              <w:top w:val="single" w:color="AAAAAA" w:sz="4" w:space="0"/>
              <w:left w:val="single" w:color="AAAAAA" w:sz="4" w:space="0"/>
              <w:bottom w:val="single" w:color="AAAAAA" w:sz="4" w:space="0"/>
              <w:right w:val="single" w:color="AAAAAA" w:sz="4" w:space="0"/>
            </w:tcBorders>
            <w:shd w:val="clear" w:color="auto" w:fill="FFFFFF"/>
            <w:tcMar>
              <w:top w:w="95" w:type="dxa"/>
              <w:left w:w="110" w:type="dxa"/>
              <w:bottom w:w="95" w:type="dxa"/>
              <w:right w:w="110" w:type="dxa"/>
            </w:tcMar>
          </w:tcPr>
          <w:p w:rsidRPr="00B407C6" w:rsidR="00035A73" w:rsidRDefault="00000000" w14:paraId="239DD879" w14:textId="77777777">
            <w:pPr>
              <w:spacing w:after="20"/>
              <w:rPr>
                <w:rFonts w:ascii="Calibri" w:hAnsi="Calibri" w:cs="Calibri"/>
                <w:sz w:val="22"/>
                <w:szCs w:val="22"/>
              </w:rPr>
            </w:pPr>
            <w:r w:rsidRPr="00B407C6">
              <w:rPr>
                <w:rFonts w:ascii="Calibri" w:hAnsi="Calibri" w:eastAsia="Calibri" w:cs="Calibri"/>
                <w:color w:val="1F1F1F"/>
                <w:sz w:val="22"/>
                <w:szCs w:val="22"/>
              </w:rPr>
              <w:t>• Approval role determined strictly by Approval Matrix. Cannot be delegated without System Admin configuration.</w:t>
            </w:r>
          </w:p>
          <w:p w:rsidRPr="00B407C6" w:rsidR="00035A73" w:rsidRDefault="00000000" w14:paraId="79864CE8" w14:textId="77777777">
            <w:pPr>
              <w:spacing w:before="40" w:after="50"/>
              <w:rPr>
                <w:rFonts w:ascii="Calibri" w:hAnsi="Calibri" w:cs="Calibri"/>
                <w:sz w:val="22"/>
                <w:szCs w:val="22"/>
              </w:rPr>
            </w:pPr>
            <w:r w:rsidRPr="00B407C6">
              <w:rPr>
                <w:rFonts w:ascii="Calibri" w:hAnsi="Calibri" w:eastAsia="Calibri" w:cs="Calibri"/>
                <w:color w:val="1F1F1F"/>
                <w:sz w:val="22"/>
                <w:szCs w:val="22"/>
              </w:rPr>
              <w:t>• Hard-block events cannot be bypassed by any farm user or farm manager. System Admin override (where permitted) is permanently logged.</w:t>
            </w:r>
          </w:p>
        </w:tc>
      </w:tr>
    </w:tbl>
    <w:p w:rsidRPr="00B407C6" w:rsidR="00035A73" w:rsidRDefault="00035A73" w14:paraId="545666DE" w14:textId="77777777">
      <w:pPr>
        <w:spacing w:before="20" w:after="20"/>
        <w:rPr>
          <w:rFonts w:ascii="Calibri" w:hAnsi="Calibri" w:cs="Calibri"/>
          <w:sz w:val="22"/>
          <w:szCs w:val="22"/>
        </w:rPr>
      </w:pPr>
    </w:p>
    <w:p w:rsidRPr="00B407C6" w:rsidR="00035A73" w:rsidRDefault="00000000" w14:paraId="11B52539" w14:textId="1741D538">
      <w:pPr>
        <w:pStyle w:val="Heading2"/>
        <w:spacing w:before="200" w:after="80"/>
        <w:rPr>
          <w:rFonts w:ascii="Calibri" w:hAnsi="Calibri" w:cs="Calibri"/>
          <w:sz w:val="22"/>
          <w:szCs w:val="22"/>
        </w:rPr>
      </w:pPr>
      <w:r w:rsidRPr="00B407C6">
        <w:rPr>
          <w:rFonts w:ascii="Calibri" w:hAnsi="Calibri" w:eastAsia="Calibri" w:cs="Calibri"/>
          <w:b/>
          <w:bCs/>
          <w:color w:val="1A3A5C"/>
          <w:sz w:val="22"/>
          <w:szCs w:val="22"/>
        </w:rPr>
        <w:t xml:space="preserve">17.1  System Events </w:t>
      </w:r>
      <w:r w:rsidRPr="00B407C6" w:rsidR="00947466">
        <w:rPr>
          <w:rFonts w:ascii="Calibri" w:hAnsi="Calibri" w:eastAsia="Calibri" w:cs="Calibri"/>
          <w:b/>
          <w:bCs/>
          <w:color w:val="1A3A5C"/>
          <w:sz w:val="22"/>
          <w:szCs w:val="22"/>
        </w:rPr>
        <w:t>-</w:t>
      </w:r>
      <w:r w:rsidRPr="00B407C6">
        <w:rPr>
          <w:rFonts w:ascii="Calibri" w:hAnsi="Calibri" w:eastAsia="Calibri" w:cs="Calibri"/>
          <w:b/>
          <w:bCs/>
          <w:color w:val="1A3A5C"/>
          <w:sz w:val="22"/>
          <w:szCs w:val="22"/>
        </w:rPr>
        <w:t xml:space="preserve"> Full List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2000"/>
        <w:gridCol w:w="3576"/>
        <w:gridCol w:w="2300"/>
      </w:tblGrid>
      <w:tr w:rsidRPr="00B407C6" w:rsidR="00035A73" w14:paraId="59F896CD" w14:textId="77777777">
        <w:tc>
          <w:tcPr>
            <w:tcW w:w="23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6D61B5A0" w14:textId="77777777">
            <w:pPr>
              <w:jc w:val="center"/>
              <w:rPr>
                <w:rFonts w:ascii="Calibri" w:hAnsi="Calibri" w:cs="Calibri"/>
                <w:sz w:val="22"/>
                <w:szCs w:val="22"/>
              </w:rPr>
            </w:pPr>
            <w:r w:rsidRPr="00B407C6">
              <w:rPr>
                <w:rFonts w:ascii="Calibri" w:hAnsi="Calibri" w:eastAsia="Calibri" w:cs="Calibri"/>
                <w:b/>
                <w:bCs/>
                <w:color w:val="FFFFFF"/>
                <w:sz w:val="22"/>
                <w:szCs w:val="22"/>
              </w:rPr>
              <w:t>Event</w:t>
            </w:r>
          </w:p>
        </w:tc>
        <w:tc>
          <w:tcPr>
            <w:tcW w:w="20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5881A49F" w14:textId="77777777">
            <w:pPr>
              <w:jc w:val="center"/>
              <w:rPr>
                <w:rFonts w:ascii="Calibri" w:hAnsi="Calibri" w:cs="Calibri"/>
                <w:sz w:val="22"/>
                <w:szCs w:val="22"/>
              </w:rPr>
            </w:pPr>
            <w:r w:rsidRPr="00B407C6">
              <w:rPr>
                <w:rFonts w:ascii="Calibri" w:hAnsi="Calibri" w:eastAsia="Calibri" w:cs="Calibri"/>
                <w:b/>
                <w:bCs/>
                <w:color w:val="FFFFFF"/>
                <w:sz w:val="22"/>
                <w:szCs w:val="22"/>
              </w:rPr>
              <w:t>Trigger</w:t>
            </w:r>
          </w:p>
        </w:tc>
        <w:tc>
          <w:tcPr>
            <w:tcW w:w="3576"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00955E61" w14:textId="77777777">
            <w:pPr>
              <w:jc w:val="center"/>
              <w:rPr>
                <w:rFonts w:ascii="Calibri" w:hAnsi="Calibri" w:cs="Calibri"/>
                <w:sz w:val="22"/>
                <w:szCs w:val="22"/>
              </w:rPr>
            </w:pPr>
            <w:r w:rsidRPr="00B407C6">
              <w:rPr>
                <w:rFonts w:ascii="Calibri" w:hAnsi="Calibri" w:eastAsia="Calibri" w:cs="Calibri"/>
                <w:b/>
                <w:bCs/>
                <w:color w:val="FFFFFF"/>
                <w:sz w:val="22"/>
                <w:szCs w:val="22"/>
              </w:rPr>
              <w:t>What Happens</w:t>
            </w:r>
          </w:p>
        </w:tc>
        <w:tc>
          <w:tcPr>
            <w:tcW w:w="23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7D5250F4" w14:textId="77777777">
            <w:pPr>
              <w:jc w:val="center"/>
              <w:rPr>
                <w:rFonts w:ascii="Calibri" w:hAnsi="Calibri" w:cs="Calibri"/>
                <w:sz w:val="22"/>
                <w:szCs w:val="22"/>
              </w:rPr>
            </w:pPr>
            <w:r w:rsidRPr="00B407C6">
              <w:rPr>
                <w:rFonts w:ascii="Calibri" w:hAnsi="Calibri" w:eastAsia="Calibri" w:cs="Calibri"/>
                <w:b/>
                <w:bCs/>
                <w:color w:val="FFFFFF"/>
                <w:sz w:val="22"/>
                <w:szCs w:val="22"/>
              </w:rPr>
              <w:t>Severity</w:t>
            </w:r>
          </w:p>
        </w:tc>
      </w:tr>
      <w:tr w:rsidRPr="00B407C6" w:rsidR="00035A73" w14:paraId="0752DDB5" w14:textId="77777777">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0BE2D16" w14:textId="77777777">
            <w:pPr>
              <w:rPr>
                <w:rFonts w:ascii="Calibri" w:hAnsi="Calibri" w:cs="Calibri"/>
                <w:sz w:val="22"/>
                <w:szCs w:val="22"/>
              </w:rPr>
            </w:pPr>
            <w:r w:rsidRPr="00B407C6">
              <w:rPr>
                <w:rFonts w:ascii="Calibri" w:hAnsi="Calibri" w:eastAsia="Calibri" w:cs="Calibri"/>
                <w:b/>
                <w:bCs/>
                <w:color w:val="1F4E79"/>
                <w:sz w:val="22"/>
                <w:szCs w:val="22"/>
              </w:rPr>
              <w:t>Government Quarantine Clearance</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AD46D14" w14:textId="77777777">
            <w:pPr>
              <w:rPr>
                <w:rFonts w:ascii="Calibri" w:hAnsi="Calibri" w:cs="Calibri"/>
                <w:sz w:val="22"/>
                <w:szCs w:val="22"/>
              </w:rPr>
            </w:pPr>
            <w:r w:rsidRPr="00B407C6">
              <w:rPr>
                <w:rFonts w:ascii="Calibri" w:hAnsi="Calibri" w:eastAsia="Calibri" w:cs="Calibri"/>
                <w:color w:val="1F1F1F"/>
                <w:sz w:val="22"/>
                <w:szCs w:val="22"/>
              </w:rPr>
              <w:t>Manual ONCE event in Quarantine batch</w:t>
            </w:r>
          </w:p>
        </w:tc>
        <w:tc>
          <w:tcPr>
            <w:tcW w:w="35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26941B4" w14:textId="77777777">
            <w:pPr>
              <w:rPr>
                <w:rFonts w:ascii="Calibri" w:hAnsi="Calibri" w:cs="Calibri"/>
                <w:sz w:val="22"/>
                <w:szCs w:val="22"/>
              </w:rPr>
            </w:pPr>
            <w:r w:rsidRPr="00B407C6">
              <w:rPr>
                <w:rFonts w:ascii="Calibri" w:hAnsi="Calibri" w:eastAsia="Calibri" w:cs="Calibri"/>
                <w:color w:val="1F1F1F"/>
                <w:sz w:val="22"/>
                <w:szCs w:val="22"/>
              </w:rPr>
              <w:t>Mandatory. Stage transition HARD BLOCKED until COMPLETE. Certificate ref + date required.</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B0A5B06" w14:textId="77777777">
            <w:pPr>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CRITICAL if overdue</w:t>
            </w:r>
          </w:p>
        </w:tc>
      </w:tr>
      <w:tr w:rsidRPr="00B407C6" w:rsidR="00035A73" w14:paraId="645F59AA" w14:textId="77777777">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1102B38" w14:textId="77777777">
            <w:pPr>
              <w:rPr>
                <w:rFonts w:ascii="Calibri" w:hAnsi="Calibri" w:cs="Calibri"/>
                <w:sz w:val="22"/>
                <w:szCs w:val="22"/>
              </w:rPr>
            </w:pPr>
            <w:r w:rsidRPr="00B407C6">
              <w:rPr>
                <w:rFonts w:ascii="Calibri" w:hAnsi="Calibri" w:eastAsia="Calibri" w:cs="Calibri"/>
                <w:b/>
                <w:bCs/>
                <w:color w:val="1F4E79"/>
                <w:sz w:val="22"/>
                <w:szCs w:val="22"/>
              </w:rPr>
              <w:t>Pregnancy Scan Day 28</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3456BB3E" w14:textId="77777777">
            <w:pPr>
              <w:rPr>
                <w:rFonts w:ascii="Calibri" w:hAnsi="Calibri" w:cs="Calibri"/>
                <w:sz w:val="22"/>
                <w:szCs w:val="22"/>
              </w:rPr>
            </w:pPr>
            <w:r w:rsidRPr="00B407C6">
              <w:rPr>
                <w:rFonts w:ascii="Calibri" w:hAnsi="Calibri" w:eastAsia="Calibri" w:cs="Calibri"/>
                <w:color w:val="1F1F1F"/>
                <w:sz w:val="22"/>
                <w:szCs w:val="22"/>
              </w:rPr>
              <w:t>Auto ONCE in Gestation batch on due date</w:t>
            </w:r>
          </w:p>
        </w:tc>
        <w:tc>
          <w:tcPr>
            <w:tcW w:w="35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E5A0054" w14:textId="77777777">
            <w:pPr>
              <w:rPr>
                <w:rFonts w:ascii="Calibri" w:hAnsi="Calibri" w:cs="Calibri"/>
                <w:sz w:val="22"/>
                <w:szCs w:val="22"/>
              </w:rPr>
            </w:pPr>
            <w:r w:rsidRPr="00B407C6">
              <w:rPr>
                <w:rFonts w:ascii="Calibri" w:hAnsi="Calibri" w:eastAsia="Calibri" w:cs="Calibri"/>
                <w:color w:val="1F1F1F"/>
                <w:sz w:val="22"/>
                <w:szCs w:val="22"/>
              </w:rPr>
              <w:t>Mandatory on data entry. Per-sow result required. POST DAY blocked without it.</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DCB894E" w14:textId="77777777">
            <w:pPr>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CRITICAL on due date</w:t>
            </w:r>
          </w:p>
        </w:tc>
      </w:tr>
      <w:tr w:rsidRPr="00B407C6" w:rsidR="00035A73" w14:paraId="1D3FE4A5" w14:textId="77777777">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8FFB0EA" w14:textId="5BCC1AFA">
            <w:pPr>
              <w:rPr>
                <w:rFonts w:ascii="Calibri" w:hAnsi="Calibri" w:cs="Calibri"/>
                <w:sz w:val="22"/>
                <w:szCs w:val="22"/>
              </w:rPr>
            </w:pPr>
            <w:r w:rsidRPr="00B407C6">
              <w:rPr>
                <w:rFonts w:ascii="Calibri" w:hAnsi="Calibri" w:eastAsia="Calibri" w:cs="Calibri"/>
                <w:b/>
                <w:bCs/>
                <w:color w:val="1F4E79"/>
                <w:sz w:val="22"/>
                <w:szCs w:val="22"/>
              </w:rPr>
              <w:t xml:space="preserve">118 Days Gestation </w:t>
            </w:r>
            <w:r w:rsidRPr="00B407C6" w:rsidR="00947466">
              <w:rPr>
                <w:rFonts w:ascii="Calibri" w:hAnsi="Calibri" w:eastAsia="Calibri" w:cs="Calibri"/>
                <w:b/>
                <w:bCs/>
                <w:color w:val="1F4E79"/>
                <w:sz w:val="22"/>
                <w:szCs w:val="22"/>
              </w:rPr>
              <w:t>-</w:t>
            </w:r>
            <w:r w:rsidRPr="00B407C6">
              <w:rPr>
                <w:rFonts w:ascii="Calibri" w:hAnsi="Calibri" w:eastAsia="Calibri" w:cs="Calibri"/>
                <w:b/>
                <w:bCs/>
                <w:color w:val="1F4E79"/>
                <w:sz w:val="22"/>
                <w:szCs w:val="22"/>
              </w:rPr>
              <w:t xml:space="preserve"> No Farrow</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432D8E6" w14:textId="77777777">
            <w:pPr>
              <w:rPr>
                <w:rFonts w:ascii="Calibri" w:hAnsi="Calibri" w:cs="Calibri"/>
                <w:sz w:val="22"/>
                <w:szCs w:val="22"/>
              </w:rPr>
            </w:pPr>
            <w:r w:rsidRPr="00B407C6">
              <w:rPr>
                <w:rFonts w:ascii="Calibri" w:hAnsi="Calibri" w:eastAsia="Calibri" w:cs="Calibri"/>
                <w:color w:val="1F1F1F"/>
                <w:sz w:val="22"/>
                <w:szCs w:val="22"/>
              </w:rPr>
              <w:t>Auto daily check per sow in Gestation</w:t>
            </w:r>
          </w:p>
        </w:tc>
        <w:tc>
          <w:tcPr>
            <w:tcW w:w="35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DB7CBDD" w14:textId="77777777">
            <w:pPr>
              <w:rPr>
                <w:rFonts w:ascii="Calibri" w:hAnsi="Calibri" w:cs="Calibri"/>
                <w:sz w:val="22"/>
                <w:szCs w:val="22"/>
              </w:rPr>
            </w:pPr>
            <w:r w:rsidRPr="00B407C6">
              <w:rPr>
                <w:rFonts w:ascii="Calibri" w:hAnsi="Calibri" w:eastAsia="Calibri" w:cs="Calibri"/>
                <w:color w:val="1F1F1F"/>
                <w:sz w:val="22"/>
                <w:szCs w:val="22"/>
              </w:rPr>
              <w:t>If any sow ≥ 118 days with no farrow: CRITICAL alert. Escalates to HO after 24h.</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F14D519" w14:textId="77777777">
            <w:pPr>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CRITICAL</w:t>
            </w:r>
          </w:p>
        </w:tc>
      </w:tr>
      <w:tr w:rsidRPr="00B407C6" w:rsidR="00035A73" w14:paraId="66156B0F" w14:textId="77777777">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37334923" w14:textId="77777777">
            <w:pPr>
              <w:rPr>
                <w:rFonts w:ascii="Calibri" w:hAnsi="Calibri" w:cs="Calibri"/>
                <w:sz w:val="22"/>
                <w:szCs w:val="22"/>
              </w:rPr>
            </w:pPr>
            <w:r w:rsidRPr="00B407C6">
              <w:rPr>
                <w:rFonts w:ascii="Calibri" w:hAnsi="Calibri" w:eastAsia="Calibri" w:cs="Calibri"/>
                <w:b/>
                <w:bCs/>
                <w:color w:val="1F4E79"/>
                <w:sz w:val="22"/>
                <w:szCs w:val="22"/>
              </w:rPr>
              <w:t>Gilt Week 4 Selection Due</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5898A39" w14:textId="77777777">
            <w:pPr>
              <w:rPr>
                <w:rFonts w:ascii="Calibri" w:hAnsi="Calibri" w:cs="Calibri"/>
                <w:sz w:val="22"/>
                <w:szCs w:val="22"/>
              </w:rPr>
            </w:pPr>
            <w:r w:rsidRPr="00B407C6">
              <w:rPr>
                <w:rFonts w:ascii="Calibri" w:hAnsi="Calibri" w:eastAsia="Calibri" w:cs="Calibri"/>
                <w:color w:val="1F1F1F"/>
                <w:sz w:val="22"/>
                <w:szCs w:val="22"/>
              </w:rPr>
              <w:t>Auto when gilt batch reaches Week 4</w:t>
            </w:r>
          </w:p>
        </w:tc>
        <w:tc>
          <w:tcPr>
            <w:tcW w:w="35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88883A0" w14:textId="77777777">
            <w:pPr>
              <w:rPr>
                <w:rFonts w:ascii="Calibri" w:hAnsi="Calibri" w:cs="Calibri"/>
                <w:sz w:val="22"/>
                <w:szCs w:val="22"/>
              </w:rPr>
            </w:pPr>
            <w:r w:rsidRPr="00B407C6">
              <w:rPr>
                <w:rFonts w:ascii="Calibri" w:hAnsi="Calibri" w:eastAsia="Calibri" w:cs="Calibri"/>
                <w:color w:val="1F1F1F"/>
                <w:sz w:val="22"/>
                <w:szCs w:val="22"/>
              </w:rPr>
              <w:t>Alert to Farm Manager. Open Gilt Selection screen required.</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382E5F93" w14:textId="77777777">
            <w:pPr>
              <w:rPr>
                <w:rFonts w:ascii="Calibri" w:hAnsi="Calibri" w:cs="Calibri"/>
                <w:sz w:val="22"/>
                <w:szCs w:val="22"/>
              </w:rPr>
            </w:pPr>
            <w:r w:rsidRPr="00B407C6">
              <w:rPr>
                <w:rFonts w:ascii="Cambria Math" w:hAnsi="Cambria Math" w:eastAsia="Calibri" w:cs="Cambria Math"/>
                <w:color w:val="E67E22"/>
                <w:sz w:val="22"/>
                <w:szCs w:val="22"/>
              </w:rPr>
              <w:t>ℹ</w:t>
            </w:r>
            <w:r w:rsidRPr="00B407C6">
              <w:rPr>
                <w:rFonts w:ascii="Calibri" w:hAnsi="Calibri" w:eastAsia="Calibri" w:cs="Calibri"/>
                <w:color w:val="E67E22"/>
                <w:sz w:val="22"/>
                <w:szCs w:val="22"/>
              </w:rPr>
              <w:t xml:space="preserve"> INFO</w:t>
            </w:r>
          </w:p>
        </w:tc>
      </w:tr>
      <w:tr w:rsidRPr="00B407C6" w:rsidR="00035A73" w14:paraId="3147F2C3" w14:textId="77777777">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EB9046D" w14:textId="77777777">
            <w:pPr>
              <w:rPr>
                <w:rFonts w:ascii="Calibri" w:hAnsi="Calibri" w:cs="Calibri"/>
                <w:sz w:val="22"/>
                <w:szCs w:val="22"/>
              </w:rPr>
            </w:pPr>
            <w:r w:rsidRPr="00B407C6">
              <w:rPr>
                <w:rFonts w:ascii="Calibri" w:hAnsi="Calibri" w:eastAsia="Calibri" w:cs="Calibri"/>
                <w:b/>
                <w:bCs/>
                <w:color w:val="1F4E79"/>
                <w:sz w:val="22"/>
                <w:szCs w:val="22"/>
              </w:rPr>
              <w:t>Gilt Week 25 Processing Due</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AEBAB9A" w14:textId="77777777">
            <w:pPr>
              <w:rPr>
                <w:rFonts w:ascii="Calibri" w:hAnsi="Calibri" w:cs="Calibri"/>
                <w:sz w:val="22"/>
                <w:szCs w:val="22"/>
              </w:rPr>
            </w:pPr>
            <w:r w:rsidRPr="00B407C6">
              <w:rPr>
                <w:rFonts w:ascii="Calibri" w:hAnsi="Calibri" w:eastAsia="Calibri" w:cs="Calibri"/>
                <w:color w:val="1F1F1F"/>
                <w:sz w:val="22"/>
                <w:szCs w:val="22"/>
              </w:rPr>
              <w:t>Auto ONCE in Gilt batch at Week 25</w:t>
            </w:r>
          </w:p>
        </w:tc>
        <w:tc>
          <w:tcPr>
            <w:tcW w:w="35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E232343" w14:textId="77777777">
            <w:pPr>
              <w:rPr>
                <w:rFonts w:ascii="Calibri" w:hAnsi="Calibri" w:cs="Calibri"/>
                <w:sz w:val="22"/>
                <w:szCs w:val="22"/>
              </w:rPr>
            </w:pPr>
            <w:r w:rsidRPr="00B407C6">
              <w:rPr>
                <w:rFonts w:ascii="Calibri" w:hAnsi="Calibri" w:eastAsia="Calibri" w:cs="Calibri"/>
                <w:color w:val="1F1F1F"/>
                <w:sz w:val="22"/>
                <w:szCs w:val="22"/>
              </w:rPr>
              <w:t>Weight, heat detection, service readiness mandatory ONCE event.</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50CA5F7" w14:textId="77777777">
            <w:pPr>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WARNING</w:t>
            </w:r>
          </w:p>
        </w:tc>
      </w:tr>
      <w:tr w:rsidRPr="00B407C6" w:rsidR="00035A73" w14:paraId="4AB5A5FB" w14:textId="77777777">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3038EA3F" w14:textId="77777777">
            <w:pPr>
              <w:rPr>
                <w:rFonts w:ascii="Calibri" w:hAnsi="Calibri" w:cs="Calibri"/>
                <w:sz w:val="22"/>
                <w:szCs w:val="22"/>
              </w:rPr>
            </w:pPr>
            <w:r w:rsidRPr="00B407C6">
              <w:rPr>
                <w:rFonts w:ascii="Calibri" w:hAnsi="Calibri" w:eastAsia="Calibri" w:cs="Calibri"/>
                <w:b/>
                <w:bCs/>
                <w:color w:val="1F4E79"/>
                <w:sz w:val="22"/>
                <w:szCs w:val="22"/>
              </w:rPr>
              <w:t>Gilt Week 28 Service Decision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27F50B3" w14:textId="77777777">
            <w:pPr>
              <w:rPr>
                <w:rFonts w:ascii="Calibri" w:hAnsi="Calibri" w:cs="Calibri"/>
                <w:sz w:val="22"/>
                <w:szCs w:val="22"/>
              </w:rPr>
            </w:pPr>
            <w:r w:rsidRPr="00B407C6">
              <w:rPr>
                <w:rFonts w:ascii="Calibri" w:hAnsi="Calibri" w:eastAsia="Calibri" w:cs="Calibri"/>
                <w:color w:val="1F1F1F"/>
                <w:sz w:val="22"/>
                <w:szCs w:val="22"/>
              </w:rPr>
              <w:t>Auto ONCE in Gilt batch at Week 28</w:t>
            </w:r>
          </w:p>
        </w:tc>
        <w:tc>
          <w:tcPr>
            <w:tcW w:w="35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3947A663" w14:textId="77777777">
            <w:pPr>
              <w:rPr>
                <w:rFonts w:ascii="Calibri" w:hAnsi="Calibri" w:cs="Calibri"/>
                <w:sz w:val="22"/>
                <w:szCs w:val="22"/>
              </w:rPr>
            </w:pPr>
            <w:r w:rsidRPr="00B407C6">
              <w:rPr>
                <w:rFonts w:ascii="Calibri" w:hAnsi="Calibri" w:eastAsia="Calibri" w:cs="Calibri"/>
                <w:color w:val="1F1F1F"/>
                <w:sz w:val="22"/>
                <w:szCs w:val="22"/>
              </w:rPr>
              <w:t>READY/NOT_YET/CULL per gilt. Mandatory ONCE event.</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0CC7091F" w14:textId="77777777">
            <w:pPr>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WARNING</w:t>
            </w:r>
          </w:p>
        </w:tc>
      </w:tr>
      <w:tr w:rsidRPr="00B407C6" w:rsidR="00035A73" w14:paraId="36BC88C3" w14:textId="77777777">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5AD5F1B" w14:textId="77777777">
            <w:pPr>
              <w:rPr>
                <w:rFonts w:ascii="Calibri" w:hAnsi="Calibri" w:cs="Calibri"/>
                <w:sz w:val="22"/>
                <w:szCs w:val="22"/>
              </w:rPr>
            </w:pPr>
            <w:r w:rsidRPr="00B407C6">
              <w:rPr>
                <w:rFonts w:ascii="Calibri" w:hAnsi="Calibri" w:eastAsia="Calibri" w:cs="Calibri"/>
                <w:b/>
                <w:bCs/>
                <w:color w:val="1F4E79"/>
                <w:sz w:val="22"/>
                <w:szCs w:val="22"/>
              </w:rPr>
              <w:t>Silo Below BFT Level</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7266F3D" w14:textId="77777777">
            <w:pPr>
              <w:rPr>
                <w:rFonts w:ascii="Calibri" w:hAnsi="Calibri" w:cs="Calibri"/>
                <w:sz w:val="22"/>
                <w:szCs w:val="22"/>
              </w:rPr>
            </w:pPr>
            <w:r w:rsidRPr="00B407C6">
              <w:rPr>
                <w:rFonts w:ascii="Calibri" w:hAnsi="Calibri" w:eastAsia="Calibri" w:cs="Calibri"/>
                <w:color w:val="1F1F1F"/>
                <w:sz w:val="22"/>
                <w:szCs w:val="22"/>
              </w:rPr>
              <w:t>Auto after each POST Day per silo</w:t>
            </w:r>
          </w:p>
        </w:tc>
        <w:tc>
          <w:tcPr>
            <w:tcW w:w="35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8866E98" w14:textId="77777777">
            <w:pPr>
              <w:rPr>
                <w:rFonts w:ascii="Calibri" w:hAnsi="Calibri" w:cs="Calibri"/>
                <w:sz w:val="22"/>
                <w:szCs w:val="22"/>
              </w:rPr>
            </w:pPr>
            <w:r w:rsidRPr="00B407C6">
              <w:rPr>
                <w:rFonts w:ascii="Calibri" w:hAnsi="Calibri" w:eastAsia="Calibri" w:cs="Calibri"/>
                <w:color w:val="1F1F1F"/>
                <w:sz w:val="22"/>
                <w:szCs w:val="22"/>
              </w:rPr>
              <w:t>FIRST PRIORITY alert: silo code, item, balance KG, days of feed remaining.</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84DAB96" w14:textId="77777777">
            <w:pPr>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CRITICAL</w:t>
            </w:r>
          </w:p>
        </w:tc>
      </w:tr>
      <w:tr w:rsidRPr="00B407C6" w:rsidR="00035A73" w14:paraId="37D04FD4" w14:textId="77777777">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9D7708F" w14:textId="77777777">
            <w:pPr>
              <w:rPr>
                <w:rFonts w:ascii="Calibri" w:hAnsi="Calibri" w:cs="Calibri"/>
                <w:sz w:val="22"/>
                <w:szCs w:val="22"/>
              </w:rPr>
            </w:pPr>
            <w:r w:rsidRPr="00B407C6">
              <w:rPr>
                <w:rFonts w:ascii="Calibri" w:hAnsi="Calibri" w:eastAsia="Calibri" w:cs="Calibri"/>
                <w:b/>
                <w:bCs/>
                <w:color w:val="1F4E79"/>
                <w:sz w:val="22"/>
                <w:szCs w:val="22"/>
              </w:rPr>
              <w:t>Diet Change in 3 Days</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9062857" w14:textId="77777777">
            <w:pPr>
              <w:rPr>
                <w:rFonts w:ascii="Calibri" w:hAnsi="Calibri" w:cs="Calibri"/>
                <w:sz w:val="22"/>
                <w:szCs w:val="22"/>
              </w:rPr>
            </w:pPr>
            <w:r w:rsidRPr="00B407C6">
              <w:rPr>
                <w:rFonts w:ascii="Calibri" w:hAnsi="Calibri" w:eastAsia="Calibri" w:cs="Calibri"/>
                <w:color w:val="1F1F1F"/>
                <w:sz w:val="22"/>
                <w:szCs w:val="22"/>
              </w:rPr>
              <w:t>Auto daily check vs lifecycle stage config</w:t>
            </w:r>
          </w:p>
        </w:tc>
        <w:tc>
          <w:tcPr>
            <w:tcW w:w="35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C467E53" w14:textId="77777777">
            <w:pPr>
              <w:rPr>
                <w:rFonts w:ascii="Calibri" w:hAnsi="Calibri" w:cs="Calibri"/>
                <w:sz w:val="22"/>
                <w:szCs w:val="22"/>
              </w:rPr>
            </w:pPr>
            <w:r w:rsidRPr="00B407C6">
              <w:rPr>
                <w:rFonts w:ascii="Calibri" w:hAnsi="Calibri" w:eastAsia="Calibri" w:cs="Calibri"/>
                <w:color w:val="1F1F1F"/>
                <w:sz w:val="22"/>
                <w:szCs w:val="22"/>
              </w:rPr>
              <w:t>Alert 3 days before diet change. Prepare next diet in silo.</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17692580" w14:textId="77777777">
            <w:pPr>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WARNING</w:t>
            </w:r>
          </w:p>
        </w:tc>
      </w:tr>
      <w:tr w:rsidRPr="00B407C6" w:rsidR="00035A73" w14:paraId="054D6462" w14:textId="77777777">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D9357EC" w14:textId="77777777">
            <w:pPr>
              <w:rPr>
                <w:rFonts w:ascii="Calibri" w:hAnsi="Calibri" w:cs="Calibri"/>
                <w:sz w:val="22"/>
                <w:szCs w:val="22"/>
              </w:rPr>
            </w:pPr>
            <w:r w:rsidRPr="00B407C6">
              <w:rPr>
                <w:rFonts w:ascii="Calibri" w:hAnsi="Calibri" w:eastAsia="Calibri" w:cs="Calibri"/>
                <w:b/>
                <w:bCs/>
                <w:color w:val="1F4E79"/>
                <w:sz w:val="22"/>
                <w:szCs w:val="22"/>
              </w:rPr>
              <w:t>Service Count &lt; 80% by Wednesday</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8A0E5C2" w14:textId="77777777">
            <w:pPr>
              <w:rPr>
                <w:rFonts w:ascii="Calibri" w:hAnsi="Calibri" w:cs="Calibri"/>
                <w:sz w:val="22"/>
                <w:szCs w:val="22"/>
              </w:rPr>
            </w:pPr>
            <w:r w:rsidRPr="00B407C6">
              <w:rPr>
                <w:rFonts w:ascii="Calibri" w:hAnsi="Calibri" w:eastAsia="Calibri" w:cs="Calibri"/>
                <w:color w:val="1F1F1F"/>
                <w:sz w:val="22"/>
                <w:szCs w:val="22"/>
              </w:rPr>
              <w:t>Auto Wednesday check vs weekly target</w:t>
            </w:r>
          </w:p>
        </w:tc>
        <w:tc>
          <w:tcPr>
            <w:tcW w:w="35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F9B01F8" w14:textId="77777777">
            <w:pPr>
              <w:rPr>
                <w:rFonts w:ascii="Calibri" w:hAnsi="Calibri" w:cs="Calibri"/>
                <w:sz w:val="22"/>
                <w:szCs w:val="22"/>
              </w:rPr>
            </w:pPr>
            <w:r w:rsidRPr="00B407C6">
              <w:rPr>
                <w:rFonts w:ascii="Calibri" w:hAnsi="Calibri" w:eastAsia="Calibri" w:cs="Calibri"/>
                <w:color w:val="1F1F1F"/>
                <w:sz w:val="22"/>
                <w:szCs w:val="22"/>
              </w:rPr>
              <w:t>Alert to Farm Manager. Standovers risk identified early.</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8A74D4D" w14:textId="77777777">
            <w:pPr>
              <w:rPr>
                <w:rFonts w:ascii="Calibri" w:hAnsi="Calibri" w:cs="Calibri"/>
                <w:sz w:val="22"/>
                <w:szCs w:val="22"/>
              </w:rPr>
            </w:pPr>
            <w:r w:rsidRPr="00B407C6">
              <w:rPr>
                <w:rFonts w:ascii="Segoe UI Symbol" w:hAnsi="Segoe UI Symbol" w:eastAsia="Calibri" w:cs="Segoe UI Symbol"/>
                <w:color w:val="E67E22"/>
                <w:sz w:val="22"/>
                <w:szCs w:val="22"/>
              </w:rPr>
              <w:t>⚠</w:t>
            </w:r>
            <w:r w:rsidRPr="00B407C6">
              <w:rPr>
                <w:rFonts w:ascii="Calibri" w:hAnsi="Calibri" w:eastAsia="Calibri" w:cs="Calibri"/>
                <w:color w:val="E67E22"/>
                <w:sz w:val="22"/>
                <w:szCs w:val="22"/>
              </w:rPr>
              <w:t xml:space="preserve"> WARNING</w:t>
            </w:r>
          </w:p>
        </w:tc>
      </w:tr>
      <w:tr w:rsidRPr="00B407C6" w:rsidR="00035A73" w14:paraId="0BDEE711" w14:textId="77777777">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0510BC2D" w14:textId="77777777">
            <w:pPr>
              <w:rPr>
                <w:rFonts w:ascii="Calibri" w:hAnsi="Calibri" w:cs="Calibri"/>
                <w:sz w:val="22"/>
                <w:szCs w:val="22"/>
              </w:rPr>
            </w:pPr>
            <w:r w:rsidRPr="00B407C6">
              <w:rPr>
                <w:rFonts w:ascii="Calibri" w:hAnsi="Calibri" w:eastAsia="Calibri" w:cs="Calibri"/>
                <w:b/>
                <w:bCs/>
                <w:color w:val="1F4E79"/>
                <w:sz w:val="22"/>
                <w:szCs w:val="22"/>
              </w:rPr>
              <w:t>Standovers &gt; 10% of Service Target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6E0FC324" w14:textId="77777777">
            <w:pPr>
              <w:rPr>
                <w:rFonts w:ascii="Calibri" w:hAnsi="Calibri" w:cs="Calibri"/>
                <w:sz w:val="22"/>
                <w:szCs w:val="22"/>
              </w:rPr>
            </w:pPr>
            <w:r w:rsidRPr="00B407C6">
              <w:rPr>
                <w:rFonts w:ascii="Calibri" w:hAnsi="Calibri" w:eastAsia="Calibri" w:cs="Calibri"/>
                <w:color w:val="1F1F1F"/>
                <w:sz w:val="22"/>
                <w:szCs w:val="22"/>
              </w:rPr>
              <w:t>Auto after weaning POST</w:t>
            </w:r>
          </w:p>
        </w:tc>
        <w:tc>
          <w:tcPr>
            <w:tcW w:w="35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6DBE3024" w14:textId="77777777">
            <w:pPr>
              <w:rPr>
                <w:rFonts w:ascii="Calibri" w:hAnsi="Calibri" w:cs="Calibri"/>
                <w:sz w:val="22"/>
                <w:szCs w:val="22"/>
              </w:rPr>
            </w:pPr>
            <w:r w:rsidRPr="00B407C6">
              <w:rPr>
                <w:rFonts w:ascii="Calibri" w:hAnsi="Calibri" w:eastAsia="Calibri" w:cs="Calibri"/>
                <w:color w:val="1F1F1F"/>
                <w:sz w:val="22"/>
                <w:szCs w:val="22"/>
              </w:rPr>
              <w:t>Sows weaned not inseminated this week. If &gt; 10% of target: CRITICAL.</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3449BCDB" w14:textId="77777777">
            <w:pPr>
              <w:rPr>
                <w:rFonts w:ascii="Calibri" w:hAnsi="Calibri" w:cs="Calibri"/>
                <w:sz w:val="22"/>
                <w:szCs w:val="22"/>
              </w:rPr>
            </w:pP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CRITICAL</w:t>
            </w:r>
          </w:p>
        </w:tc>
      </w:tr>
      <w:tr w:rsidRPr="00B407C6" w:rsidR="00035A73" w14:paraId="14C0D478" w14:textId="77777777">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F16415C" w14:textId="77777777">
            <w:pPr>
              <w:rPr>
                <w:rFonts w:ascii="Calibri" w:hAnsi="Calibri" w:cs="Calibri"/>
                <w:sz w:val="22"/>
                <w:szCs w:val="22"/>
              </w:rPr>
            </w:pPr>
            <w:r w:rsidRPr="00B407C6">
              <w:rPr>
                <w:rFonts w:ascii="Calibri" w:hAnsi="Calibri" w:eastAsia="Calibri" w:cs="Calibri"/>
                <w:b/>
                <w:bCs/>
                <w:color w:val="1F4E79"/>
                <w:sz w:val="22"/>
                <w:szCs w:val="22"/>
              </w:rPr>
              <w:t>Vehicle Insurance / Service Due</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3D64607" w14:textId="77777777">
            <w:pPr>
              <w:rPr>
                <w:rFonts w:ascii="Calibri" w:hAnsi="Calibri" w:cs="Calibri"/>
                <w:sz w:val="22"/>
                <w:szCs w:val="22"/>
              </w:rPr>
            </w:pPr>
            <w:r w:rsidRPr="00B407C6">
              <w:rPr>
                <w:rFonts w:ascii="Calibri" w:hAnsi="Calibri" w:eastAsia="Calibri" w:cs="Calibri"/>
                <w:color w:val="1F1F1F"/>
                <w:sz w:val="22"/>
                <w:szCs w:val="22"/>
              </w:rPr>
              <w:t>Auto 30 days / 7 days before due date</w:t>
            </w:r>
          </w:p>
        </w:tc>
        <w:tc>
          <w:tcPr>
            <w:tcW w:w="35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E49720D" w14:textId="77777777">
            <w:pPr>
              <w:rPr>
                <w:rFonts w:ascii="Calibri" w:hAnsi="Calibri" w:cs="Calibri"/>
                <w:sz w:val="22"/>
                <w:szCs w:val="22"/>
              </w:rPr>
            </w:pPr>
            <w:r w:rsidRPr="00B407C6">
              <w:rPr>
                <w:rFonts w:ascii="Calibri" w:hAnsi="Calibri" w:eastAsia="Calibri" w:cs="Calibri"/>
                <w:color w:val="1F1F1F"/>
                <w:sz w:val="22"/>
                <w:szCs w:val="22"/>
              </w:rPr>
              <w:t>Alert to Fleet Manager. Insurance expired = HARD BLOCK on dispatch.</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62A95222" w14:textId="77777777">
            <w:pPr>
              <w:rPr>
                <w:rFonts w:ascii="Calibri" w:hAnsi="Calibri" w:cs="Calibri"/>
                <w:sz w:val="22"/>
                <w:szCs w:val="22"/>
              </w:rPr>
            </w:pPr>
            <w:r w:rsidRPr="00B407C6">
              <w:rPr>
                <w:rFonts w:ascii="Segoe UI Symbol" w:hAnsi="Segoe UI Symbol" w:eastAsia="Calibri" w:cs="Segoe UI Symbol"/>
                <w:color w:val="C0392B"/>
                <w:sz w:val="22"/>
                <w:szCs w:val="22"/>
              </w:rPr>
              <w:t>⚠</w:t>
            </w:r>
            <w:r w:rsidRPr="00B407C6">
              <w:rPr>
                <w:rFonts w:ascii="Calibri" w:hAnsi="Calibri" w:eastAsia="Calibri" w:cs="Calibri"/>
                <w:color w:val="C0392B"/>
                <w:sz w:val="22"/>
                <w:szCs w:val="22"/>
              </w:rPr>
              <w:t>/</w:t>
            </w:r>
            <w:r w:rsidRPr="00B407C6">
              <w:rPr>
                <w:rFonts w:ascii="Segoe UI Emoji" w:hAnsi="Segoe UI Emoji" w:eastAsia="Calibri" w:cs="Segoe UI Emoji"/>
                <w:color w:val="C0392B"/>
                <w:sz w:val="22"/>
                <w:szCs w:val="22"/>
              </w:rPr>
              <w:t>🔴</w:t>
            </w:r>
            <w:r w:rsidRPr="00B407C6">
              <w:rPr>
                <w:rFonts w:ascii="Calibri" w:hAnsi="Calibri" w:eastAsia="Calibri" w:cs="Calibri"/>
                <w:color w:val="C0392B"/>
                <w:sz w:val="22"/>
                <w:szCs w:val="22"/>
              </w:rPr>
              <w:t xml:space="preserve"> WARNING/CRITICAL</w:t>
            </w:r>
          </w:p>
        </w:tc>
      </w:tr>
    </w:tbl>
    <w:p w:rsidRPr="00B407C6" w:rsidR="00035A73" w:rsidRDefault="00035A73" w14:paraId="44A3CB92" w14:textId="77777777">
      <w:pPr>
        <w:spacing w:before="20" w:after="20"/>
        <w:rPr>
          <w:rFonts w:ascii="Calibri" w:hAnsi="Calibri" w:cs="Calibri"/>
          <w:sz w:val="22"/>
          <w:szCs w:val="22"/>
        </w:rPr>
      </w:pPr>
    </w:p>
    <w:p w:rsidRPr="00B407C6" w:rsidR="00035A73" w:rsidRDefault="00000000" w14:paraId="5AC580EC" w14:textId="77777777">
      <w:pPr>
        <w:pStyle w:val="Heading2"/>
        <w:spacing w:before="200" w:after="80"/>
        <w:rPr>
          <w:rFonts w:ascii="Calibri" w:hAnsi="Calibri" w:cs="Calibri"/>
          <w:sz w:val="22"/>
          <w:szCs w:val="22"/>
        </w:rPr>
      </w:pPr>
      <w:r w:rsidRPr="00B407C6">
        <w:rPr>
          <w:rFonts w:ascii="Calibri" w:hAnsi="Calibri" w:eastAsia="Calibri" w:cs="Calibri"/>
          <w:b/>
          <w:bCs/>
          <w:color w:val="1A3A5C"/>
          <w:sz w:val="22"/>
          <w:szCs w:val="22"/>
        </w:rPr>
        <w:t>17.2  Approval Workflow Matrix</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3076"/>
        <w:gridCol w:w="2000"/>
        <w:gridCol w:w="2800"/>
        <w:gridCol w:w="2300"/>
      </w:tblGrid>
      <w:tr w:rsidRPr="00B407C6" w:rsidR="00035A73" w14:paraId="79299782" w14:textId="77777777">
        <w:tc>
          <w:tcPr>
            <w:tcW w:w="3076"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65EFB240" w14:textId="77777777">
            <w:pPr>
              <w:jc w:val="center"/>
              <w:rPr>
                <w:rFonts w:ascii="Calibri" w:hAnsi="Calibri" w:cs="Calibri"/>
                <w:sz w:val="22"/>
                <w:szCs w:val="22"/>
              </w:rPr>
            </w:pPr>
            <w:r w:rsidRPr="00B407C6">
              <w:rPr>
                <w:rFonts w:ascii="Calibri" w:hAnsi="Calibri" w:eastAsia="Calibri" w:cs="Calibri"/>
                <w:b/>
                <w:bCs/>
                <w:color w:val="FFFFFF"/>
                <w:sz w:val="22"/>
                <w:szCs w:val="22"/>
              </w:rPr>
              <w:t>Action</w:t>
            </w:r>
          </w:p>
        </w:tc>
        <w:tc>
          <w:tcPr>
            <w:tcW w:w="20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37963D42" w14:textId="77777777">
            <w:pPr>
              <w:jc w:val="center"/>
              <w:rPr>
                <w:rFonts w:ascii="Calibri" w:hAnsi="Calibri" w:cs="Calibri"/>
                <w:sz w:val="22"/>
                <w:szCs w:val="22"/>
              </w:rPr>
            </w:pPr>
            <w:r w:rsidRPr="00B407C6">
              <w:rPr>
                <w:rFonts w:ascii="Calibri" w:hAnsi="Calibri" w:eastAsia="Calibri" w:cs="Calibri"/>
                <w:b/>
                <w:bCs/>
                <w:color w:val="FFFFFF"/>
                <w:sz w:val="22"/>
                <w:szCs w:val="22"/>
              </w:rPr>
              <w:t>Submitted By</w:t>
            </w:r>
          </w:p>
        </w:tc>
        <w:tc>
          <w:tcPr>
            <w:tcW w:w="28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19B8D80F" w14:textId="77777777">
            <w:pPr>
              <w:jc w:val="center"/>
              <w:rPr>
                <w:rFonts w:ascii="Calibri" w:hAnsi="Calibri" w:cs="Calibri"/>
                <w:sz w:val="22"/>
                <w:szCs w:val="22"/>
              </w:rPr>
            </w:pPr>
            <w:r w:rsidRPr="00B407C6">
              <w:rPr>
                <w:rFonts w:ascii="Calibri" w:hAnsi="Calibri" w:eastAsia="Calibri" w:cs="Calibri"/>
                <w:b/>
                <w:bCs/>
                <w:color w:val="FFFFFF"/>
                <w:sz w:val="22"/>
                <w:szCs w:val="22"/>
              </w:rPr>
              <w:t>Approved By</w:t>
            </w:r>
          </w:p>
        </w:tc>
        <w:tc>
          <w:tcPr>
            <w:tcW w:w="23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63456B13" w14:textId="77777777">
            <w:pPr>
              <w:jc w:val="center"/>
              <w:rPr>
                <w:rFonts w:ascii="Calibri" w:hAnsi="Calibri" w:cs="Calibri"/>
                <w:sz w:val="22"/>
                <w:szCs w:val="22"/>
              </w:rPr>
            </w:pPr>
            <w:r w:rsidRPr="00B407C6">
              <w:rPr>
                <w:rFonts w:ascii="Calibri" w:hAnsi="Calibri" w:eastAsia="Calibri" w:cs="Calibri"/>
                <w:b/>
                <w:bCs/>
                <w:color w:val="FFFFFF"/>
                <w:sz w:val="22"/>
                <w:szCs w:val="22"/>
              </w:rPr>
              <w:t>On Rejection</w:t>
            </w:r>
          </w:p>
        </w:tc>
      </w:tr>
      <w:tr w:rsidRPr="00B407C6" w:rsidR="00035A73" w14:paraId="2711D9E7" w14:textId="77777777">
        <w:tc>
          <w:tcPr>
            <w:tcW w:w="3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BA64DBD" w14:textId="77777777">
            <w:pPr>
              <w:rPr>
                <w:rFonts w:ascii="Calibri" w:hAnsi="Calibri" w:cs="Calibri"/>
                <w:sz w:val="22"/>
                <w:szCs w:val="22"/>
              </w:rPr>
            </w:pPr>
            <w:r w:rsidRPr="00B407C6">
              <w:rPr>
                <w:rFonts w:ascii="Calibri" w:hAnsi="Calibri" w:eastAsia="Calibri" w:cs="Calibri"/>
                <w:color w:val="1F1F1F"/>
                <w:sz w:val="22"/>
                <w:szCs w:val="22"/>
              </w:rPr>
              <w:t>GRN Confirmation</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6011AB6" w14:textId="77777777">
            <w:pPr>
              <w:rPr>
                <w:rFonts w:ascii="Calibri" w:hAnsi="Calibri" w:cs="Calibri"/>
                <w:sz w:val="22"/>
                <w:szCs w:val="22"/>
              </w:rPr>
            </w:pPr>
            <w:r w:rsidRPr="00B407C6">
              <w:rPr>
                <w:rFonts w:ascii="Calibri" w:hAnsi="Calibri" w:eastAsia="Calibri" w:cs="Calibri"/>
                <w:color w:val="1F1F1F"/>
                <w:sz w:val="22"/>
                <w:szCs w:val="22"/>
              </w:rPr>
              <w:t>Farm Staff</w:t>
            </w: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36A83CC" w14:textId="77777777">
            <w:pPr>
              <w:rPr>
                <w:rFonts w:ascii="Calibri" w:hAnsi="Calibri" w:cs="Calibri"/>
                <w:sz w:val="22"/>
                <w:szCs w:val="22"/>
              </w:rPr>
            </w:pPr>
            <w:r w:rsidRPr="00B407C6">
              <w:rPr>
                <w:rFonts w:ascii="Calibri" w:hAnsi="Calibri" w:eastAsia="Calibri" w:cs="Calibri"/>
                <w:b/>
                <w:bCs/>
                <w:color w:val="1A3A5C"/>
                <w:sz w:val="22"/>
                <w:szCs w:val="22"/>
              </w:rPr>
              <w:t>Farm Manager</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E83CE1" w14:paraId="184EEE1F" w14:textId="404B3308">
            <w:pPr>
              <w:rPr>
                <w:rFonts w:ascii="Calibri" w:hAnsi="Calibri" w:cs="Calibri"/>
                <w:sz w:val="22"/>
                <w:szCs w:val="22"/>
              </w:rPr>
            </w:pPr>
            <w:r>
              <w:rPr>
                <w:rFonts w:ascii="Calibri" w:hAnsi="Calibri" w:eastAsia="Calibri" w:cs="Calibri"/>
                <w:color w:val="C0392B"/>
                <w:sz w:val="22"/>
                <w:szCs w:val="22"/>
              </w:rPr>
              <w:t>N/A</w:t>
            </w:r>
          </w:p>
        </w:tc>
      </w:tr>
      <w:tr w:rsidRPr="00B407C6" w:rsidR="00035A73" w14:paraId="130C5C6F" w14:textId="77777777">
        <w:tc>
          <w:tcPr>
            <w:tcW w:w="3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2674033" w14:textId="77777777">
            <w:pPr>
              <w:rPr>
                <w:rFonts w:ascii="Calibri" w:hAnsi="Calibri" w:cs="Calibri"/>
                <w:sz w:val="22"/>
                <w:szCs w:val="22"/>
              </w:rPr>
            </w:pPr>
            <w:r w:rsidRPr="00B407C6">
              <w:rPr>
                <w:rFonts w:ascii="Calibri" w:hAnsi="Calibri" w:eastAsia="Calibri" w:cs="Calibri"/>
                <w:color w:val="1F1F1F"/>
                <w:sz w:val="22"/>
                <w:szCs w:val="22"/>
              </w:rPr>
              <w:t>Quarantine Release</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E16AA0F" w14:textId="77777777">
            <w:pPr>
              <w:rPr>
                <w:rFonts w:ascii="Calibri" w:hAnsi="Calibri" w:cs="Calibri"/>
                <w:sz w:val="22"/>
                <w:szCs w:val="22"/>
              </w:rPr>
            </w:pPr>
            <w:r w:rsidRPr="00B407C6">
              <w:rPr>
                <w:rFonts w:ascii="Calibri" w:hAnsi="Calibri" w:eastAsia="Calibri" w:cs="Calibri"/>
                <w:color w:val="1F1F1F"/>
                <w:sz w:val="22"/>
                <w:szCs w:val="22"/>
              </w:rPr>
              <w:t>Farm Manager</w:t>
            </w: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686F0DD" w14:textId="77777777">
            <w:pPr>
              <w:rPr>
                <w:rFonts w:ascii="Calibri" w:hAnsi="Calibri" w:cs="Calibri"/>
                <w:sz w:val="22"/>
                <w:szCs w:val="22"/>
              </w:rPr>
            </w:pPr>
            <w:r w:rsidRPr="00B407C6">
              <w:rPr>
                <w:rFonts w:ascii="Calibri" w:hAnsi="Calibri" w:eastAsia="Calibri" w:cs="Calibri"/>
                <w:b/>
                <w:bCs/>
                <w:color w:val="1A3A5C"/>
                <w:sz w:val="22"/>
                <w:szCs w:val="22"/>
              </w:rPr>
              <w:t>Farm Manager + Supervisor</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1D35263" w14:textId="77777777">
            <w:pPr>
              <w:rPr>
                <w:rFonts w:ascii="Calibri" w:hAnsi="Calibri" w:cs="Calibri"/>
                <w:sz w:val="22"/>
                <w:szCs w:val="22"/>
              </w:rPr>
            </w:pPr>
            <w:r w:rsidRPr="00B407C6">
              <w:rPr>
                <w:rFonts w:ascii="Calibri" w:hAnsi="Calibri" w:eastAsia="Calibri" w:cs="Calibri"/>
                <w:color w:val="C0392B"/>
                <w:sz w:val="22"/>
                <w:szCs w:val="22"/>
              </w:rPr>
              <w:t>Stage transition blocked.</w:t>
            </w:r>
          </w:p>
        </w:tc>
      </w:tr>
      <w:tr w:rsidRPr="00B407C6" w:rsidR="00035A73" w14:paraId="64C98D77" w14:textId="77777777">
        <w:tc>
          <w:tcPr>
            <w:tcW w:w="30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C42D834" w14:textId="77777777">
            <w:pPr>
              <w:rPr>
                <w:rFonts w:ascii="Calibri" w:hAnsi="Calibri" w:cs="Calibri"/>
                <w:sz w:val="22"/>
                <w:szCs w:val="22"/>
              </w:rPr>
            </w:pPr>
            <w:r w:rsidRPr="00B407C6">
              <w:rPr>
                <w:rFonts w:ascii="Calibri" w:hAnsi="Calibri" w:eastAsia="Calibri" w:cs="Calibri"/>
                <w:color w:val="1F1F1F"/>
                <w:sz w:val="22"/>
                <w:szCs w:val="22"/>
              </w:rPr>
              <w:t>Stage Transition Request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0B6D207B" w14:textId="77777777">
            <w:pPr>
              <w:rPr>
                <w:rFonts w:ascii="Calibri" w:hAnsi="Calibri" w:cs="Calibri"/>
                <w:sz w:val="22"/>
                <w:szCs w:val="22"/>
              </w:rPr>
            </w:pPr>
            <w:r w:rsidRPr="00B407C6">
              <w:rPr>
                <w:rFonts w:ascii="Calibri" w:hAnsi="Calibri" w:eastAsia="Calibri" w:cs="Calibri"/>
                <w:color w:val="1F1F1F"/>
                <w:sz w:val="22"/>
                <w:szCs w:val="22"/>
              </w:rPr>
              <w:t>System / Farm Manager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483BD23" w14:textId="77777777">
            <w:pPr>
              <w:rPr>
                <w:rFonts w:ascii="Calibri" w:hAnsi="Calibri" w:cs="Calibri"/>
                <w:sz w:val="22"/>
                <w:szCs w:val="22"/>
              </w:rPr>
            </w:pPr>
            <w:r w:rsidRPr="00B407C6">
              <w:rPr>
                <w:rFonts w:ascii="Calibri" w:hAnsi="Calibri" w:eastAsia="Calibri" w:cs="Calibri"/>
                <w:b/>
                <w:bCs/>
                <w:color w:val="1A3A5C"/>
                <w:sz w:val="22"/>
                <w:szCs w:val="22"/>
              </w:rPr>
              <w:t>Farm Manager</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CFBD93A" w14:textId="77777777">
            <w:pPr>
              <w:rPr>
                <w:rFonts w:ascii="Calibri" w:hAnsi="Calibri" w:cs="Calibri"/>
                <w:sz w:val="22"/>
                <w:szCs w:val="22"/>
              </w:rPr>
            </w:pPr>
            <w:r w:rsidRPr="00B407C6">
              <w:rPr>
                <w:rFonts w:ascii="Calibri" w:hAnsi="Calibri" w:eastAsia="Calibri" w:cs="Calibri"/>
                <w:color w:val="C0392B"/>
                <w:sz w:val="22"/>
                <w:szCs w:val="22"/>
              </w:rPr>
              <w:t>Batch stays. Reason logged.</w:t>
            </w:r>
          </w:p>
        </w:tc>
      </w:tr>
      <w:tr w:rsidRPr="00B407C6" w:rsidR="00035A73" w14:paraId="61169A32" w14:textId="77777777">
        <w:tc>
          <w:tcPr>
            <w:tcW w:w="3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344F0C3" w14:textId="77777777">
            <w:pPr>
              <w:rPr>
                <w:rFonts w:ascii="Calibri" w:hAnsi="Calibri" w:cs="Calibri"/>
                <w:sz w:val="22"/>
                <w:szCs w:val="22"/>
              </w:rPr>
            </w:pPr>
            <w:r w:rsidRPr="00B407C6">
              <w:rPr>
                <w:rFonts w:ascii="Calibri" w:hAnsi="Calibri" w:eastAsia="Calibri" w:cs="Calibri"/>
                <w:color w:val="1F1F1F"/>
                <w:sz w:val="22"/>
                <w:szCs w:val="22"/>
              </w:rPr>
              <w:t>Feed Requisition Approval</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6D53D36" w14:textId="77777777">
            <w:pPr>
              <w:rPr>
                <w:rFonts w:ascii="Calibri" w:hAnsi="Calibri" w:cs="Calibri"/>
                <w:sz w:val="22"/>
                <w:szCs w:val="22"/>
              </w:rPr>
            </w:pPr>
            <w:r w:rsidRPr="00B407C6">
              <w:rPr>
                <w:rFonts w:ascii="Calibri" w:hAnsi="Calibri" w:eastAsia="Calibri" w:cs="Calibri"/>
                <w:color w:val="1F1F1F"/>
                <w:sz w:val="22"/>
                <w:szCs w:val="22"/>
              </w:rPr>
              <w:t>System (auto-draft)</w:t>
            </w: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D9A0852" w14:textId="77777777">
            <w:pPr>
              <w:rPr>
                <w:rFonts w:ascii="Calibri" w:hAnsi="Calibri" w:cs="Calibri"/>
                <w:sz w:val="22"/>
                <w:szCs w:val="22"/>
              </w:rPr>
            </w:pPr>
            <w:r w:rsidRPr="00B407C6">
              <w:rPr>
                <w:rFonts w:ascii="Calibri" w:hAnsi="Calibri" w:eastAsia="Calibri" w:cs="Calibri"/>
                <w:b/>
                <w:bCs/>
                <w:color w:val="1A3A5C"/>
                <w:sz w:val="22"/>
                <w:szCs w:val="22"/>
              </w:rPr>
              <w:t>Farm Manager</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93E2B78" w14:textId="77777777">
            <w:pPr>
              <w:rPr>
                <w:rFonts w:ascii="Calibri" w:hAnsi="Calibri" w:cs="Calibri"/>
                <w:sz w:val="22"/>
                <w:szCs w:val="22"/>
              </w:rPr>
            </w:pPr>
            <w:r w:rsidRPr="00B407C6">
              <w:rPr>
                <w:rFonts w:ascii="Calibri" w:hAnsi="Calibri" w:eastAsia="Calibri" w:cs="Calibri"/>
                <w:color w:val="C0392B"/>
                <w:sz w:val="22"/>
                <w:szCs w:val="22"/>
              </w:rPr>
              <w:t>Not sent to D365BC.</w:t>
            </w:r>
          </w:p>
        </w:tc>
      </w:tr>
      <w:tr w:rsidRPr="00B407C6" w:rsidR="00035A73" w14:paraId="1F0DD3FC" w14:textId="77777777">
        <w:tc>
          <w:tcPr>
            <w:tcW w:w="30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3B2656E4" w14:textId="77777777">
            <w:pPr>
              <w:rPr>
                <w:rFonts w:ascii="Calibri" w:hAnsi="Calibri" w:cs="Calibri"/>
                <w:sz w:val="22"/>
                <w:szCs w:val="22"/>
              </w:rPr>
            </w:pPr>
            <w:r w:rsidRPr="00B407C6">
              <w:rPr>
                <w:rFonts w:ascii="Calibri" w:hAnsi="Calibri" w:eastAsia="Calibri" w:cs="Calibri"/>
                <w:color w:val="1F1F1F"/>
                <w:sz w:val="22"/>
                <w:szCs w:val="22"/>
              </w:rPr>
              <w:t>Transfer Order Confirmation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8E043CA" w14:textId="77777777">
            <w:pPr>
              <w:rPr>
                <w:rFonts w:ascii="Calibri" w:hAnsi="Calibri" w:cs="Calibri"/>
                <w:sz w:val="22"/>
                <w:szCs w:val="22"/>
              </w:rPr>
            </w:pPr>
            <w:r w:rsidRPr="00B407C6">
              <w:rPr>
                <w:rFonts w:ascii="Calibri" w:hAnsi="Calibri" w:eastAsia="Calibri" w:cs="Calibri"/>
                <w:color w:val="1F1F1F"/>
                <w:sz w:val="22"/>
                <w:szCs w:val="22"/>
              </w:rPr>
              <w:t>Farm Manager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E9589DA" w14:textId="77777777">
            <w:pPr>
              <w:rPr>
                <w:rFonts w:ascii="Calibri" w:hAnsi="Calibri" w:cs="Calibri"/>
                <w:sz w:val="22"/>
                <w:szCs w:val="22"/>
              </w:rPr>
            </w:pPr>
            <w:r w:rsidRPr="00B407C6">
              <w:rPr>
                <w:rFonts w:ascii="Calibri" w:hAnsi="Calibri" w:eastAsia="Calibri" w:cs="Calibri"/>
                <w:b/>
                <w:bCs/>
                <w:color w:val="1A3A5C"/>
                <w:sz w:val="22"/>
                <w:szCs w:val="22"/>
              </w:rPr>
              <w:t>Farm Manager (self)</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29D6587F" w14:textId="77777777">
            <w:pPr>
              <w:rPr>
                <w:rFonts w:ascii="Calibri" w:hAnsi="Calibri" w:cs="Calibri"/>
                <w:sz w:val="22"/>
                <w:szCs w:val="22"/>
              </w:rPr>
            </w:pPr>
            <w:r w:rsidRPr="00B407C6">
              <w:rPr>
                <w:rFonts w:ascii="Calibri" w:hAnsi="Calibri" w:eastAsia="Calibri" w:cs="Calibri"/>
                <w:color w:val="C0392B"/>
                <w:sz w:val="22"/>
                <w:szCs w:val="22"/>
              </w:rPr>
              <w:t>TO stays DRAFT.</w:t>
            </w:r>
          </w:p>
        </w:tc>
      </w:tr>
      <w:tr w:rsidRPr="00B407C6" w:rsidR="00035A73" w14:paraId="3982BAB2" w14:textId="77777777">
        <w:tc>
          <w:tcPr>
            <w:tcW w:w="3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08A27D6" w14:textId="77777777">
            <w:pPr>
              <w:rPr>
                <w:rFonts w:ascii="Calibri" w:hAnsi="Calibri" w:cs="Calibri"/>
                <w:sz w:val="22"/>
                <w:szCs w:val="22"/>
              </w:rPr>
            </w:pPr>
            <w:r w:rsidRPr="00B407C6">
              <w:rPr>
                <w:rFonts w:ascii="Calibri" w:hAnsi="Calibri" w:eastAsia="Calibri" w:cs="Calibri"/>
                <w:color w:val="1F1F1F"/>
                <w:sz w:val="22"/>
                <w:szCs w:val="22"/>
              </w:rPr>
              <w:t>Transfer Order DOA Allocation</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F272CE8" w14:textId="77777777">
            <w:pPr>
              <w:rPr>
                <w:rFonts w:ascii="Calibri" w:hAnsi="Calibri" w:cs="Calibri"/>
                <w:sz w:val="22"/>
                <w:szCs w:val="22"/>
              </w:rPr>
            </w:pPr>
            <w:r w:rsidRPr="00B407C6">
              <w:rPr>
                <w:rFonts w:ascii="Calibri" w:hAnsi="Calibri" w:eastAsia="Calibri" w:cs="Calibri"/>
                <w:color w:val="1F1F1F"/>
                <w:sz w:val="22"/>
                <w:szCs w:val="22"/>
              </w:rPr>
              <w:t>Farm Manager</w:t>
            </w: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CF2BD57" w14:textId="77777777">
            <w:pPr>
              <w:rPr>
                <w:rFonts w:ascii="Calibri" w:hAnsi="Calibri" w:cs="Calibri"/>
                <w:sz w:val="22"/>
                <w:szCs w:val="22"/>
              </w:rPr>
            </w:pPr>
            <w:r w:rsidRPr="00B407C6">
              <w:rPr>
                <w:rFonts w:ascii="Calibri" w:hAnsi="Calibri" w:eastAsia="Calibri" w:cs="Calibri"/>
                <w:b/>
                <w:bCs/>
                <w:color w:val="1A3A5C"/>
                <w:sz w:val="22"/>
                <w:szCs w:val="22"/>
              </w:rPr>
              <w:t>Farm Manager</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7566C3A" w14:textId="77777777">
            <w:pPr>
              <w:rPr>
                <w:rFonts w:ascii="Calibri" w:hAnsi="Calibri" w:cs="Calibri"/>
                <w:sz w:val="22"/>
                <w:szCs w:val="22"/>
              </w:rPr>
            </w:pPr>
            <w:r w:rsidRPr="00B407C6">
              <w:rPr>
                <w:rFonts w:ascii="Calibri" w:hAnsi="Calibri" w:eastAsia="Calibri" w:cs="Calibri"/>
                <w:color w:val="C0392B"/>
                <w:sz w:val="22"/>
                <w:szCs w:val="22"/>
              </w:rPr>
              <w:t>DOA not posted.</w:t>
            </w:r>
          </w:p>
        </w:tc>
      </w:tr>
      <w:tr w:rsidRPr="00B407C6" w:rsidR="00035A73" w14:paraId="67C29CF6" w14:textId="77777777">
        <w:tc>
          <w:tcPr>
            <w:tcW w:w="30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67411F65" w14:textId="77777777">
            <w:pPr>
              <w:rPr>
                <w:rFonts w:ascii="Calibri" w:hAnsi="Calibri" w:cs="Calibri"/>
                <w:sz w:val="22"/>
                <w:szCs w:val="22"/>
              </w:rPr>
            </w:pPr>
            <w:r w:rsidRPr="00B407C6">
              <w:rPr>
                <w:rFonts w:ascii="Calibri" w:hAnsi="Calibri" w:eastAsia="Calibri" w:cs="Calibri"/>
                <w:color w:val="1F1F1F"/>
                <w:sz w:val="22"/>
                <w:szCs w:val="22"/>
              </w:rPr>
              <w:t>Kill Sheet Reconciliation &amp; Invoice</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485E52A3" w14:textId="77777777">
            <w:pPr>
              <w:rPr>
                <w:rFonts w:ascii="Calibri" w:hAnsi="Calibri" w:cs="Calibri"/>
                <w:sz w:val="22"/>
                <w:szCs w:val="22"/>
              </w:rPr>
            </w:pPr>
            <w:r w:rsidRPr="00B407C6">
              <w:rPr>
                <w:rFonts w:ascii="Calibri" w:hAnsi="Calibri" w:eastAsia="Calibri" w:cs="Calibri"/>
                <w:color w:val="1F1F1F"/>
                <w:sz w:val="22"/>
                <w:szCs w:val="22"/>
              </w:rPr>
              <w:t>Farm Manager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65951519" w14:textId="77777777">
            <w:pPr>
              <w:rPr>
                <w:rFonts w:ascii="Calibri" w:hAnsi="Calibri" w:cs="Calibri"/>
                <w:sz w:val="22"/>
                <w:szCs w:val="22"/>
              </w:rPr>
            </w:pPr>
            <w:r w:rsidRPr="00B407C6">
              <w:rPr>
                <w:rFonts w:ascii="Calibri" w:hAnsi="Calibri" w:eastAsia="Calibri" w:cs="Calibri"/>
                <w:b/>
                <w:bCs/>
                <w:color w:val="1A3A5C"/>
                <w:sz w:val="22"/>
                <w:szCs w:val="22"/>
              </w:rPr>
              <w:t>Finance</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235750C7" w14:textId="77777777">
            <w:pPr>
              <w:rPr>
                <w:rFonts w:ascii="Calibri" w:hAnsi="Calibri" w:cs="Calibri"/>
                <w:sz w:val="22"/>
                <w:szCs w:val="22"/>
              </w:rPr>
            </w:pPr>
            <w:r w:rsidRPr="00B407C6">
              <w:rPr>
                <w:rFonts w:ascii="Calibri" w:hAnsi="Calibri" w:eastAsia="Calibri" w:cs="Calibri"/>
                <w:color w:val="C0392B"/>
                <w:sz w:val="22"/>
                <w:szCs w:val="22"/>
              </w:rPr>
              <w:t>Invoice not raised.</w:t>
            </w:r>
          </w:p>
        </w:tc>
      </w:tr>
      <w:tr w:rsidRPr="00B407C6" w:rsidR="00035A73" w14:paraId="49BC5F67" w14:textId="77777777">
        <w:tc>
          <w:tcPr>
            <w:tcW w:w="3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00C6BD3" w14:textId="77777777">
            <w:pPr>
              <w:rPr>
                <w:rFonts w:ascii="Calibri" w:hAnsi="Calibri" w:cs="Calibri"/>
                <w:sz w:val="22"/>
                <w:szCs w:val="22"/>
              </w:rPr>
            </w:pPr>
            <w:r w:rsidRPr="00B407C6">
              <w:rPr>
                <w:rFonts w:ascii="Calibri" w:hAnsi="Calibri" w:eastAsia="Calibri" w:cs="Calibri"/>
                <w:color w:val="1F1F1F"/>
                <w:sz w:val="22"/>
                <w:szCs w:val="22"/>
              </w:rPr>
              <w:t>FA → Inventory Conversion</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7914B0D" w14:textId="77777777">
            <w:pPr>
              <w:rPr>
                <w:rFonts w:ascii="Calibri" w:hAnsi="Calibri" w:cs="Calibri"/>
                <w:sz w:val="22"/>
                <w:szCs w:val="22"/>
              </w:rPr>
            </w:pPr>
            <w:r w:rsidRPr="00B407C6">
              <w:rPr>
                <w:rFonts w:ascii="Calibri" w:hAnsi="Calibri" w:eastAsia="Calibri" w:cs="Calibri"/>
                <w:color w:val="1F1F1F"/>
                <w:sz w:val="22"/>
                <w:szCs w:val="22"/>
              </w:rPr>
              <w:t>Farm Manager</w:t>
            </w: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BF923EA" w14:textId="77777777">
            <w:pPr>
              <w:rPr>
                <w:rFonts w:ascii="Calibri" w:hAnsi="Calibri" w:cs="Calibri"/>
                <w:sz w:val="22"/>
                <w:szCs w:val="22"/>
              </w:rPr>
            </w:pPr>
            <w:r w:rsidRPr="00B407C6">
              <w:rPr>
                <w:rFonts w:ascii="Calibri" w:hAnsi="Calibri" w:eastAsia="Calibri" w:cs="Calibri"/>
                <w:b/>
                <w:bCs/>
                <w:color w:val="1A3A5C"/>
                <w:sz w:val="22"/>
                <w:szCs w:val="22"/>
              </w:rPr>
              <w:t>Finance</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FE39AF4" w14:textId="77777777">
            <w:pPr>
              <w:rPr>
                <w:rFonts w:ascii="Calibri" w:hAnsi="Calibri" w:cs="Calibri"/>
                <w:sz w:val="22"/>
                <w:szCs w:val="22"/>
              </w:rPr>
            </w:pPr>
            <w:r w:rsidRPr="00B407C6">
              <w:rPr>
                <w:rFonts w:ascii="Calibri" w:hAnsi="Calibri" w:eastAsia="Calibri" w:cs="Calibri"/>
                <w:color w:val="C0392B"/>
                <w:sz w:val="22"/>
                <w:szCs w:val="22"/>
              </w:rPr>
              <w:t>Conversion not processed.</w:t>
            </w:r>
          </w:p>
        </w:tc>
      </w:tr>
      <w:tr w:rsidRPr="00B407C6" w:rsidR="00035A73" w14:paraId="12D8F82D" w14:textId="77777777">
        <w:tc>
          <w:tcPr>
            <w:tcW w:w="30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5AA4C74F" w14:textId="77777777">
            <w:pPr>
              <w:rPr>
                <w:rFonts w:ascii="Calibri" w:hAnsi="Calibri" w:cs="Calibri"/>
                <w:sz w:val="22"/>
                <w:szCs w:val="22"/>
              </w:rPr>
            </w:pPr>
            <w:r w:rsidRPr="00B407C6">
              <w:rPr>
                <w:rFonts w:ascii="Calibri" w:hAnsi="Calibri" w:eastAsia="Calibri" w:cs="Calibri"/>
                <w:color w:val="1F1F1F"/>
                <w:sz w:val="22"/>
                <w:szCs w:val="22"/>
              </w:rPr>
              <w:t>Expense Voucher &lt; $500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E7F1A2E" w14:textId="77777777">
            <w:pPr>
              <w:rPr>
                <w:rFonts w:ascii="Calibri" w:hAnsi="Calibri" w:cs="Calibri"/>
                <w:sz w:val="22"/>
                <w:szCs w:val="22"/>
              </w:rPr>
            </w:pPr>
            <w:r w:rsidRPr="00B407C6">
              <w:rPr>
                <w:rFonts w:ascii="Calibri" w:hAnsi="Calibri" w:eastAsia="Calibri" w:cs="Calibri"/>
                <w:color w:val="1F1F1F"/>
                <w:sz w:val="22"/>
                <w:szCs w:val="22"/>
              </w:rPr>
              <w:t>Farm Manager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6D1C59E8" w14:textId="77777777">
            <w:pPr>
              <w:rPr>
                <w:rFonts w:ascii="Calibri" w:hAnsi="Calibri" w:cs="Calibri"/>
                <w:sz w:val="22"/>
                <w:szCs w:val="22"/>
              </w:rPr>
            </w:pPr>
            <w:r w:rsidRPr="00B407C6">
              <w:rPr>
                <w:rFonts w:ascii="Calibri" w:hAnsi="Calibri" w:eastAsia="Calibri" w:cs="Calibri"/>
                <w:b/>
                <w:bCs/>
                <w:color w:val="1A3A5C"/>
                <w:sz w:val="22"/>
                <w:szCs w:val="22"/>
              </w:rPr>
              <w:t>Finance</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73B21B94" w14:textId="77777777">
            <w:pPr>
              <w:rPr>
                <w:rFonts w:ascii="Calibri" w:hAnsi="Calibri" w:cs="Calibri"/>
                <w:sz w:val="22"/>
                <w:szCs w:val="22"/>
              </w:rPr>
            </w:pPr>
            <w:r w:rsidRPr="00B407C6">
              <w:rPr>
                <w:rFonts w:ascii="Calibri" w:hAnsi="Calibri" w:eastAsia="Calibri" w:cs="Calibri"/>
                <w:color w:val="C0392B"/>
                <w:sz w:val="22"/>
                <w:szCs w:val="22"/>
              </w:rPr>
              <w:t>EV → SUBMITTED with reason.</w:t>
            </w:r>
          </w:p>
        </w:tc>
      </w:tr>
      <w:tr w:rsidRPr="00B407C6" w:rsidR="00035A73" w14:paraId="7FA463F4" w14:textId="77777777">
        <w:tc>
          <w:tcPr>
            <w:tcW w:w="3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8B5901E" w14:textId="77777777">
            <w:pPr>
              <w:rPr>
                <w:rFonts w:ascii="Calibri" w:hAnsi="Calibri" w:cs="Calibri"/>
                <w:sz w:val="22"/>
                <w:szCs w:val="22"/>
              </w:rPr>
            </w:pPr>
            <w:r w:rsidRPr="00B407C6">
              <w:rPr>
                <w:rFonts w:ascii="Calibri" w:hAnsi="Calibri" w:eastAsia="Calibri" w:cs="Calibri"/>
                <w:color w:val="1F1F1F"/>
                <w:sz w:val="22"/>
                <w:szCs w:val="22"/>
              </w:rPr>
              <w:t>Expense Voucher &gt; $500</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866AA76" w14:textId="77777777">
            <w:pPr>
              <w:rPr>
                <w:rFonts w:ascii="Calibri" w:hAnsi="Calibri" w:cs="Calibri"/>
                <w:sz w:val="22"/>
                <w:szCs w:val="22"/>
              </w:rPr>
            </w:pPr>
            <w:r w:rsidRPr="00B407C6">
              <w:rPr>
                <w:rFonts w:ascii="Calibri" w:hAnsi="Calibri" w:eastAsia="Calibri" w:cs="Calibri"/>
                <w:color w:val="1F1F1F"/>
                <w:sz w:val="22"/>
                <w:szCs w:val="22"/>
              </w:rPr>
              <w:t>Farm Manager</w:t>
            </w: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5A6495B" w14:textId="77777777">
            <w:pPr>
              <w:rPr>
                <w:rFonts w:ascii="Calibri" w:hAnsi="Calibri" w:cs="Calibri"/>
                <w:sz w:val="22"/>
                <w:szCs w:val="22"/>
              </w:rPr>
            </w:pPr>
            <w:r w:rsidRPr="00B407C6">
              <w:rPr>
                <w:rFonts w:ascii="Calibri" w:hAnsi="Calibri" w:eastAsia="Calibri" w:cs="Calibri"/>
                <w:b/>
                <w:bCs/>
                <w:color w:val="1A3A5C"/>
                <w:sz w:val="22"/>
                <w:szCs w:val="22"/>
              </w:rPr>
              <w:t>Finance + Head of Farm</w:t>
            </w: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75915C2" w14:textId="77777777">
            <w:pPr>
              <w:rPr>
                <w:rFonts w:ascii="Calibri" w:hAnsi="Calibri" w:cs="Calibri"/>
                <w:sz w:val="22"/>
                <w:szCs w:val="22"/>
              </w:rPr>
            </w:pPr>
            <w:r w:rsidRPr="00B407C6">
              <w:rPr>
                <w:rFonts w:ascii="Calibri" w:hAnsi="Calibri" w:eastAsia="Calibri" w:cs="Calibri"/>
                <w:color w:val="C0392B"/>
                <w:sz w:val="22"/>
                <w:szCs w:val="22"/>
              </w:rPr>
              <w:t>EV held until both approve.</w:t>
            </w:r>
          </w:p>
        </w:tc>
      </w:tr>
      <w:tr w:rsidRPr="00B407C6" w:rsidR="00035A73" w14:paraId="68A0A10A" w14:textId="77777777">
        <w:tc>
          <w:tcPr>
            <w:tcW w:w="3076"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00000" w14:paraId="609B757C" w14:textId="77777777">
            <w:pPr>
              <w:rPr>
                <w:rFonts w:ascii="Calibri" w:hAnsi="Calibri" w:cs="Calibri"/>
                <w:sz w:val="22"/>
                <w:szCs w:val="22"/>
              </w:rPr>
            </w:pPr>
            <w:r w:rsidRPr="00B407C6">
              <w:rPr>
                <w:rFonts w:ascii="Calibri" w:hAnsi="Calibri" w:eastAsia="Calibri" w:cs="Calibri"/>
                <w:color w:val="1F1F1F"/>
                <w:sz w:val="22"/>
                <w:szCs w:val="22"/>
              </w:rPr>
              <w:t>Service Requisition &lt; $200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35A73" w14:paraId="46F6FAFA" w14:textId="37BBA08B">
            <w:pPr>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35A73" w14:paraId="0C071600" w14:textId="2B713B8D">
            <w:pPr>
              <w:rPr>
                <w:rFonts w:ascii="Calibri" w:hAnsi="Calibri" w:cs="Calibri"/>
                <w:sz w:val="22"/>
                <w:szCs w:val="22"/>
              </w:rPr>
            </w:pP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80" w:type="dxa"/>
              <w:bottom w:w="60" w:type="dxa"/>
              <w:right w:w="80" w:type="dxa"/>
            </w:tcMar>
          </w:tcPr>
          <w:p w:rsidRPr="00B407C6" w:rsidR="00035A73" w:rsidRDefault="00035A73" w14:paraId="06E3B4ED" w14:textId="103B6C62">
            <w:pPr>
              <w:rPr>
                <w:rFonts w:ascii="Calibri" w:hAnsi="Calibri" w:cs="Calibri"/>
                <w:sz w:val="22"/>
                <w:szCs w:val="22"/>
              </w:rPr>
            </w:pPr>
          </w:p>
        </w:tc>
      </w:tr>
      <w:tr w:rsidRPr="00B407C6" w:rsidR="00035A73" w14:paraId="5AD9E052" w14:textId="77777777">
        <w:tc>
          <w:tcPr>
            <w:tcW w:w="3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5B1F147" w14:textId="77777777">
            <w:pPr>
              <w:rPr>
                <w:rFonts w:ascii="Calibri" w:hAnsi="Calibri" w:cs="Calibri"/>
                <w:sz w:val="22"/>
                <w:szCs w:val="22"/>
              </w:rPr>
            </w:pPr>
            <w:r w:rsidRPr="00B407C6">
              <w:rPr>
                <w:rFonts w:ascii="Calibri" w:hAnsi="Calibri" w:eastAsia="Calibri" w:cs="Calibri"/>
                <w:color w:val="1F1F1F"/>
                <w:sz w:val="22"/>
                <w:szCs w:val="22"/>
              </w:rPr>
              <w:t>Negative Adjustment &gt; $500</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681FEA6" w14:textId="77777777">
            <w:pPr>
              <w:rPr>
                <w:rFonts w:ascii="Calibri" w:hAnsi="Calibri" w:cs="Calibri"/>
                <w:sz w:val="22"/>
                <w:szCs w:val="22"/>
              </w:rPr>
            </w:pPr>
            <w:r w:rsidRPr="00B407C6">
              <w:rPr>
                <w:rFonts w:ascii="Calibri" w:hAnsi="Calibri" w:eastAsia="Calibri" w:cs="Calibri"/>
                <w:color w:val="1F1F1F"/>
                <w:sz w:val="22"/>
                <w:szCs w:val="22"/>
              </w:rPr>
              <w:t>Farm Manager</w:t>
            </w: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4412CF37" w14:textId="046A536B">
            <w:pPr>
              <w:rPr>
                <w:rFonts w:ascii="Calibri" w:hAnsi="Calibri" w:cs="Calibri"/>
                <w:sz w:val="22"/>
                <w:szCs w:val="22"/>
              </w:rPr>
            </w:pP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0A45191" w14:textId="77777777">
            <w:pPr>
              <w:rPr>
                <w:rFonts w:ascii="Calibri" w:hAnsi="Calibri" w:cs="Calibri"/>
                <w:sz w:val="22"/>
                <w:szCs w:val="22"/>
              </w:rPr>
            </w:pPr>
            <w:r w:rsidRPr="00B407C6">
              <w:rPr>
                <w:rFonts w:ascii="Calibri" w:hAnsi="Calibri" w:eastAsia="Calibri" w:cs="Calibri"/>
                <w:color w:val="C0392B"/>
                <w:sz w:val="22"/>
                <w:szCs w:val="22"/>
              </w:rPr>
              <w:t>Adjustment not posted.</w:t>
            </w:r>
          </w:p>
        </w:tc>
      </w:tr>
      <w:tr w:rsidRPr="00B407C6" w:rsidR="00035A73" w14:paraId="0D374A69" w14:textId="77777777">
        <w:tc>
          <w:tcPr>
            <w:tcW w:w="30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195125" w:rsidR="00035A73" w:rsidRDefault="00195125" w14:paraId="1DE2F403" w14:textId="550D4E63">
            <w:pPr>
              <w:rPr>
                <w:rFonts w:ascii="Calibri" w:hAnsi="Calibri" w:cs="Calibri"/>
                <w:color w:val="C00000"/>
                <w:sz w:val="22"/>
                <w:szCs w:val="22"/>
              </w:rPr>
            </w:pPr>
            <w:r>
              <w:rPr>
                <w:rFonts w:ascii="Calibri" w:hAnsi="Calibri" w:eastAsia="Calibri" w:cs="Calibri"/>
                <w:color w:val="C00000"/>
                <w:sz w:val="22"/>
                <w:szCs w:val="22"/>
              </w:rPr>
              <w:t xml:space="preserve">Approval workflow master will be required (In this list </w:t>
            </w:r>
            <w:proofErr w:type="spellStart"/>
            <w:r>
              <w:rPr>
                <w:rFonts w:ascii="Calibri" w:hAnsi="Calibri" w:eastAsia="Calibri" w:cs="Calibri"/>
                <w:color w:val="C00000"/>
                <w:sz w:val="22"/>
                <w:szCs w:val="22"/>
              </w:rPr>
              <w:t>eg.</w:t>
            </w:r>
            <w:proofErr w:type="spellEnd"/>
            <w:r>
              <w:rPr>
                <w:rFonts w:ascii="Calibri" w:hAnsi="Calibri" w:eastAsia="Calibri" w:cs="Calibri"/>
                <w:color w:val="C00000"/>
                <w:sz w:val="22"/>
                <w:szCs w:val="22"/>
              </w:rPr>
              <w:t xml:space="preserve"> Has been provided)</w:t>
            </w:r>
          </w:p>
        </w:tc>
        <w:tc>
          <w:tcPr>
            <w:tcW w:w="20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26B7CB3E" w14:textId="20CD4761">
            <w:pPr>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73FCCD2E" w14:textId="34F84665">
            <w:pPr>
              <w:rPr>
                <w:rFonts w:ascii="Calibri" w:hAnsi="Calibri" w:cs="Calibri"/>
                <w:sz w:val="22"/>
                <w:szCs w:val="22"/>
              </w:rPr>
            </w:pPr>
          </w:p>
        </w:tc>
        <w:tc>
          <w:tcPr>
            <w:tcW w:w="23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44585EBD" w14:textId="32D73072">
            <w:pPr>
              <w:rPr>
                <w:rFonts w:ascii="Calibri" w:hAnsi="Calibri" w:cs="Calibri"/>
                <w:sz w:val="22"/>
                <w:szCs w:val="22"/>
              </w:rPr>
            </w:pPr>
          </w:p>
        </w:tc>
      </w:tr>
    </w:tbl>
    <w:p w:rsidRPr="00B407C6" w:rsidR="00035A73" w:rsidRDefault="00035A73" w14:paraId="1D2E5824" w14:textId="77777777">
      <w:pPr>
        <w:spacing w:before="20" w:after="20"/>
        <w:rPr>
          <w:rFonts w:ascii="Calibri" w:hAnsi="Calibri" w:cs="Calibri"/>
          <w:sz w:val="22"/>
          <w:szCs w:val="22"/>
        </w:rPr>
      </w:pPr>
    </w:p>
    <w:p w:rsidRPr="00B407C6" w:rsidR="00035A73" w:rsidRDefault="00035A73" w14:paraId="15F8272F" w14:textId="4B79A848">
      <w:pPr>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0176"/>
      </w:tblGrid>
      <w:tr w:rsidRPr="00B407C6" w:rsidR="00035A73" w14:paraId="5903E602" w14:textId="77777777">
        <w:tc>
          <w:tcPr>
            <w:tcW w:w="10176" w:type="dxa"/>
            <w:tcBorders>
              <w:top w:val="none" w:color="FFFFFF" w:sz="0" w:space="0"/>
              <w:left w:val="none" w:color="FFFFFF" w:sz="0" w:space="0"/>
              <w:bottom w:val="none" w:color="FFFFFF" w:sz="0" w:space="0"/>
              <w:right w:val="none" w:color="FFFFFF" w:sz="0" w:space="0"/>
            </w:tcBorders>
            <w:shd w:val="clear" w:color="auto" w:fill="1A3A5C"/>
            <w:tcMar>
              <w:top w:w="140" w:type="dxa"/>
              <w:left w:w="200" w:type="dxa"/>
              <w:bottom w:w="140" w:type="dxa"/>
              <w:right w:w="200" w:type="dxa"/>
            </w:tcMar>
          </w:tcPr>
          <w:p w:rsidRPr="00B407C6" w:rsidR="00035A73" w:rsidRDefault="00000000" w14:paraId="6C040233" w14:textId="77777777">
            <w:pPr>
              <w:spacing w:after="20"/>
              <w:rPr>
                <w:rFonts w:ascii="Calibri" w:hAnsi="Calibri" w:cs="Calibri"/>
                <w:sz w:val="22"/>
                <w:szCs w:val="22"/>
              </w:rPr>
            </w:pPr>
            <w:r w:rsidRPr="00B407C6">
              <w:rPr>
                <w:rFonts w:ascii="Calibri" w:hAnsi="Calibri" w:eastAsia="Calibri" w:cs="Calibri"/>
                <w:b/>
                <w:bCs/>
                <w:color w:val="FFFFFF"/>
                <w:sz w:val="22"/>
                <w:szCs w:val="22"/>
              </w:rPr>
              <w:t>SECTION 18</w:t>
            </w:r>
          </w:p>
          <w:p w:rsidRPr="00B407C6" w:rsidR="00035A73" w:rsidRDefault="00000000" w14:paraId="70D54D58" w14:textId="77777777">
            <w:pPr>
              <w:spacing w:after="20"/>
              <w:rPr>
                <w:rFonts w:ascii="Calibri" w:hAnsi="Calibri" w:cs="Calibri"/>
                <w:sz w:val="22"/>
                <w:szCs w:val="22"/>
              </w:rPr>
            </w:pPr>
            <w:r w:rsidRPr="00B407C6">
              <w:rPr>
                <w:rFonts w:ascii="Calibri" w:hAnsi="Calibri" w:eastAsia="Calibri" w:cs="Calibri"/>
                <w:b/>
                <w:bCs/>
                <w:color w:val="FFFFFF"/>
                <w:sz w:val="22"/>
                <w:szCs w:val="22"/>
              </w:rPr>
              <w:t>CUSTOMER SIGN-OFF</w:t>
            </w:r>
          </w:p>
          <w:p w:rsidRPr="00B407C6" w:rsidR="00035A73" w:rsidRDefault="00000000" w14:paraId="42051BAF" w14:textId="77777777">
            <w:pPr>
              <w:rPr>
                <w:rFonts w:ascii="Calibri" w:hAnsi="Calibri" w:cs="Calibri"/>
                <w:sz w:val="22"/>
                <w:szCs w:val="22"/>
              </w:rPr>
            </w:pPr>
            <w:r w:rsidRPr="00B407C6">
              <w:rPr>
                <w:rFonts w:ascii="Calibri" w:hAnsi="Calibri" w:eastAsia="Calibri" w:cs="Calibri"/>
                <w:color w:val="A8C8E8"/>
                <w:sz w:val="22"/>
                <w:szCs w:val="22"/>
              </w:rPr>
              <w:t>Section-by-section review checklist, dual signature block</w:t>
            </w:r>
          </w:p>
        </w:tc>
      </w:tr>
    </w:tbl>
    <w:p w:rsidRPr="00B407C6" w:rsidR="00035A73" w:rsidRDefault="00035A73" w14:paraId="059BC7FA" w14:textId="77777777">
      <w:pPr>
        <w:spacing w:before="20" w:after="20"/>
        <w:rPr>
          <w:rFonts w:ascii="Calibri" w:hAnsi="Calibri" w:cs="Calibri"/>
          <w:sz w:val="22"/>
          <w:szCs w:val="22"/>
        </w:rPr>
      </w:pPr>
    </w:p>
    <w:p w:rsidRPr="00B407C6" w:rsidR="00035A73" w:rsidRDefault="00000000" w14:paraId="44536EDA" w14:textId="77777777">
      <w:pPr>
        <w:spacing w:after="60"/>
        <w:rPr>
          <w:rFonts w:ascii="Calibri" w:hAnsi="Calibri" w:cs="Calibri"/>
          <w:sz w:val="22"/>
          <w:szCs w:val="22"/>
        </w:rPr>
      </w:pPr>
      <w:r w:rsidRPr="00B407C6">
        <w:rPr>
          <w:rFonts w:ascii="Calibri" w:hAnsi="Calibri" w:eastAsia="Calibri" w:cs="Calibri"/>
          <w:color w:val="1F1F1F"/>
          <w:sz w:val="22"/>
          <w:szCs w:val="22"/>
        </w:rPr>
        <w:t>Triple C / Colcom Group management must review each section, record comments or change requests, and sign before development of that section begins. Development cannot start for any section until that section is APPROVED below.</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500"/>
        <w:gridCol w:w="2400"/>
        <w:gridCol w:w="2876"/>
        <w:gridCol w:w="2800"/>
        <w:gridCol w:w="1600"/>
      </w:tblGrid>
      <w:tr w:rsidRPr="00B407C6" w:rsidR="00035A73" w:rsidTr="316E832A" w14:paraId="4ECABAE3" w14:textId="77777777">
        <w:tc>
          <w:tcPr>
            <w:tcW w:w="5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4FD08167" w14:textId="77777777">
            <w:pPr>
              <w:jc w:val="center"/>
              <w:rPr>
                <w:rFonts w:ascii="Calibri" w:hAnsi="Calibri" w:cs="Calibri"/>
                <w:sz w:val="22"/>
                <w:szCs w:val="22"/>
              </w:rPr>
            </w:pPr>
            <w:r w:rsidRPr="00B407C6">
              <w:rPr>
                <w:rFonts w:ascii="Calibri" w:hAnsi="Calibri" w:eastAsia="Calibri" w:cs="Calibri"/>
                <w:b/>
                <w:bCs/>
                <w:color w:val="FFFFFF"/>
                <w:sz w:val="22"/>
                <w:szCs w:val="22"/>
              </w:rPr>
              <w:t>Sec</w:t>
            </w:r>
          </w:p>
        </w:tc>
        <w:tc>
          <w:tcPr>
            <w:tcW w:w="24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0D012EF4" w14:textId="77777777">
            <w:pPr>
              <w:jc w:val="center"/>
              <w:rPr>
                <w:rFonts w:ascii="Calibri" w:hAnsi="Calibri" w:cs="Calibri"/>
                <w:sz w:val="22"/>
                <w:szCs w:val="22"/>
              </w:rPr>
            </w:pPr>
            <w:r w:rsidRPr="00B407C6">
              <w:rPr>
                <w:rFonts w:ascii="Calibri" w:hAnsi="Calibri" w:eastAsia="Calibri" w:cs="Calibri"/>
                <w:b/>
                <w:bCs/>
                <w:color w:val="FFFFFF"/>
                <w:sz w:val="22"/>
                <w:szCs w:val="22"/>
              </w:rPr>
              <w:t>Section Title</w:t>
            </w:r>
          </w:p>
        </w:tc>
        <w:tc>
          <w:tcPr>
            <w:tcW w:w="2876"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0172F4A7" w14:textId="77777777">
            <w:pPr>
              <w:jc w:val="center"/>
              <w:rPr>
                <w:rFonts w:ascii="Calibri" w:hAnsi="Calibri" w:cs="Calibri"/>
                <w:sz w:val="22"/>
                <w:szCs w:val="22"/>
              </w:rPr>
            </w:pPr>
            <w:r w:rsidRPr="00B407C6">
              <w:rPr>
                <w:rFonts w:ascii="Calibri" w:hAnsi="Calibri" w:eastAsia="Calibri" w:cs="Calibri"/>
                <w:b/>
                <w:bCs/>
                <w:color w:val="FFFFFF"/>
                <w:sz w:val="22"/>
                <w:szCs w:val="22"/>
              </w:rPr>
              <w:t>Reviewed by (Name + Date)</w:t>
            </w:r>
          </w:p>
        </w:tc>
        <w:tc>
          <w:tcPr>
            <w:tcW w:w="28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32204C03" w14:textId="77777777">
            <w:pPr>
              <w:jc w:val="center"/>
              <w:rPr>
                <w:rFonts w:ascii="Calibri" w:hAnsi="Calibri" w:cs="Calibri"/>
                <w:sz w:val="22"/>
                <w:szCs w:val="22"/>
              </w:rPr>
            </w:pPr>
            <w:r w:rsidRPr="00B407C6">
              <w:rPr>
                <w:rFonts w:ascii="Calibri" w:hAnsi="Calibri" w:eastAsia="Calibri" w:cs="Calibri"/>
                <w:b/>
                <w:bCs/>
                <w:color w:val="FFFFFF"/>
                <w:sz w:val="22"/>
                <w:szCs w:val="22"/>
              </w:rPr>
              <w:t>Status</w:t>
            </w:r>
          </w:p>
        </w:tc>
        <w:tc>
          <w:tcPr>
            <w:tcW w:w="1600" w:type="dxa"/>
            <w:tcBorders>
              <w:top w:val="single" w:color="AAAAAA" w:sz="4" w:space="0"/>
              <w:left w:val="single" w:color="AAAAAA" w:sz="4" w:space="0"/>
              <w:bottom w:val="single" w:color="AAAAAA" w:sz="4" w:space="0"/>
              <w:right w:val="single" w:color="AAAAAA" w:sz="4" w:space="0"/>
            </w:tcBorders>
            <w:shd w:val="clear" w:color="auto" w:fill="1A3A5C"/>
            <w:tcMar>
              <w:top w:w="70" w:type="dxa"/>
              <w:left w:w="80" w:type="dxa"/>
              <w:bottom w:w="70" w:type="dxa"/>
              <w:right w:w="80" w:type="dxa"/>
            </w:tcMar>
          </w:tcPr>
          <w:p w:rsidRPr="00B407C6" w:rsidR="00035A73" w:rsidRDefault="00000000" w14:paraId="1C10E26A" w14:textId="77777777">
            <w:pPr>
              <w:jc w:val="center"/>
              <w:rPr>
                <w:rFonts w:ascii="Calibri" w:hAnsi="Calibri" w:cs="Calibri"/>
                <w:sz w:val="22"/>
                <w:szCs w:val="22"/>
              </w:rPr>
            </w:pPr>
            <w:r w:rsidRPr="00B407C6">
              <w:rPr>
                <w:rFonts w:ascii="Calibri" w:hAnsi="Calibri" w:eastAsia="Calibri" w:cs="Calibri"/>
                <w:b/>
                <w:bCs/>
                <w:color w:val="FFFFFF"/>
                <w:sz w:val="22"/>
                <w:szCs w:val="22"/>
              </w:rPr>
              <w:t>Sign</w:t>
            </w:r>
          </w:p>
        </w:tc>
      </w:tr>
      <w:tr w:rsidRPr="00B407C6" w:rsidR="00035A73" w:rsidTr="316E832A" w14:paraId="3B81C2A5" w14:textId="77777777">
        <w:tc>
          <w:tcPr>
            <w:tcW w:w="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2706567" w14:textId="77777777">
            <w:pPr>
              <w:jc w:val="center"/>
              <w:rPr>
                <w:rFonts w:ascii="Calibri" w:hAnsi="Calibri" w:cs="Calibri"/>
                <w:sz w:val="22"/>
                <w:szCs w:val="22"/>
              </w:rPr>
            </w:pPr>
            <w:r w:rsidRPr="00B407C6">
              <w:rPr>
                <w:rFonts w:ascii="Calibri" w:hAnsi="Calibri" w:eastAsia="Calibri" w:cs="Calibri"/>
                <w:b/>
                <w:bCs/>
                <w:color w:val="1A3A5C"/>
                <w:sz w:val="22"/>
                <w:szCs w:val="22"/>
              </w:rPr>
              <w:t>1</w:t>
            </w:r>
          </w:p>
        </w:tc>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CEEF4CA" w14:textId="77777777">
            <w:pPr>
              <w:spacing w:before="40" w:after="50"/>
              <w:rPr>
                <w:rFonts w:ascii="Calibri" w:hAnsi="Calibri" w:cs="Calibri"/>
                <w:sz w:val="22"/>
                <w:szCs w:val="22"/>
              </w:rPr>
            </w:pPr>
            <w:r w:rsidRPr="00B407C6">
              <w:rPr>
                <w:rFonts w:ascii="Calibri" w:hAnsi="Calibri" w:eastAsia="Calibri" w:cs="Calibri"/>
                <w:color w:val="1F1F1F"/>
                <w:sz w:val="22"/>
                <w:szCs w:val="22"/>
              </w:rPr>
              <w:t>Master Data Setup</w:t>
            </w:r>
          </w:p>
        </w:tc>
        <w:tc>
          <w:tcPr>
            <w:tcW w:w="2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3631B117"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B6392AD"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25FED017" w14:textId="77777777">
            <w:pPr>
              <w:spacing w:before="40" w:after="50"/>
              <w:rPr>
                <w:rFonts w:ascii="Calibri" w:hAnsi="Calibri" w:cs="Calibri"/>
                <w:sz w:val="22"/>
                <w:szCs w:val="22"/>
              </w:rPr>
            </w:pPr>
          </w:p>
        </w:tc>
      </w:tr>
      <w:tr w:rsidRPr="00B407C6" w:rsidR="00035A73" w:rsidTr="316E832A" w14:paraId="49C03488" w14:textId="77777777">
        <w:tc>
          <w:tcPr>
            <w:tcW w:w="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C1507EF" w14:textId="77777777">
            <w:pPr>
              <w:jc w:val="center"/>
              <w:rPr>
                <w:rFonts w:ascii="Calibri" w:hAnsi="Calibri" w:cs="Calibri"/>
                <w:sz w:val="22"/>
                <w:szCs w:val="22"/>
              </w:rPr>
            </w:pPr>
            <w:r w:rsidRPr="00B407C6">
              <w:rPr>
                <w:rFonts w:ascii="Calibri" w:hAnsi="Calibri" w:eastAsia="Calibri" w:cs="Calibri"/>
                <w:b/>
                <w:bCs/>
                <w:color w:val="1A3A5C"/>
                <w:sz w:val="22"/>
                <w:szCs w:val="22"/>
              </w:rPr>
              <w:t>2</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DDE4D6A" w14:textId="77777777">
            <w:pPr>
              <w:spacing w:before="40" w:after="50"/>
              <w:rPr>
                <w:rFonts w:ascii="Calibri" w:hAnsi="Calibri" w:cs="Calibri"/>
                <w:sz w:val="22"/>
                <w:szCs w:val="22"/>
              </w:rPr>
            </w:pPr>
            <w:r w:rsidRPr="00B407C6">
              <w:rPr>
                <w:rFonts w:ascii="Calibri" w:hAnsi="Calibri" w:eastAsia="Calibri" w:cs="Calibri"/>
                <w:color w:val="1F1F1F"/>
                <w:sz w:val="22"/>
                <w:szCs w:val="22"/>
              </w:rPr>
              <w:t>Animal Register &amp; Lifecycle</w:t>
            </w:r>
          </w:p>
        </w:tc>
        <w:tc>
          <w:tcPr>
            <w:tcW w:w="2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644CC36E"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FF250B0"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3E0E6833" w14:textId="77777777">
            <w:pPr>
              <w:spacing w:before="40" w:after="50"/>
              <w:rPr>
                <w:rFonts w:ascii="Calibri" w:hAnsi="Calibri" w:cs="Calibri"/>
                <w:sz w:val="22"/>
                <w:szCs w:val="22"/>
              </w:rPr>
            </w:pPr>
          </w:p>
        </w:tc>
      </w:tr>
      <w:tr w:rsidRPr="00B407C6" w:rsidR="00035A73" w:rsidTr="316E832A" w14:paraId="29106B2A" w14:textId="77777777">
        <w:tc>
          <w:tcPr>
            <w:tcW w:w="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6DAC3499" w14:textId="77777777">
            <w:pPr>
              <w:jc w:val="center"/>
              <w:rPr>
                <w:rFonts w:ascii="Calibri" w:hAnsi="Calibri" w:cs="Calibri"/>
                <w:sz w:val="22"/>
                <w:szCs w:val="22"/>
              </w:rPr>
            </w:pPr>
            <w:r w:rsidRPr="00B407C6">
              <w:rPr>
                <w:rFonts w:ascii="Calibri" w:hAnsi="Calibri" w:eastAsia="Calibri" w:cs="Calibri"/>
                <w:b/>
                <w:bCs/>
                <w:color w:val="1A3A5C"/>
                <w:sz w:val="22"/>
                <w:szCs w:val="22"/>
              </w:rPr>
              <w:t>3</w:t>
            </w:r>
          </w:p>
        </w:tc>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26AC0B4" w14:textId="77777777">
            <w:pPr>
              <w:spacing w:before="40" w:after="50"/>
              <w:rPr>
                <w:rFonts w:ascii="Calibri" w:hAnsi="Calibri" w:cs="Calibri"/>
                <w:sz w:val="22"/>
                <w:szCs w:val="22"/>
              </w:rPr>
            </w:pPr>
            <w:r w:rsidRPr="00B407C6">
              <w:rPr>
                <w:rFonts w:ascii="Calibri" w:hAnsi="Calibri" w:eastAsia="Calibri" w:cs="Calibri"/>
                <w:color w:val="1F1F1F"/>
                <w:sz w:val="22"/>
                <w:szCs w:val="22"/>
              </w:rPr>
              <w:t>AI Station &amp; Insemination</w:t>
            </w:r>
          </w:p>
        </w:tc>
        <w:tc>
          <w:tcPr>
            <w:tcW w:w="2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546F7B40"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3D8397E"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29226F31" w14:textId="77777777">
            <w:pPr>
              <w:spacing w:before="40" w:after="50"/>
              <w:rPr>
                <w:rFonts w:ascii="Calibri" w:hAnsi="Calibri" w:cs="Calibri"/>
                <w:sz w:val="22"/>
                <w:szCs w:val="22"/>
              </w:rPr>
            </w:pPr>
          </w:p>
        </w:tc>
      </w:tr>
      <w:tr w:rsidRPr="00B407C6" w:rsidR="00035A73" w:rsidTr="316E832A" w14:paraId="2D6CC1D7" w14:textId="77777777">
        <w:tc>
          <w:tcPr>
            <w:tcW w:w="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5EC0538" w14:textId="77777777">
            <w:pPr>
              <w:jc w:val="center"/>
              <w:rPr>
                <w:rFonts w:ascii="Calibri" w:hAnsi="Calibri" w:cs="Calibri"/>
                <w:sz w:val="22"/>
                <w:szCs w:val="22"/>
              </w:rPr>
            </w:pPr>
            <w:r w:rsidRPr="00B407C6">
              <w:rPr>
                <w:rFonts w:ascii="Calibri" w:hAnsi="Calibri" w:eastAsia="Calibri" w:cs="Calibri"/>
                <w:b/>
                <w:bCs/>
                <w:color w:val="1A3A5C"/>
                <w:sz w:val="22"/>
                <w:szCs w:val="22"/>
              </w:rPr>
              <w:t>4</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A9122D0" w14:textId="77777777">
            <w:pPr>
              <w:spacing w:before="40" w:after="50"/>
              <w:rPr>
                <w:rFonts w:ascii="Calibri" w:hAnsi="Calibri" w:cs="Calibri"/>
                <w:sz w:val="22"/>
                <w:szCs w:val="22"/>
              </w:rPr>
            </w:pPr>
            <w:r w:rsidRPr="00B407C6">
              <w:rPr>
                <w:rFonts w:ascii="Calibri" w:hAnsi="Calibri" w:eastAsia="Calibri" w:cs="Calibri"/>
                <w:color w:val="1F1F1F"/>
                <w:sz w:val="22"/>
                <w:szCs w:val="22"/>
              </w:rPr>
              <w:t>Batch Management</w:t>
            </w:r>
          </w:p>
        </w:tc>
        <w:tc>
          <w:tcPr>
            <w:tcW w:w="2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2CF16DF0"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5136B13"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14FF9E68" w14:textId="77777777">
            <w:pPr>
              <w:spacing w:before="40" w:after="50"/>
              <w:rPr>
                <w:rFonts w:ascii="Calibri" w:hAnsi="Calibri" w:cs="Calibri"/>
                <w:sz w:val="22"/>
                <w:szCs w:val="22"/>
              </w:rPr>
            </w:pPr>
          </w:p>
        </w:tc>
      </w:tr>
      <w:tr w:rsidRPr="00B407C6" w:rsidR="00035A73" w:rsidTr="316E832A" w14:paraId="4B39EBFF" w14:textId="77777777">
        <w:tc>
          <w:tcPr>
            <w:tcW w:w="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0552893" w14:textId="77777777">
            <w:pPr>
              <w:jc w:val="center"/>
              <w:rPr>
                <w:rFonts w:ascii="Calibri" w:hAnsi="Calibri" w:cs="Calibri"/>
                <w:sz w:val="22"/>
                <w:szCs w:val="22"/>
              </w:rPr>
            </w:pPr>
            <w:r w:rsidRPr="00B407C6">
              <w:rPr>
                <w:rFonts w:ascii="Calibri" w:hAnsi="Calibri" w:eastAsia="Calibri" w:cs="Calibri"/>
                <w:b/>
                <w:bCs/>
                <w:color w:val="1A3A5C"/>
                <w:sz w:val="22"/>
                <w:szCs w:val="22"/>
              </w:rPr>
              <w:t>5</w:t>
            </w:r>
          </w:p>
        </w:tc>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E027695" w14:textId="77777777">
            <w:pPr>
              <w:spacing w:before="40" w:after="50"/>
              <w:rPr>
                <w:rFonts w:ascii="Calibri" w:hAnsi="Calibri" w:cs="Calibri"/>
                <w:sz w:val="22"/>
                <w:szCs w:val="22"/>
              </w:rPr>
            </w:pPr>
            <w:r w:rsidRPr="00B407C6">
              <w:rPr>
                <w:rFonts w:ascii="Calibri" w:hAnsi="Calibri" w:eastAsia="Calibri" w:cs="Calibri"/>
                <w:color w:val="1F1F1F"/>
                <w:sz w:val="22"/>
                <w:szCs w:val="22"/>
              </w:rPr>
              <w:t>Daily Data Entry</w:t>
            </w:r>
          </w:p>
        </w:tc>
        <w:tc>
          <w:tcPr>
            <w:tcW w:w="2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5F8BEA2C"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5A39518"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3F9B7DE7" w14:textId="77777777">
            <w:pPr>
              <w:spacing w:before="40" w:after="50"/>
              <w:rPr>
                <w:rFonts w:ascii="Calibri" w:hAnsi="Calibri" w:cs="Calibri"/>
                <w:sz w:val="22"/>
                <w:szCs w:val="22"/>
              </w:rPr>
            </w:pPr>
          </w:p>
        </w:tc>
      </w:tr>
      <w:tr w:rsidRPr="00B407C6" w:rsidR="00035A73" w:rsidTr="316E832A" w14:paraId="060A325D" w14:textId="77777777">
        <w:tc>
          <w:tcPr>
            <w:tcW w:w="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81F70C1" w14:textId="77777777">
            <w:pPr>
              <w:jc w:val="center"/>
              <w:rPr>
                <w:rFonts w:ascii="Calibri" w:hAnsi="Calibri" w:cs="Calibri"/>
                <w:sz w:val="22"/>
                <w:szCs w:val="22"/>
              </w:rPr>
            </w:pPr>
            <w:r w:rsidRPr="00B407C6">
              <w:rPr>
                <w:rFonts w:ascii="Calibri" w:hAnsi="Calibri" w:eastAsia="Calibri" w:cs="Calibri"/>
                <w:b/>
                <w:bCs/>
                <w:color w:val="1A3A5C"/>
                <w:sz w:val="22"/>
                <w:szCs w:val="22"/>
              </w:rPr>
              <w:t>6</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9354ACB" w14:textId="77777777">
            <w:pPr>
              <w:spacing w:before="40" w:after="50"/>
              <w:rPr>
                <w:rFonts w:ascii="Calibri" w:hAnsi="Calibri" w:cs="Calibri"/>
                <w:sz w:val="22"/>
                <w:szCs w:val="22"/>
              </w:rPr>
            </w:pPr>
            <w:r w:rsidRPr="00B407C6">
              <w:rPr>
                <w:rFonts w:ascii="Calibri" w:hAnsi="Calibri" w:eastAsia="Calibri" w:cs="Calibri"/>
                <w:color w:val="1F1F1F"/>
                <w:sz w:val="22"/>
                <w:szCs w:val="22"/>
              </w:rPr>
              <w:t>Gilt Lifecycle</w:t>
            </w:r>
          </w:p>
        </w:tc>
        <w:tc>
          <w:tcPr>
            <w:tcW w:w="2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4C832DCE"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F810C6E"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74C6B492" w14:textId="77777777">
            <w:pPr>
              <w:spacing w:before="40" w:after="50"/>
              <w:rPr>
                <w:rFonts w:ascii="Calibri" w:hAnsi="Calibri" w:cs="Calibri"/>
                <w:sz w:val="22"/>
                <w:szCs w:val="22"/>
              </w:rPr>
            </w:pPr>
          </w:p>
        </w:tc>
      </w:tr>
      <w:tr w:rsidRPr="00B407C6" w:rsidR="00035A73" w:rsidTr="316E832A" w14:paraId="0A8BB12E" w14:textId="77777777">
        <w:tc>
          <w:tcPr>
            <w:tcW w:w="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03ACDDC" w14:textId="77777777">
            <w:pPr>
              <w:jc w:val="center"/>
              <w:rPr>
                <w:rFonts w:ascii="Calibri" w:hAnsi="Calibri" w:cs="Calibri"/>
                <w:sz w:val="22"/>
                <w:szCs w:val="22"/>
              </w:rPr>
            </w:pPr>
            <w:r w:rsidRPr="00B407C6">
              <w:rPr>
                <w:rFonts w:ascii="Calibri" w:hAnsi="Calibri" w:eastAsia="Calibri" w:cs="Calibri"/>
                <w:b/>
                <w:bCs/>
                <w:color w:val="1A3A5C"/>
                <w:sz w:val="22"/>
                <w:szCs w:val="22"/>
              </w:rPr>
              <w:t>7</w:t>
            </w:r>
          </w:p>
        </w:tc>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AF853F9" w14:textId="77777777">
            <w:pPr>
              <w:spacing w:before="40" w:after="50"/>
              <w:rPr>
                <w:rFonts w:ascii="Calibri" w:hAnsi="Calibri" w:cs="Calibri"/>
                <w:sz w:val="22"/>
                <w:szCs w:val="22"/>
              </w:rPr>
            </w:pPr>
            <w:r w:rsidRPr="00B407C6">
              <w:rPr>
                <w:rFonts w:ascii="Calibri" w:hAnsi="Calibri" w:eastAsia="Calibri" w:cs="Calibri"/>
                <w:color w:val="1F1F1F"/>
                <w:sz w:val="22"/>
                <w:szCs w:val="22"/>
              </w:rPr>
              <w:t>Feed Management &amp; Silo</w:t>
            </w:r>
          </w:p>
        </w:tc>
        <w:tc>
          <w:tcPr>
            <w:tcW w:w="2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23BA7C9B"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444B179B"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0FD57239" w14:textId="77777777">
            <w:pPr>
              <w:spacing w:before="40" w:after="50"/>
              <w:rPr>
                <w:rFonts w:ascii="Calibri" w:hAnsi="Calibri" w:cs="Calibri"/>
                <w:sz w:val="22"/>
                <w:szCs w:val="22"/>
              </w:rPr>
            </w:pPr>
          </w:p>
        </w:tc>
      </w:tr>
      <w:tr w:rsidRPr="00B407C6" w:rsidR="00035A73" w:rsidTr="316E832A" w14:paraId="3241B75F" w14:textId="77777777">
        <w:tc>
          <w:tcPr>
            <w:tcW w:w="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C18D53A" w14:textId="77777777">
            <w:pPr>
              <w:jc w:val="center"/>
              <w:rPr>
                <w:rFonts w:ascii="Calibri" w:hAnsi="Calibri" w:cs="Calibri"/>
                <w:sz w:val="22"/>
                <w:szCs w:val="22"/>
              </w:rPr>
            </w:pPr>
            <w:r w:rsidRPr="00B407C6">
              <w:rPr>
                <w:rFonts w:ascii="Calibri" w:hAnsi="Calibri" w:eastAsia="Calibri" w:cs="Calibri"/>
                <w:b/>
                <w:bCs/>
                <w:color w:val="1A3A5C"/>
                <w:sz w:val="22"/>
                <w:szCs w:val="22"/>
              </w:rPr>
              <w:t>8</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FB8EFA8" w14:textId="77777777">
            <w:pPr>
              <w:spacing w:before="40" w:after="50"/>
              <w:rPr>
                <w:rFonts w:ascii="Calibri" w:hAnsi="Calibri" w:cs="Calibri"/>
                <w:sz w:val="22"/>
                <w:szCs w:val="22"/>
              </w:rPr>
            </w:pPr>
            <w:r w:rsidRPr="00B407C6">
              <w:rPr>
                <w:rFonts w:ascii="Calibri" w:hAnsi="Calibri" w:eastAsia="Calibri" w:cs="Calibri"/>
                <w:color w:val="1F1F1F"/>
                <w:sz w:val="22"/>
                <w:szCs w:val="22"/>
              </w:rPr>
              <w:t>GRN &amp; Procurement</w:t>
            </w:r>
          </w:p>
        </w:tc>
        <w:tc>
          <w:tcPr>
            <w:tcW w:w="2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04CED4DB"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DC87A5A"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5F0A894A" w14:textId="77777777">
            <w:pPr>
              <w:spacing w:before="40" w:after="50"/>
              <w:rPr>
                <w:rFonts w:ascii="Calibri" w:hAnsi="Calibri" w:cs="Calibri"/>
                <w:sz w:val="22"/>
                <w:szCs w:val="22"/>
              </w:rPr>
            </w:pPr>
          </w:p>
        </w:tc>
      </w:tr>
      <w:tr w:rsidRPr="00B407C6" w:rsidR="00035A73" w:rsidTr="316E832A" w14:paraId="3D566E7E" w14:textId="77777777">
        <w:tc>
          <w:tcPr>
            <w:tcW w:w="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E248909" w14:textId="77777777">
            <w:pPr>
              <w:jc w:val="center"/>
              <w:rPr>
                <w:rFonts w:ascii="Calibri" w:hAnsi="Calibri" w:cs="Calibri"/>
                <w:sz w:val="22"/>
                <w:szCs w:val="22"/>
              </w:rPr>
            </w:pPr>
            <w:r w:rsidRPr="00B407C6">
              <w:rPr>
                <w:rFonts w:ascii="Calibri" w:hAnsi="Calibri" w:eastAsia="Calibri" w:cs="Calibri"/>
                <w:b/>
                <w:bCs/>
                <w:color w:val="1A3A5C"/>
                <w:sz w:val="22"/>
                <w:szCs w:val="22"/>
              </w:rPr>
              <w:t>9</w:t>
            </w:r>
          </w:p>
        </w:tc>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AA9E9B8" w14:textId="77777777">
            <w:pPr>
              <w:spacing w:before="40" w:after="50"/>
              <w:rPr>
                <w:rFonts w:ascii="Calibri" w:hAnsi="Calibri" w:cs="Calibri"/>
                <w:sz w:val="22"/>
                <w:szCs w:val="22"/>
              </w:rPr>
            </w:pPr>
            <w:r w:rsidRPr="00B407C6">
              <w:rPr>
                <w:rFonts w:ascii="Calibri" w:hAnsi="Calibri" w:eastAsia="Calibri" w:cs="Calibri"/>
                <w:color w:val="1F1F1F"/>
                <w:sz w:val="22"/>
                <w:szCs w:val="22"/>
              </w:rPr>
              <w:t>Logistics &amp; Vehicles</w:t>
            </w:r>
          </w:p>
        </w:tc>
        <w:tc>
          <w:tcPr>
            <w:tcW w:w="2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637834AC"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15899C01"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5B328CF5" w14:textId="77777777">
            <w:pPr>
              <w:spacing w:before="40" w:after="50"/>
              <w:rPr>
                <w:rFonts w:ascii="Calibri" w:hAnsi="Calibri" w:cs="Calibri"/>
                <w:sz w:val="22"/>
                <w:szCs w:val="22"/>
              </w:rPr>
            </w:pPr>
          </w:p>
        </w:tc>
      </w:tr>
      <w:tr w:rsidRPr="00B407C6" w:rsidR="00035A73" w:rsidTr="316E832A" w14:paraId="21B3ACBD" w14:textId="77777777">
        <w:tc>
          <w:tcPr>
            <w:tcW w:w="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7D9A94C" w14:textId="77777777">
            <w:pPr>
              <w:jc w:val="center"/>
              <w:rPr>
                <w:rFonts w:ascii="Calibri" w:hAnsi="Calibri" w:cs="Calibri"/>
                <w:sz w:val="22"/>
                <w:szCs w:val="22"/>
              </w:rPr>
            </w:pPr>
            <w:r w:rsidRPr="00B407C6">
              <w:rPr>
                <w:rFonts w:ascii="Calibri" w:hAnsi="Calibri" w:eastAsia="Calibri" w:cs="Calibri"/>
                <w:b/>
                <w:bCs/>
                <w:color w:val="1A3A5C"/>
                <w:sz w:val="22"/>
                <w:szCs w:val="22"/>
              </w:rPr>
              <w:t>10</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4409410" w14:textId="77777777">
            <w:pPr>
              <w:spacing w:before="40" w:after="50"/>
              <w:rPr>
                <w:rFonts w:ascii="Calibri" w:hAnsi="Calibri" w:cs="Calibri"/>
                <w:sz w:val="22"/>
                <w:szCs w:val="22"/>
              </w:rPr>
            </w:pPr>
            <w:r w:rsidRPr="00B407C6">
              <w:rPr>
                <w:rFonts w:ascii="Calibri" w:hAnsi="Calibri" w:eastAsia="Calibri" w:cs="Calibri"/>
                <w:color w:val="1F1F1F"/>
                <w:sz w:val="22"/>
                <w:szCs w:val="22"/>
              </w:rPr>
              <w:t>Transfer Order &amp; DOA</w:t>
            </w:r>
          </w:p>
        </w:tc>
        <w:tc>
          <w:tcPr>
            <w:tcW w:w="2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2C7D0048"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2809529"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29E718EB" w14:textId="77777777">
            <w:pPr>
              <w:spacing w:before="40" w:after="50"/>
              <w:rPr>
                <w:rFonts w:ascii="Calibri" w:hAnsi="Calibri" w:cs="Calibri"/>
                <w:sz w:val="22"/>
                <w:szCs w:val="22"/>
              </w:rPr>
            </w:pPr>
          </w:p>
        </w:tc>
      </w:tr>
      <w:tr w:rsidRPr="00B407C6" w:rsidR="00035A73" w:rsidTr="316E832A" w14:paraId="682133C5" w14:textId="77777777">
        <w:tc>
          <w:tcPr>
            <w:tcW w:w="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4F69F70" w14:textId="77777777">
            <w:pPr>
              <w:jc w:val="center"/>
              <w:rPr>
                <w:rFonts w:ascii="Calibri" w:hAnsi="Calibri" w:cs="Calibri"/>
                <w:sz w:val="22"/>
                <w:szCs w:val="22"/>
              </w:rPr>
            </w:pPr>
            <w:r w:rsidRPr="00B407C6">
              <w:rPr>
                <w:rFonts w:ascii="Calibri" w:hAnsi="Calibri" w:eastAsia="Calibri" w:cs="Calibri"/>
                <w:b/>
                <w:bCs/>
                <w:color w:val="1A3A5C"/>
                <w:sz w:val="22"/>
                <w:szCs w:val="22"/>
              </w:rPr>
              <w:t>11</w:t>
            </w:r>
          </w:p>
        </w:tc>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44F37D3" w14:textId="77777777">
            <w:pPr>
              <w:spacing w:before="40" w:after="50"/>
              <w:rPr>
                <w:rFonts w:ascii="Calibri" w:hAnsi="Calibri" w:cs="Calibri"/>
                <w:sz w:val="22"/>
                <w:szCs w:val="22"/>
              </w:rPr>
            </w:pPr>
            <w:r w:rsidRPr="00B407C6">
              <w:rPr>
                <w:rFonts w:ascii="Calibri" w:hAnsi="Calibri" w:eastAsia="Calibri" w:cs="Calibri"/>
                <w:color w:val="1F1F1F"/>
                <w:sz w:val="22"/>
                <w:szCs w:val="22"/>
              </w:rPr>
              <w:t>Inventory Management</w:t>
            </w:r>
          </w:p>
        </w:tc>
        <w:tc>
          <w:tcPr>
            <w:tcW w:w="2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6E1D4C9A"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5109D90"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197993A1" w14:textId="77777777">
            <w:pPr>
              <w:spacing w:before="40" w:after="50"/>
              <w:rPr>
                <w:rFonts w:ascii="Calibri" w:hAnsi="Calibri" w:cs="Calibri"/>
                <w:sz w:val="22"/>
                <w:szCs w:val="22"/>
              </w:rPr>
            </w:pPr>
          </w:p>
        </w:tc>
      </w:tr>
      <w:tr w:rsidRPr="00B407C6" w:rsidR="00035A73" w:rsidTr="316E832A" w14:paraId="25856B8A" w14:textId="77777777">
        <w:tc>
          <w:tcPr>
            <w:tcW w:w="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CCBF3D1" w14:textId="77777777">
            <w:pPr>
              <w:jc w:val="center"/>
              <w:rPr>
                <w:rFonts w:ascii="Calibri" w:hAnsi="Calibri" w:cs="Calibri"/>
                <w:sz w:val="22"/>
                <w:szCs w:val="22"/>
              </w:rPr>
            </w:pPr>
            <w:r w:rsidRPr="00B407C6">
              <w:rPr>
                <w:rFonts w:ascii="Calibri" w:hAnsi="Calibri" w:eastAsia="Calibri" w:cs="Calibri"/>
                <w:b/>
                <w:bCs/>
                <w:color w:val="1A3A5C"/>
                <w:sz w:val="22"/>
                <w:szCs w:val="22"/>
              </w:rPr>
              <w:t>12</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17557E4E" w14:textId="77777777">
            <w:pPr>
              <w:spacing w:before="40" w:after="50"/>
              <w:rPr>
                <w:rFonts w:ascii="Calibri" w:hAnsi="Calibri" w:cs="Calibri"/>
                <w:sz w:val="22"/>
                <w:szCs w:val="22"/>
              </w:rPr>
            </w:pPr>
            <w:r w:rsidRPr="00B407C6">
              <w:rPr>
                <w:rFonts w:ascii="Calibri" w:hAnsi="Calibri" w:eastAsia="Calibri" w:cs="Calibri"/>
                <w:color w:val="1F1F1F"/>
                <w:sz w:val="22"/>
                <w:szCs w:val="22"/>
              </w:rPr>
              <w:t>GL &amp; Dimensions</w:t>
            </w:r>
          </w:p>
        </w:tc>
        <w:tc>
          <w:tcPr>
            <w:tcW w:w="2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45DB46F5"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083E0FEE"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4FF5D8A7" w14:textId="77777777">
            <w:pPr>
              <w:spacing w:before="40" w:after="50"/>
              <w:rPr>
                <w:rFonts w:ascii="Calibri" w:hAnsi="Calibri" w:cs="Calibri"/>
                <w:sz w:val="22"/>
                <w:szCs w:val="22"/>
              </w:rPr>
            </w:pPr>
          </w:p>
        </w:tc>
      </w:tr>
      <w:tr w:rsidRPr="00B407C6" w:rsidR="00035A73" w:rsidTr="316E832A" w14:paraId="5FE2F42C" w14:textId="77777777">
        <w:tc>
          <w:tcPr>
            <w:tcW w:w="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A7B640E" w14:textId="77777777">
            <w:pPr>
              <w:jc w:val="center"/>
              <w:rPr>
                <w:rFonts w:ascii="Calibri" w:hAnsi="Calibri" w:cs="Calibri"/>
                <w:sz w:val="22"/>
                <w:szCs w:val="22"/>
              </w:rPr>
            </w:pPr>
            <w:r w:rsidRPr="00B407C6">
              <w:rPr>
                <w:rFonts w:ascii="Calibri" w:hAnsi="Calibri" w:eastAsia="Calibri" w:cs="Calibri"/>
                <w:b/>
                <w:bCs/>
                <w:color w:val="1A3A5C"/>
                <w:sz w:val="22"/>
                <w:szCs w:val="22"/>
              </w:rPr>
              <w:t>13</w:t>
            </w:r>
          </w:p>
        </w:tc>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3ABA152C" w14:textId="77777777">
            <w:pPr>
              <w:spacing w:before="40" w:after="50"/>
              <w:rPr>
                <w:rFonts w:ascii="Calibri" w:hAnsi="Calibri" w:cs="Calibri"/>
                <w:sz w:val="22"/>
                <w:szCs w:val="22"/>
              </w:rPr>
            </w:pPr>
            <w:r w:rsidRPr="00B407C6">
              <w:rPr>
                <w:rFonts w:ascii="Calibri" w:hAnsi="Calibri" w:eastAsia="Calibri" w:cs="Calibri"/>
                <w:color w:val="1F1F1F"/>
                <w:sz w:val="22"/>
                <w:szCs w:val="22"/>
              </w:rPr>
              <w:t>Expense Voucher &amp; Requisition</w:t>
            </w:r>
          </w:p>
        </w:tc>
        <w:tc>
          <w:tcPr>
            <w:tcW w:w="2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0FCB19A5"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DA38E8D"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06A0BF99" w14:textId="77777777">
            <w:pPr>
              <w:spacing w:before="40" w:after="50"/>
              <w:rPr>
                <w:rFonts w:ascii="Calibri" w:hAnsi="Calibri" w:cs="Calibri"/>
                <w:sz w:val="22"/>
                <w:szCs w:val="22"/>
              </w:rPr>
            </w:pPr>
          </w:p>
        </w:tc>
      </w:tr>
      <w:tr w:rsidRPr="00B407C6" w:rsidR="00035A73" w:rsidTr="316E832A" w14:paraId="1EE67CF8" w14:textId="77777777">
        <w:tc>
          <w:tcPr>
            <w:tcW w:w="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20BE208A" w14:textId="77777777">
            <w:pPr>
              <w:jc w:val="center"/>
              <w:rPr>
                <w:rFonts w:ascii="Calibri" w:hAnsi="Calibri" w:cs="Calibri"/>
                <w:sz w:val="22"/>
                <w:szCs w:val="22"/>
              </w:rPr>
            </w:pPr>
            <w:r w:rsidRPr="00B407C6">
              <w:rPr>
                <w:rFonts w:ascii="Calibri" w:hAnsi="Calibri" w:eastAsia="Calibri" w:cs="Calibri"/>
                <w:b/>
                <w:bCs/>
                <w:color w:val="1A3A5C"/>
                <w:sz w:val="22"/>
                <w:szCs w:val="22"/>
              </w:rPr>
              <w:t>14</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8F31ED5" w14:textId="483F1173">
            <w:pPr>
              <w:spacing w:before="40" w:after="50"/>
              <w:rPr>
                <w:rFonts w:ascii="Calibri" w:hAnsi="Calibri" w:cs="Calibri"/>
                <w:sz w:val="22"/>
                <w:szCs w:val="22"/>
              </w:rPr>
            </w:pPr>
            <w:r w:rsidRPr="316E832A" w:rsidR="2C61B549">
              <w:rPr>
                <w:rFonts w:ascii="Calibri" w:hAnsi="Calibri" w:eastAsia="Calibri" w:cs="Calibri"/>
                <w:color w:val="1F1F1F"/>
                <w:sz w:val="22"/>
                <w:szCs w:val="22"/>
              </w:rPr>
              <w:t>Integration (</w:t>
            </w:r>
            <w:del w:author="Hamadzashe Mudavose" w:date="2026-09-03T12:56:20.786Z" w16du:dateUtc="2026-09-03T12:56:20.786Z" w:id="1244909215">
              <w:r w:rsidRPr="316E832A" w:rsidDel="2C61B549">
                <w:rPr>
                  <w:rFonts w:ascii="Calibri" w:hAnsi="Calibri" w:eastAsia="Calibri" w:cs="Calibri"/>
                  <w:color w:val="1F1F1F"/>
                  <w:sz w:val="22"/>
                  <w:szCs w:val="22"/>
                </w:rPr>
                <w:delText>Pig Vision</w:delText>
              </w:r>
            </w:del>
            <w:ins w:author="Hamadzashe Mudavose" w:date="2026-09-03T12:56:20.795Z" w16du:dateUtc="2026-09-03T12:56:20.795Z" w:id="1325778970">
              <w:r w:rsidRPr="316E832A" w:rsidR="4715D373">
                <w:rPr>
                  <w:rFonts w:ascii="Calibri" w:hAnsi="Calibri" w:eastAsia="Calibri" w:cs="Calibri"/>
                  <w:color w:val="1F1F1F"/>
                  <w:sz w:val="22"/>
                  <w:szCs w:val="22"/>
                </w:rPr>
                <w:t>Pig Expert</w:t>
              </w:r>
            </w:ins>
            <w:r w:rsidRPr="316E832A" w:rsidR="2C61B549">
              <w:rPr>
                <w:rFonts w:ascii="Calibri" w:hAnsi="Calibri" w:eastAsia="Calibri" w:cs="Calibri"/>
                <w:color w:val="1F1F1F"/>
                <w:sz w:val="22"/>
                <w:szCs w:val="22"/>
              </w:rPr>
              <w:t xml:space="preserve"> &amp; D365BC)</w:t>
            </w:r>
          </w:p>
        </w:tc>
        <w:tc>
          <w:tcPr>
            <w:tcW w:w="2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61F29CE8"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337A4DB8"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760452B9" w14:textId="77777777">
            <w:pPr>
              <w:spacing w:before="40" w:after="50"/>
              <w:rPr>
                <w:rFonts w:ascii="Calibri" w:hAnsi="Calibri" w:cs="Calibri"/>
                <w:sz w:val="22"/>
                <w:szCs w:val="22"/>
              </w:rPr>
            </w:pPr>
          </w:p>
        </w:tc>
      </w:tr>
      <w:tr w:rsidRPr="00B407C6" w:rsidR="00035A73" w:rsidTr="316E832A" w14:paraId="5C15E31F" w14:textId="77777777">
        <w:tc>
          <w:tcPr>
            <w:tcW w:w="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0B54F004" w14:textId="77777777">
            <w:pPr>
              <w:jc w:val="center"/>
              <w:rPr>
                <w:rFonts w:ascii="Calibri" w:hAnsi="Calibri" w:cs="Calibri"/>
                <w:sz w:val="22"/>
                <w:szCs w:val="22"/>
              </w:rPr>
            </w:pPr>
            <w:r w:rsidRPr="00B407C6">
              <w:rPr>
                <w:rFonts w:ascii="Calibri" w:hAnsi="Calibri" w:eastAsia="Calibri" w:cs="Calibri"/>
                <w:b/>
                <w:bCs/>
                <w:color w:val="1A3A5C"/>
                <w:sz w:val="22"/>
                <w:szCs w:val="22"/>
              </w:rPr>
              <w:t>15</w:t>
            </w:r>
          </w:p>
        </w:tc>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4888C97" w14:textId="77777777">
            <w:pPr>
              <w:spacing w:before="40" w:after="50"/>
              <w:rPr>
                <w:rFonts w:ascii="Calibri" w:hAnsi="Calibri" w:cs="Calibri"/>
                <w:sz w:val="22"/>
                <w:szCs w:val="22"/>
              </w:rPr>
            </w:pPr>
            <w:r w:rsidRPr="00B407C6">
              <w:rPr>
                <w:rFonts w:ascii="Calibri" w:hAnsi="Calibri" w:eastAsia="Calibri" w:cs="Calibri"/>
                <w:color w:val="1F1F1F"/>
                <w:sz w:val="22"/>
                <w:szCs w:val="22"/>
              </w:rPr>
              <w:t>Traceability &amp; Barcode</w:t>
            </w:r>
          </w:p>
        </w:tc>
        <w:tc>
          <w:tcPr>
            <w:tcW w:w="2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15864D1B"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C48CCE3"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6FE916A0" w14:textId="77777777">
            <w:pPr>
              <w:spacing w:before="40" w:after="50"/>
              <w:rPr>
                <w:rFonts w:ascii="Calibri" w:hAnsi="Calibri" w:cs="Calibri"/>
                <w:sz w:val="22"/>
                <w:szCs w:val="22"/>
              </w:rPr>
            </w:pPr>
          </w:p>
        </w:tc>
      </w:tr>
      <w:tr w:rsidRPr="00B407C6" w:rsidR="00035A73" w:rsidTr="316E832A" w14:paraId="67701CBC" w14:textId="77777777">
        <w:tc>
          <w:tcPr>
            <w:tcW w:w="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4EB704C9" w14:textId="77777777">
            <w:pPr>
              <w:jc w:val="center"/>
              <w:rPr>
                <w:rFonts w:ascii="Calibri" w:hAnsi="Calibri" w:cs="Calibri"/>
                <w:sz w:val="22"/>
                <w:szCs w:val="22"/>
              </w:rPr>
            </w:pPr>
            <w:r w:rsidRPr="00B407C6">
              <w:rPr>
                <w:rFonts w:ascii="Calibri" w:hAnsi="Calibri" w:eastAsia="Calibri" w:cs="Calibri"/>
                <w:b/>
                <w:bCs/>
                <w:color w:val="1A3A5C"/>
                <w:sz w:val="22"/>
                <w:szCs w:val="22"/>
              </w:rPr>
              <w:t>16</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5E3F7BC5" w14:textId="77777777">
            <w:pPr>
              <w:spacing w:before="40" w:after="50"/>
              <w:rPr>
                <w:rFonts w:ascii="Calibri" w:hAnsi="Calibri" w:cs="Calibri"/>
                <w:sz w:val="22"/>
                <w:szCs w:val="22"/>
              </w:rPr>
            </w:pPr>
            <w:r w:rsidRPr="00B407C6">
              <w:rPr>
                <w:rFonts w:ascii="Calibri" w:hAnsi="Calibri" w:eastAsia="Calibri" w:cs="Calibri"/>
                <w:color w:val="1F1F1F"/>
                <w:sz w:val="22"/>
                <w:szCs w:val="22"/>
              </w:rPr>
              <w:t>Reports, Dashboards &amp; KPIs</w:t>
            </w:r>
          </w:p>
        </w:tc>
        <w:tc>
          <w:tcPr>
            <w:tcW w:w="2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447C0BDC"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5DFC1D9"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541C943F" w14:textId="77777777">
            <w:pPr>
              <w:spacing w:before="40" w:after="50"/>
              <w:rPr>
                <w:rFonts w:ascii="Calibri" w:hAnsi="Calibri" w:cs="Calibri"/>
                <w:sz w:val="22"/>
                <w:szCs w:val="22"/>
              </w:rPr>
            </w:pPr>
          </w:p>
        </w:tc>
      </w:tr>
      <w:tr w:rsidRPr="00B407C6" w:rsidR="00035A73" w:rsidTr="316E832A" w14:paraId="06CC5F30" w14:textId="77777777">
        <w:tc>
          <w:tcPr>
            <w:tcW w:w="5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530B4F0F" w14:textId="77777777">
            <w:pPr>
              <w:jc w:val="center"/>
              <w:rPr>
                <w:rFonts w:ascii="Calibri" w:hAnsi="Calibri" w:cs="Calibri"/>
                <w:sz w:val="22"/>
                <w:szCs w:val="22"/>
              </w:rPr>
            </w:pPr>
            <w:r w:rsidRPr="00B407C6">
              <w:rPr>
                <w:rFonts w:ascii="Calibri" w:hAnsi="Calibri" w:eastAsia="Calibri" w:cs="Calibri"/>
                <w:b/>
                <w:bCs/>
                <w:color w:val="1A3A5C"/>
                <w:sz w:val="22"/>
                <w:szCs w:val="22"/>
              </w:rPr>
              <w:t>17</w:t>
            </w:r>
          </w:p>
        </w:tc>
        <w:tc>
          <w:tcPr>
            <w:tcW w:w="24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73E4C877" w14:textId="77777777">
            <w:pPr>
              <w:spacing w:before="40" w:after="50"/>
              <w:rPr>
                <w:rFonts w:ascii="Calibri" w:hAnsi="Calibri" w:cs="Calibri"/>
                <w:sz w:val="22"/>
                <w:szCs w:val="22"/>
              </w:rPr>
            </w:pPr>
            <w:r w:rsidRPr="00B407C6">
              <w:rPr>
                <w:rFonts w:ascii="Calibri" w:hAnsi="Calibri" w:eastAsia="Calibri" w:cs="Calibri"/>
                <w:color w:val="1F1F1F"/>
                <w:sz w:val="22"/>
                <w:szCs w:val="22"/>
              </w:rPr>
              <w:t>Events &amp; Approval Workflow</w:t>
            </w:r>
          </w:p>
        </w:tc>
        <w:tc>
          <w:tcPr>
            <w:tcW w:w="2876"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2AEB6B27"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00000" w14:paraId="247A7CA1"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2F4F7"/>
            <w:tcMar>
              <w:top w:w="60" w:type="dxa"/>
              <w:left w:w="80" w:type="dxa"/>
              <w:bottom w:w="60" w:type="dxa"/>
              <w:right w:w="80" w:type="dxa"/>
            </w:tcMar>
          </w:tcPr>
          <w:p w:rsidRPr="00B407C6" w:rsidR="00035A73" w:rsidRDefault="00035A73" w14:paraId="0A0BEE94" w14:textId="77777777">
            <w:pPr>
              <w:spacing w:before="40" w:after="50"/>
              <w:rPr>
                <w:rFonts w:ascii="Calibri" w:hAnsi="Calibri" w:cs="Calibri"/>
                <w:sz w:val="22"/>
                <w:szCs w:val="22"/>
              </w:rPr>
            </w:pPr>
          </w:p>
        </w:tc>
      </w:tr>
      <w:tr w:rsidRPr="00B407C6" w:rsidR="00035A73" w:rsidTr="316E832A" w14:paraId="6B04519A" w14:textId="77777777">
        <w:tc>
          <w:tcPr>
            <w:tcW w:w="5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696C697C" w14:textId="77777777">
            <w:pPr>
              <w:jc w:val="center"/>
              <w:rPr>
                <w:rFonts w:ascii="Calibri" w:hAnsi="Calibri" w:cs="Calibri"/>
                <w:sz w:val="22"/>
                <w:szCs w:val="22"/>
              </w:rPr>
            </w:pPr>
            <w:r w:rsidRPr="00B407C6">
              <w:rPr>
                <w:rFonts w:ascii="Calibri" w:hAnsi="Calibri" w:eastAsia="Calibri" w:cs="Calibri"/>
                <w:b/>
                <w:bCs/>
                <w:color w:val="1A3A5C"/>
                <w:sz w:val="22"/>
                <w:szCs w:val="22"/>
              </w:rPr>
              <w:t>18</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F17AAF6" w14:textId="77777777">
            <w:pPr>
              <w:spacing w:before="40" w:after="50"/>
              <w:rPr>
                <w:rFonts w:ascii="Calibri" w:hAnsi="Calibri" w:cs="Calibri"/>
                <w:sz w:val="22"/>
                <w:szCs w:val="22"/>
              </w:rPr>
            </w:pPr>
            <w:r w:rsidRPr="00B407C6">
              <w:rPr>
                <w:rFonts w:ascii="Calibri" w:hAnsi="Calibri" w:eastAsia="Calibri" w:cs="Calibri"/>
                <w:color w:val="1F1F1F"/>
                <w:sz w:val="22"/>
                <w:szCs w:val="22"/>
              </w:rPr>
              <w:t>Customer Sign-Off</w:t>
            </w:r>
          </w:p>
        </w:tc>
        <w:tc>
          <w:tcPr>
            <w:tcW w:w="287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4A06954E" w14:textId="77777777">
            <w:pPr>
              <w:spacing w:before="40" w:after="50"/>
              <w:rPr>
                <w:rFonts w:ascii="Calibri" w:hAnsi="Calibri" w:cs="Calibri"/>
                <w:sz w:val="22"/>
                <w:szCs w:val="22"/>
              </w:rPr>
            </w:pPr>
          </w:p>
        </w:tc>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00000" w14:paraId="799AA793" w14:textId="77777777">
            <w:pPr>
              <w:spacing w:before="40" w:after="50"/>
              <w:rPr>
                <w:rFonts w:ascii="Calibri" w:hAnsi="Calibri" w:cs="Calibri"/>
                <w:sz w:val="22"/>
                <w:szCs w:val="22"/>
              </w:rPr>
            </w:pP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Approved     </w:t>
            </w:r>
            <w:r w:rsidRPr="00B407C6">
              <w:rPr>
                <w:rFonts w:ascii="Segoe UI Symbol" w:hAnsi="Segoe UI Symbol" w:eastAsia="Calibri" w:cs="Segoe UI Symbol"/>
                <w:color w:val="1F1F1F"/>
                <w:sz w:val="22"/>
                <w:szCs w:val="22"/>
              </w:rPr>
              <w:t>☐</w:t>
            </w:r>
            <w:r w:rsidRPr="00B407C6">
              <w:rPr>
                <w:rFonts w:ascii="Calibri" w:hAnsi="Calibri" w:eastAsia="Calibri" w:cs="Calibri"/>
                <w:color w:val="1F1F1F"/>
                <w:sz w:val="22"/>
                <w:szCs w:val="22"/>
              </w:rPr>
              <w:t xml:space="preserve"> Changes Required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80" w:type="dxa"/>
              <w:bottom w:w="60" w:type="dxa"/>
              <w:right w:w="80" w:type="dxa"/>
            </w:tcMar>
          </w:tcPr>
          <w:p w:rsidRPr="00B407C6" w:rsidR="00035A73" w:rsidRDefault="00035A73" w14:paraId="3D1BB53A" w14:textId="77777777">
            <w:pPr>
              <w:spacing w:before="40" w:after="50"/>
              <w:rPr>
                <w:rFonts w:ascii="Calibri" w:hAnsi="Calibri" w:cs="Calibri"/>
                <w:sz w:val="22"/>
                <w:szCs w:val="22"/>
              </w:rPr>
            </w:pPr>
          </w:p>
        </w:tc>
      </w:tr>
    </w:tbl>
    <w:p w:rsidRPr="00B407C6" w:rsidR="00035A73" w:rsidRDefault="00035A73" w14:paraId="1FBB717D" w14:textId="77777777">
      <w:pPr>
        <w:spacing w:before="20" w:after="20"/>
        <w:rPr>
          <w:rFonts w:ascii="Calibri" w:hAnsi="Calibri" w:cs="Calibri"/>
          <w:sz w:val="22"/>
          <w:szCs w:val="22"/>
        </w:rPr>
      </w:pPr>
    </w:p>
    <w:p w:rsidRPr="00B407C6" w:rsidR="00035A73" w:rsidRDefault="00000000" w14:paraId="74FD9BA7" w14:textId="2155CCC8">
      <w:pPr>
        <w:spacing w:before="60" w:after="50"/>
        <w:rPr>
          <w:rFonts w:ascii="Calibri" w:hAnsi="Calibri" w:cs="Calibri"/>
          <w:sz w:val="22"/>
          <w:szCs w:val="22"/>
        </w:rPr>
      </w:pPr>
      <w:r w:rsidRPr="00B407C6">
        <w:rPr>
          <w:rFonts w:ascii="Calibri" w:hAnsi="Calibri" w:eastAsia="Calibri" w:cs="Calibri"/>
          <w:color w:val="1F1F1F"/>
          <w:sz w:val="22"/>
          <w:szCs w:val="22"/>
        </w:rPr>
        <w:t xml:space="preserve">By signing below, Triple C / Colcom Group management confirms that the processes, workflows, integrations, and reports in this BBP-1 </w:t>
      </w:r>
      <w:r w:rsidR="00FD6194">
        <w:rPr>
          <w:rFonts w:ascii="Calibri" w:hAnsi="Calibri" w:eastAsia="Calibri" w:cs="Calibri"/>
          <w:color w:val="1F1F1F"/>
          <w:sz w:val="22"/>
          <w:szCs w:val="22"/>
        </w:rPr>
        <w:t>BBP</w:t>
      </w:r>
      <w:r w:rsidRPr="00B407C6">
        <w:rPr>
          <w:rFonts w:ascii="Calibri" w:hAnsi="Calibri" w:eastAsia="Calibri" w:cs="Calibri"/>
          <w:color w:val="1F1F1F"/>
          <w:sz w:val="22"/>
          <w:szCs w:val="22"/>
        </w:rPr>
        <w:t xml:space="preserve"> accurately reflect the operational and functional requirements for the NAVFarm LVS Piggery module. Development will proceed on this approved basis.</w:t>
      </w:r>
    </w:p>
    <w:p w:rsidRPr="00B407C6" w:rsidR="00035A73" w:rsidRDefault="00035A73" w14:paraId="40494E4E" w14:textId="77777777">
      <w:pPr>
        <w:spacing w:before="20" w:after="20"/>
        <w:rPr>
          <w:rFonts w:ascii="Calibri" w:hAnsi="Calibri" w:cs="Calibri"/>
          <w:sz w:val="22"/>
          <w:szCs w:val="22"/>
        </w:rPr>
      </w:pP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5088"/>
        <w:gridCol w:w="5088"/>
      </w:tblGrid>
      <w:tr w:rsidRPr="00B407C6" w:rsidR="00035A73" w14:paraId="2CF05042" w14:textId="77777777">
        <w:tc>
          <w:tcPr>
            <w:tcW w:w="5088" w:type="dxa"/>
            <w:tcBorders>
              <w:top w:val="single" w:color="AAAAAA" w:sz="4" w:space="0"/>
              <w:left w:val="single" w:color="AAAAAA" w:sz="4" w:space="0"/>
              <w:bottom w:val="single" w:color="AAAAAA" w:sz="4" w:space="0"/>
              <w:right w:val="single" w:color="AAAAAA" w:sz="4" w:space="0"/>
            </w:tcBorders>
            <w:shd w:val="clear" w:color="auto" w:fill="1A3A5C"/>
            <w:tcMar>
              <w:top w:w="100" w:type="dxa"/>
              <w:left w:w="120" w:type="dxa"/>
              <w:bottom w:w="100" w:type="dxa"/>
              <w:right w:w="120" w:type="dxa"/>
            </w:tcMar>
          </w:tcPr>
          <w:p w:rsidRPr="00B407C6" w:rsidR="00035A73" w:rsidRDefault="00000000" w14:paraId="574DCAE5" w14:textId="44F965AA">
            <w:pPr>
              <w:jc w:val="center"/>
              <w:rPr>
                <w:rFonts w:ascii="Calibri" w:hAnsi="Calibri" w:cs="Calibri"/>
                <w:sz w:val="22"/>
                <w:szCs w:val="22"/>
              </w:rPr>
            </w:pPr>
            <w:r w:rsidRPr="00B407C6">
              <w:rPr>
                <w:rFonts w:ascii="Calibri" w:hAnsi="Calibri" w:eastAsia="Calibri" w:cs="Calibri"/>
                <w:b/>
                <w:bCs/>
                <w:color w:val="FFFFFF"/>
                <w:sz w:val="22"/>
                <w:szCs w:val="22"/>
              </w:rPr>
              <w:t xml:space="preserve">Triple </w:t>
            </w:r>
            <w:r w:rsidR="004729C2">
              <w:rPr>
                <w:rFonts w:ascii="Calibri" w:hAnsi="Calibri" w:eastAsia="Calibri" w:cs="Calibri"/>
                <w:b/>
                <w:bCs/>
                <w:color w:val="FFFFFF"/>
                <w:sz w:val="22"/>
                <w:szCs w:val="22"/>
              </w:rPr>
              <w:t>-</w:t>
            </w:r>
            <w:r w:rsidRPr="00B407C6">
              <w:rPr>
                <w:rFonts w:ascii="Calibri" w:hAnsi="Calibri" w:eastAsia="Calibri" w:cs="Calibri"/>
                <w:b/>
                <w:bCs/>
                <w:color w:val="FFFFFF"/>
                <w:sz w:val="22"/>
                <w:szCs w:val="22"/>
              </w:rPr>
              <w:t>C (Colcom Group)</w:t>
            </w:r>
          </w:p>
        </w:tc>
        <w:tc>
          <w:tcPr>
            <w:tcW w:w="5088" w:type="dxa"/>
            <w:tcBorders>
              <w:top w:val="single" w:color="AAAAAA" w:sz="4" w:space="0"/>
              <w:left w:val="single" w:color="AAAAAA" w:sz="4" w:space="0"/>
              <w:bottom w:val="single" w:color="AAAAAA" w:sz="4" w:space="0"/>
              <w:right w:val="single" w:color="AAAAAA" w:sz="4" w:space="0"/>
            </w:tcBorders>
            <w:shd w:val="clear" w:color="auto" w:fill="1A7F5A"/>
            <w:tcMar>
              <w:top w:w="100" w:type="dxa"/>
              <w:left w:w="120" w:type="dxa"/>
              <w:bottom w:w="100" w:type="dxa"/>
              <w:right w:w="120" w:type="dxa"/>
            </w:tcMar>
          </w:tcPr>
          <w:p w:rsidRPr="00B407C6" w:rsidR="00035A73" w:rsidRDefault="00000000" w14:paraId="5E6D94BF" w14:textId="77777777">
            <w:pPr>
              <w:jc w:val="center"/>
              <w:rPr>
                <w:rFonts w:ascii="Calibri" w:hAnsi="Calibri" w:cs="Calibri"/>
                <w:sz w:val="22"/>
                <w:szCs w:val="22"/>
              </w:rPr>
            </w:pPr>
            <w:r w:rsidRPr="00B407C6">
              <w:rPr>
                <w:rFonts w:ascii="Calibri" w:hAnsi="Calibri" w:eastAsia="Calibri" w:cs="Calibri"/>
                <w:b/>
                <w:bCs/>
                <w:color w:val="FFFFFF"/>
                <w:sz w:val="22"/>
                <w:szCs w:val="22"/>
              </w:rPr>
              <w:t>Prudence Technology Ltd</w:t>
            </w:r>
          </w:p>
        </w:tc>
      </w:tr>
      <w:tr w:rsidRPr="00B407C6" w:rsidR="00035A73" w14:paraId="4ED98AC0" w14:textId="77777777">
        <w:tc>
          <w:tcPr>
            <w:tcW w:w="5088" w:type="dxa"/>
            <w:tcBorders>
              <w:top w:val="single" w:color="AAAAAA" w:sz="4" w:space="0"/>
              <w:left w:val="single" w:color="AAAAAA" w:sz="4" w:space="0"/>
              <w:bottom w:val="single" w:color="AAAAAA" w:sz="4" w:space="0"/>
              <w:right w:val="single" w:color="AAAAAA" w:sz="4" w:space="0"/>
            </w:tcBorders>
            <w:shd w:val="clear" w:color="auto" w:fill="FFFFFF"/>
            <w:tcMar>
              <w:top w:w="120" w:type="dxa"/>
              <w:left w:w="160" w:type="dxa"/>
              <w:bottom w:w="120" w:type="dxa"/>
              <w:right w:w="160" w:type="dxa"/>
            </w:tcMar>
          </w:tcPr>
          <w:p w:rsidRPr="00B407C6" w:rsidR="00035A73" w:rsidRDefault="00000000" w14:paraId="1A43CAE5" w14:textId="77777777">
            <w:pPr>
              <w:spacing w:before="40" w:after="50"/>
              <w:rPr>
                <w:rFonts w:ascii="Calibri" w:hAnsi="Calibri" w:cs="Calibri"/>
                <w:sz w:val="22"/>
                <w:szCs w:val="22"/>
              </w:rPr>
            </w:pPr>
            <w:r w:rsidRPr="00B407C6">
              <w:rPr>
                <w:rFonts w:ascii="Calibri" w:hAnsi="Calibri" w:eastAsia="Calibri" w:cs="Calibri"/>
                <w:color w:val="1F1F1F"/>
                <w:sz w:val="22"/>
                <w:szCs w:val="22"/>
              </w:rPr>
              <w:t>Name: ___________________________________</w:t>
            </w:r>
          </w:p>
          <w:p w:rsidRPr="00B407C6" w:rsidR="00035A73" w:rsidRDefault="00000000" w14:paraId="35CB81A4" w14:textId="77777777">
            <w:pPr>
              <w:spacing w:before="40" w:after="50"/>
              <w:rPr>
                <w:rFonts w:ascii="Calibri" w:hAnsi="Calibri" w:cs="Calibri"/>
                <w:sz w:val="22"/>
                <w:szCs w:val="22"/>
              </w:rPr>
            </w:pPr>
            <w:r w:rsidRPr="00B407C6">
              <w:rPr>
                <w:rFonts w:ascii="Calibri" w:hAnsi="Calibri" w:eastAsia="Calibri" w:cs="Calibri"/>
                <w:color w:val="1F1F1F"/>
                <w:sz w:val="22"/>
                <w:szCs w:val="22"/>
              </w:rPr>
              <w:t>Title: ____________________________________</w:t>
            </w:r>
          </w:p>
          <w:p w:rsidRPr="00B407C6" w:rsidR="00035A73" w:rsidRDefault="00000000" w14:paraId="5B39513C" w14:textId="77777777">
            <w:pPr>
              <w:spacing w:before="40" w:after="50"/>
              <w:rPr>
                <w:rFonts w:ascii="Calibri" w:hAnsi="Calibri" w:cs="Calibri"/>
                <w:sz w:val="22"/>
                <w:szCs w:val="22"/>
              </w:rPr>
            </w:pPr>
            <w:r w:rsidRPr="00B407C6">
              <w:rPr>
                <w:rFonts w:ascii="Calibri" w:hAnsi="Calibri" w:eastAsia="Calibri" w:cs="Calibri"/>
                <w:color w:val="1F1F1F"/>
                <w:sz w:val="22"/>
                <w:szCs w:val="22"/>
              </w:rPr>
              <w:t>Date:  ____________________________________</w:t>
            </w:r>
          </w:p>
          <w:p w:rsidRPr="00B407C6" w:rsidR="00035A73" w:rsidRDefault="00000000" w14:paraId="40EE50C6" w14:textId="77777777">
            <w:pPr>
              <w:spacing w:before="120" w:after="50"/>
              <w:rPr>
                <w:rFonts w:ascii="Calibri" w:hAnsi="Calibri" w:cs="Calibri"/>
                <w:sz w:val="22"/>
                <w:szCs w:val="22"/>
              </w:rPr>
            </w:pPr>
            <w:r w:rsidRPr="00B407C6">
              <w:rPr>
                <w:rFonts w:ascii="Calibri" w:hAnsi="Calibri" w:eastAsia="Calibri" w:cs="Calibri"/>
                <w:color w:val="1F1F1F"/>
                <w:sz w:val="22"/>
                <w:szCs w:val="22"/>
              </w:rPr>
              <w:t>Signature: ________________________________</w:t>
            </w:r>
          </w:p>
        </w:tc>
        <w:tc>
          <w:tcPr>
            <w:tcW w:w="5088" w:type="dxa"/>
            <w:tcBorders>
              <w:top w:val="single" w:color="AAAAAA" w:sz="4" w:space="0"/>
              <w:left w:val="single" w:color="AAAAAA" w:sz="4" w:space="0"/>
              <w:bottom w:val="single" w:color="AAAAAA" w:sz="4" w:space="0"/>
              <w:right w:val="single" w:color="AAAAAA" w:sz="4" w:space="0"/>
            </w:tcBorders>
            <w:shd w:val="clear" w:color="auto" w:fill="FFFFFF"/>
            <w:tcMar>
              <w:top w:w="120" w:type="dxa"/>
              <w:left w:w="160" w:type="dxa"/>
              <w:bottom w:w="120" w:type="dxa"/>
              <w:right w:w="160" w:type="dxa"/>
            </w:tcMar>
          </w:tcPr>
          <w:p w:rsidRPr="00B407C6" w:rsidR="00035A73" w:rsidRDefault="00000000" w14:paraId="119D9DF0" w14:textId="77777777">
            <w:pPr>
              <w:spacing w:before="40" w:after="50"/>
              <w:rPr>
                <w:rFonts w:ascii="Calibri" w:hAnsi="Calibri" w:cs="Calibri"/>
                <w:sz w:val="22"/>
                <w:szCs w:val="22"/>
              </w:rPr>
            </w:pPr>
            <w:r w:rsidRPr="00B407C6">
              <w:rPr>
                <w:rFonts w:ascii="Calibri" w:hAnsi="Calibri" w:eastAsia="Calibri" w:cs="Calibri"/>
                <w:color w:val="1F1F1F"/>
                <w:sz w:val="22"/>
                <w:szCs w:val="22"/>
              </w:rPr>
              <w:t>Name: ___________________________________</w:t>
            </w:r>
          </w:p>
          <w:p w:rsidRPr="00B407C6" w:rsidR="00035A73" w:rsidRDefault="00000000" w14:paraId="66C0CA24" w14:textId="77777777">
            <w:pPr>
              <w:spacing w:before="40" w:after="50"/>
              <w:rPr>
                <w:rFonts w:ascii="Calibri" w:hAnsi="Calibri" w:cs="Calibri"/>
                <w:sz w:val="22"/>
                <w:szCs w:val="22"/>
              </w:rPr>
            </w:pPr>
            <w:r w:rsidRPr="00B407C6">
              <w:rPr>
                <w:rFonts w:ascii="Calibri" w:hAnsi="Calibri" w:eastAsia="Calibri" w:cs="Calibri"/>
                <w:color w:val="1F1F1F"/>
                <w:sz w:val="22"/>
                <w:szCs w:val="22"/>
              </w:rPr>
              <w:t>Title: ____________________________________</w:t>
            </w:r>
          </w:p>
          <w:p w:rsidRPr="00B407C6" w:rsidR="00035A73" w:rsidRDefault="00000000" w14:paraId="0D17ABA3" w14:textId="77777777">
            <w:pPr>
              <w:spacing w:before="40" w:after="50"/>
              <w:rPr>
                <w:rFonts w:ascii="Calibri" w:hAnsi="Calibri" w:cs="Calibri"/>
                <w:sz w:val="22"/>
                <w:szCs w:val="22"/>
              </w:rPr>
            </w:pPr>
            <w:r w:rsidRPr="00B407C6">
              <w:rPr>
                <w:rFonts w:ascii="Calibri" w:hAnsi="Calibri" w:eastAsia="Calibri" w:cs="Calibri"/>
                <w:color w:val="1F1F1F"/>
                <w:sz w:val="22"/>
                <w:szCs w:val="22"/>
              </w:rPr>
              <w:t>Date:  ____________________________________</w:t>
            </w:r>
          </w:p>
          <w:p w:rsidRPr="00B407C6" w:rsidR="00035A73" w:rsidRDefault="00000000" w14:paraId="6020368C" w14:textId="77777777">
            <w:pPr>
              <w:spacing w:before="120" w:after="50"/>
              <w:rPr>
                <w:rFonts w:ascii="Calibri" w:hAnsi="Calibri" w:cs="Calibri"/>
                <w:sz w:val="22"/>
                <w:szCs w:val="22"/>
              </w:rPr>
            </w:pPr>
            <w:r w:rsidRPr="00B407C6">
              <w:rPr>
                <w:rFonts w:ascii="Calibri" w:hAnsi="Calibri" w:eastAsia="Calibri" w:cs="Calibri"/>
                <w:color w:val="1F1F1F"/>
                <w:sz w:val="22"/>
                <w:szCs w:val="22"/>
              </w:rPr>
              <w:t>Signature: ________________________________</w:t>
            </w:r>
          </w:p>
        </w:tc>
      </w:tr>
    </w:tbl>
    <w:p w:rsidRPr="00B407C6" w:rsidR="00035A73" w:rsidRDefault="00035A73" w14:paraId="0AACC530" w14:textId="77777777">
      <w:pPr>
        <w:spacing w:before="20" w:after="20"/>
        <w:rPr>
          <w:rFonts w:ascii="Calibri" w:hAnsi="Calibri" w:cs="Calibri"/>
          <w:sz w:val="22"/>
          <w:szCs w:val="22"/>
        </w:rPr>
      </w:pPr>
    </w:p>
    <w:sectPr w:rsidRPr="00B407C6" w:rsidR="00035A73">
      <w:headerReference w:type="default" r:id="rId7"/>
      <w:footerReference w:type="default" r:id="rId8"/>
      <w:pgSz w:w="12240" w:h="15840" w:orient="portrait"/>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DB60F8" w:rsidRDefault="00DB60F8" w14:paraId="44CC718E" w14:textId="77777777">
      <w:r>
        <w:separator/>
      </w:r>
    </w:p>
  </w:endnote>
  <w:endnote w:type="continuationSeparator" w:id="0">
    <w:p w:rsidR="00DB60F8" w:rsidRDefault="00DB60F8" w14:paraId="494CA9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800"/>
      <w:gridCol w:w="4000"/>
      <w:gridCol w:w="2000"/>
    </w:tblGrid>
    <w:tr w:rsidR="00035A73" w14:paraId="08C226BC" w14:textId="77777777">
      <w:tc>
        <w:tcPr>
          <w:tcW w:w="4800" w:type="dxa"/>
          <w:tcBorders>
            <w:top w:val="none" w:color="FFFFFF" w:sz="0" w:space="0"/>
            <w:left w:val="none" w:color="FFFFFF" w:sz="0" w:space="0"/>
            <w:bottom w:val="none" w:color="FFFFFF" w:sz="0" w:space="0"/>
            <w:right w:val="none" w:color="FFFFFF" w:sz="0" w:space="0"/>
          </w:tcBorders>
        </w:tcPr>
        <w:p w:rsidR="00035A73" w:rsidRDefault="00000000" w14:paraId="54D09202" w14:textId="091D153E">
          <w:r>
            <w:rPr>
              <w:rFonts w:ascii="Calibri" w:hAnsi="Calibri" w:eastAsia="Calibri" w:cs="Calibri"/>
              <w:i/>
              <w:iCs/>
              <w:color w:val="5A5A5A"/>
              <w:sz w:val="14"/>
              <w:szCs w:val="14"/>
            </w:rPr>
            <w:t xml:space="preserve">Prudence Technology </w:t>
          </w:r>
          <w:r w:rsidR="00947466">
            <w:rPr>
              <w:rFonts w:ascii="Calibri" w:hAnsi="Calibri" w:eastAsia="Calibri" w:cs="Calibri"/>
              <w:i/>
              <w:iCs/>
              <w:color w:val="5A5A5A"/>
              <w:sz w:val="14"/>
              <w:szCs w:val="14"/>
            </w:rPr>
            <w:t>Ltd | V0.1 || August</w:t>
          </w:r>
          <w:r>
            <w:rPr>
              <w:rFonts w:ascii="Calibri" w:hAnsi="Calibri" w:eastAsia="Calibri" w:cs="Calibri"/>
              <w:i/>
              <w:iCs/>
              <w:color w:val="5A5A5A"/>
              <w:sz w:val="14"/>
              <w:szCs w:val="14"/>
            </w:rPr>
            <w:t>2026</w:t>
          </w:r>
        </w:p>
      </w:tc>
      <w:tc>
        <w:tcPr>
          <w:tcW w:w="4000" w:type="dxa"/>
          <w:tcBorders>
            <w:top w:val="none" w:color="FFFFFF" w:sz="0" w:space="0"/>
            <w:left w:val="none" w:color="FFFFFF" w:sz="0" w:space="0"/>
            <w:bottom w:val="none" w:color="FFFFFF" w:sz="0" w:space="0"/>
            <w:right w:val="none" w:color="FFFFFF" w:sz="0" w:space="0"/>
          </w:tcBorders>
        </w:tcPr>
        <w:p w:rsidR="00035A73" w:rsidRDefault="00000000" w14:paraId="607E3EF3" w14:textId="4848BF56">
          <w:pPr>
            <w:jc w:val="center"/>
          </w:pPr>
          <w:r>
            <w:rPr>
              <w:rFonts w:ascii="Calibri" w:hAnsi="Calibri" w:eastAsia="Calibri" w:cs="Calibri"/>
              <w:color w:val="5A5A5A"/>
              <w:sz w:val="14"/>
              <w:szCs w:val="14"/>
            </w:rPr>
            <w:t>NAVFarm BBP-</w:t>
          </w:r>
          <w:r w:rsidR="00947466">
            <w:rPr>
              <w:rFonts w:ascii="Calibri" w:hAnsi="Calibri" w:eastAsia="Calibri" w:cs="Calibri"/>
              <w:color w:val="5A5A5A"/>
              <w:sz w:val="14"/>
              <w:szCs w:val="14"/>
            </w:rPr>
            <w:t>1 | Piggery</w:t>
          </w:r>
          <w:r>
            <w:rPr>
              <w:rFonts w:ascii="Calibri" w:hAnsi="Calibri" w:eastAsia="Calibri" w:cs="Calibri"/>
              <w:color w:val="5A5A5A"/>
              <w:sz w:val="14"/>
              <w:szCs w:val="14"/>
            </w:rPr>
            <w:t xml:space="preserve"> </w:t>
          </w:r>
          <w:r w:rsidR="00947466">
            <w:rPr>
              <w:rFonts w:ascii="Calibri" w:hAnsi="Calibri" w:eastAsia="Calibri" w:cs="Calibri"/>
              <w:color w:val="5A5A5A"/>
              <w:sz w:val="14"/>
              <w:szCs w:val="14"/>
            </w:rPr>
            <w:t xml:space="preserve">Module </w:t>
          </w:r>
          <w:r w:rsidR="00D46285">
            <w:rPr>
              <w:rFonts w:ascii="Calibri" w:hAnsi="Calibri" w:eastAsia="Calibri" w:cs="Calibri"/>
              <w:color w:val="5A5A5A"/>
              <w:sz w:val="14"/>
              <w:szCs w:val="14"/>
            </w:rPr>
            <w:t>| Triple-</w:t>
          </w:r>
          <w:r>
            <w:rPr>
              <w:rFonts w:ascii="Calibri" w:hAnsi="Calibri" w:eastAsia="Calibri" w:cs="Calibri"/>
              <w:color w:val="5A5A5A"/>
              <w:sz w:val="14"/>
              <w:szCs w:val="14"/>
            </w:rPr>
            <w:t>C</w:t>
          </w:r>
        </w:p>
      </w:tc>
      <w:tc>
        <w:tcPr>
          <w:tcW w:w="2000" w:type="dxa"/>
          <w:tcBorders>
            <w:top w:val="none" w:color="FFFFFF" w:sz="0" w:space="0"/>
            <w:left w:val="none" w:color="FFFFFF" w:sz="0" w:space="0"/>
            <w:bottom w:val="none" w:color="FFFFFF" w:sz="0" w:space="0"/>
            <w:right w:val="none" w:color="FFFFFF" w:sz="0" w:space="0"/>
          </w:tcBorders>
        </w:tcPr>
        <w:p w:rsidR="00035A73" w:rsidRDefault="00000000" w14:paraId="6641E384" w14:textId="77777777">
          <w:pPr>
            <w:jc w:val="right"/>
          </w:pPr>
          <w:r>
            <w:rPr>
              <w:rFonts w:ascii="Calibri" w:hAnsi="Calibri" w:eastAsia="Calibri" w:cs="Calibri"/>
              <w:color w:val="5A5A5A"/>
              <w:sz w:val="14"/>
              <w:szCs w:val="14"/>
            </w:rPr>
            <w:t xml:space="preserve">Page </w:t>
          </w:r>
          <w:r>
            <w:rPr>
              <w:rFonts w:ascii="Calibri" w:hAnsi="Calibri" w:eastAsia="Calibri" w:cs="Calibri"/>
              <w:color w:val="5A5A5A"/>
              <w:sz w:val="14"/>
              <w:szCs w:val="14"/>
            </w:rPr>
            <w:fldChar w:fldCharType="begin"/>
          </w:r>
          <w:r>
            <w:rPr>
              <w:rFonts w:ascii="Calibri" w:hAnsi="Calibri" w:eastAsia="Calibri" w:cs="Calibri"/>
              <w:color w:val="5A5A5A"/>
              <w:sz w:val="14"/>
              <w:szCs w:val="14"/>
            </w:rPr>
            <w:instrText>PAGE</w:instrText>
          </w:r>
          <w:r>
            <w:rPr>
              <w:rFonts w:ascii="Calibri" w:hAnsi="Calibri" w:eastAsia="Calibri" w:cs="Calibri"/>
              <w:color w:val="5A5A5A"/>
              <w:sz w:val="14"/>
              <w:szCs w:val="14"/>
            </w:rPr>
            <w:fldChar w:fldCharType="separate"/>
          </w:r>
          <w:r w:rsidR="00947466">
            <w:rPr>
              <w:rFonts w:ascii="Calibri" w:hAnsi="Calibri" w:eastAsia="Calibri" w:cs="Calibri"/>
              <w:noProof/>
              <w:color w:val="5A5A5A"/>
              <w:sz w:val="14"/>
              <w:szCs w:val="14"/>
            </w:rPr>
            <w:t>1</w:t>
          </w:r>
          <w:r>
            <w:rPr>
              <w:rFonts w:ascii="Calibri" w:hAnsi="Calibri" w:eastAsia="Calibri" w:cs="Calibri"/>
              <w:color w:val="5A5A5A"/>
              <w:sz w:val="14"/>
              <w:szCs w:val="14"/>
            </w:rPr>
            <w:fldChar w:fldCharType="end"/>
          </w:r>
          <w:r>
            <w:rPr>
              <w:rFonts w:ascii="Calibri" w:hAnsi="Calibri" w:eastAsia="Calibri" w:cs="Calibri"/>
              <w:color w:val="5A5A5A"/>
              <w:sz w:val="14"/>
              <w:szCs w:val="14"/>
            </w:rPr>
            <w:t xml:space="preserve"> of </w:t>
          </w:r>
          <w:r>
            <w:rPr>
              <w:rFonts w:ascii="Calibri" w:hAnsi="Calibri" w:eastAsia="Calibri" w:cs="Calibri"/>
              <w:color w:val="5A5A5A"/>
              <w:sz w:val="14"/>
              <w:szCs w:val="14"/>
            </w:rPr>
            <w:fldChar w:fldCharType="begin"/>
          </w:r>
          <w:r>
            <w:rPr>
              <w:rFonts w:ascii="Calibri" w:hAnsi="Calibri" w:eastAsia="Calibri" w:cs="Calibri"/>
              <w:color w:val="5A5A5A"/>
              <w:sz w:val="14"/>
              <w:szCs w:val="14"/>
            </w:rPr>
            <w:instrText>NUMPAGES</w:instrText>
          </w:r>
          <w:r>
            <w:rPr>
              <w:rFonts w:ascii="Calibri" w:hAnsi="Calibri" w:eastAsia="Calibri" w:cs="Calibri"/>
              <w:color w:val="5A5A5A"/>
              <w:sz w:val="14"/>
              <w:szCs w:val="14"/>
            </w:rPr>
            <w:fldChar w:fldCharType="separate"/>
          </w:r>
          <w:r w:rsidR="00947466">
            <w:rPr>
              <w:rFonts w:ascii="Calibri" w:hAnsi="Calibri" w:eastAsia="Calibri" w:cs="Calibri"/>
              <w:noProof/>
              <w:color w:val="5A5A5A"/>
              <w:sz w:val="14"/>
              <w:szCs w:val="14"/>
            </w:rPr>
            <w:t>2</w:t>
          </w:r>
          <w:r>
            <w:rPr>
              <w:rFonts w:ascii="Calibri" w:hAnsi="Calibri" w:eastAsia="Calibri" w:cs="Calibri"/>
              <w:color w:val="5A5A5A"/>
              <w:sz w:val="14"/>
              <w:szCs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DB60F8" w:rsidRDefault="00DB60F8" w14:paraId="53450DD9" w14:textId="77777777">
      <w:r>
        <w:separator/>
      </w:r>
    </w:p>
  </w:footnote>
  <w:footnote w:type="continuationSeparator" w:id="0">
    <w:p w:rsidR="00DB60F8" w:rsidRDefault="00DB60F8" w14:paraId="4560336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5400"/>
      <w:gridCol w:w="3600"/>
      <w:gridCol w:w="1800"/>
    </w:tblGrid>
    <w:tr w:rsidR="00035A73" w:rsidTr="316E832A" w14:paraId="5C3E8455" w14:textId="77777777">
      <w:tc>
        <w:tcPr>
          <w:tcW w:w="54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035A73" w:rsidRDefault="00000000" w14:paraId="7589B710" w14:textId="659BF600">
          <w:r>
            <w:rPr>
              <w:rFonts w:ascii="Calibri" w:hAnsi="Calibri" w:eastAsia="Calibri" w:cs="Calibri"/>
              <w:b/>
              <w:bCs/>
              <w:color w:val="1A3A5C"/>
              <w:sz w:val="15"/>
              <w:szCs w:val="15"/>
            </w:rPr>
            <w:t>NAVFarm  |  BBP-1: Business Process Solution (</w:t>
          </w:r>
          <w:r w:rsidR="00FD6194">
            <w:rPr>
              <w:rFonts w:ascii="Calibri" w:hAnsi="Calibri" w:eastAsia="Calibri" w:cs="Calibri"/>
              <w:b/>
              <w:bCs/>
              <w:color w:val="1A3A5C"/>
              <w:sz w:val="15"/>
              <w:szCs w:val="15"/>
            </w:rPr>
            <w:t>BBP</w:t>
          </w:r>
          <w:r>
            <w:rPr>
              <w:rFonts w:ascii="Calibri" w:hAnsi="Calibri" w:eastAsia="Calibri" w:cs="Calibri"/>
              <w:b/>
              <w:bCs/>
              <w:color w:val="1A3A5C"/>
              <w:sz w:val="15"/>
              <w:szCs w:val="15"/>
            </w:rPr>
            <w:t>)</w:t>
          </w:r>
        </w:p>
      </w:tc>
      <w:tc>
        <w:tcPr>
          <w:tcW w:w="36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035A73" w:rsidRDefault="00000000" w14:paraId="3F40D267" w14:textId="44A0D86B">
          <w:pPr>
            <w:jc w:val="center"/>
          </w:pPr>
          <w:r w:rsidRPr="316E832A" w:rsidR="316E832A">
            <w:rPr>
              <w:rFonts w:ascii="Calibri" w:hAnsi="Calibri" w:eastAsia="Calibri" w:cs="Calibri"/>
              <w:color w:val="5A5A5A"/>
              <w:sz w:val="14"/>
              <w:szCs w:val="14"/>
            </w:rPr>
            <w:t>Triple C (</w:t>
          </w:r>
          <w:r w:rsidRPr="316E832A" w:rsidR="316E832A">
            <w:rPr>
              <w:rFonts w:ascii="Calibri" w:hAnsi="Calibri" w:eastAsia="Calibri" w:cs="Calibri"/>
              <w:color w:val="5A5A5A"/>
              <w:sz w:val="14"/>
              <w:szCs w:val="14"/>
            </w:rPr>
            <w:t>Colcom</w:t>
          </w:r>
          <w:r w:rsidRPr="316E832A" w:rsidR="316E832A">
            <w:rPr>
              <w:rFonts w:ascii="Calibri" w:hAnsi="Calibri" w:eastAsia="Calibri" w:cs="Calibri"/>
              <w:color w:val="5A5A5A"/>
              <w:sz w:val="14"/>
              <w:szCs w:val="14"/>
            </w:rPr>
            <w:t xml:space="preserve"> </w:t>
          </w:r>
          <w:r w:rsidRPr="316E832A" w:rsidR="316E832A">
            <w:rPr>
              <w:rFonts w:ascii="Calibri" w:hAnsi="Calibri" w:eastAsia="Calibri" w:cs="Calibri"/>
              <w:color w:val="5A5A5A"/>
              <w:sz w:val="14"/>
              <w:szCs w:val="14"/>
            </w:rPr>
            <w:t xml:space="preserve">Group) </w:t>
          </w:r>
          <w:r w:rsidRPr="316E832A" w:rsidR="316E832A">
            <w:rPr>
              <w:rFonts w:ascii="Calibri" w:hAnsi="Calibri" w:eastAsia="Calibri" w:cs="Calibri"/>
              <w:color w:val="5A5A5A"/>
              <w:sz w:val="14"/>
              <w:szCs w:val="14"/>
            </w:rPr>
            <w:t>| LVS</w:t>
          </w:r>
          <w:r w:rsidRPr="316E832A" w:rsidR="316E832A">
            <w:rPr>
              <w:rFonts w:ascii="Calibri" w:hAnsi="Calibri" w:eastAsia="Calibri" w:cs="Calibri"/>
              <w:color w:val="5A5A5A"/>
              <w:sz w:val="14"/>
              <w:szCs w:val="14"/>
            </w:rPr>
            <w:t xml:space="preserve"> Piggery</w:t>
          </w:r>
        </w:p>
      </w:tc>
      <w:tc>
        <w:tcPr>
          <w:tcW w:w="18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035A73" w:rsidRDefault="00000000" w14:paraId="34D4A158" w14:textId="77777777">
          <w:pPr>
            <w:jc w:val="right"/>
          </w:pPr>
          <w:r>
            <w:rPr>
              <w:rFonts w:ascii="Calibri" w:hAnsi="Calibri" w:eastAsia="Calibri" w:cs="Calibri"/>
              <w:b/>
              <w:bCs/>
              <w:color w:val="C0392B"/>
              <w:sz w:val="14"/>
              <w:szCs w:val="14"/>
            </w:rPr>
            <w:t>CONFIDENTIAL</w:t>
          </w:r>
        </w:p>
      </w:tc>
    </w:tr>
  </w:tbl>
</w:hdr>
</file>

<file path=word/intelligence2.xml><?xml version="1.0" encoding="utf-8"?>
<int2:intelligence xmlns:int2="http://schemas.microsoft.com/office/intelligence/2020/intelligence">
  <int2:observations>
    <int2:textHash int2:hashCode="AWMFXDEDzu8WJ9" int2:id="ocdFAg2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892354"/>
    <w:multiLevelType w:val="hybridMultilevel"/>
    <w:tmpl w:val="0736DF6C"/>
    <w:lvl w:ilvl="0" w:tplc="E4CCEB88">
      <w:start w:val="1"/>
      <w:numFmt w:val="bullet"/>
      <w:lvlText w:val="•"/>
      <w:lvlJc w:val="left"/>
      <w:pPr>
        <w:ind w:left="504" w:hanging="360"/>
      </w:pPr>
    </w:lvl>
    <w:lvl w:ilvl="1" w:tplc="56324CCC">
      <w:numFmt w:val="decimal"/>
      <w:lvlText w:val=""/>
      <w:lvlJc w:val="left"/>
    </w:lvl>
    <w:lvl w:ilvl="2" w:tplc="A45600B4">
      <w:numFmt w:val="decimal"/>
      <w:lvlText w:val=""/>
      <w:lvlJc w:val="left"/>
    </w:lvl>
    <w:lvl w:ilvl="3" w:tplc="3A7869BC">
      <w:numFmt w:val="decimal"/>
      <w:lvlText w:val=""/>
      <w:lvlJc w:val="left"/>
    </w:lvl>
    <w:lvl w:ilvl="4" w:tplc="C944E3F2">
      <w:numFmt w:val="decimal"/>
      <w:lvlText w:val=""/>
      <w:lvlJc w:val="left"/>
    </w:lvl>
    <w:lvl w:ilvl="5" w:tplc="377E4662">
      <w:numFmt w:val="decimal"/>
      <w:lvlText w:val=""/>
      <w:lvlJc w:val="left"/>
    </w:lvl>
    <w:lvl w:ilvl="6" w:tplc="96E68120">
      <w:numFmt w:val="decimal"/>
      <w:lvlText w:val=""/>
      <w:lvlJc w:val="left"/>
    </w:lvl>
    <w:lvl w:ilvl="7" w:tplc="07581C0E">
      <w:numFmt w:val="decimal"/>
      <w:lvlText w:val=""/>
      <w:lvlJc w:val="left"/>
    </w:lvl>
    <w:lvl w:ilvl="8" w:tplc="CD5CDF2C">
      <w:numFmt w:val="decimal"/>
      <w:lvlText w:val=""/>
      <w:lvlJc w:val="left"/>
    </w:lvl>
  </w:abstractNum>
  <w:abstractNum w:abstractNumId="1" w15:restartNumberingAfterBreak="0">
    <w:nsid w:val="65762905"/>
    <w:multiLevelType w:val="hybridMultilevel"/>
    <w:tmpl w:val="6E86710A"/>
    <w:lvl w:ilvl="0" w:tplc="F5BAA5F2">
      <w:start w:val="1"/>
      <w:numFmt w:val="bullet"/>
      <w:lvlText w:val="●"/>
      <w:lvlJc w:val="left"/>
      <w:pPr>
        <w:ind w:left="720" w:hanging="360"/>
      </w:pPr>
    </w:lvl>
    <w:lvl w:ilvl="1" w:tplc="A9CC6A6E">
      <w:start w:val="1"/>
      <w:numFmt w:val="bullet"/>
      <w:lvlText w:val="○"/>
      <w:lvlJc w:val="left"/>
      <w:pPr>
        <w:ind w:left="1440" w:hanging="360"/>
      </w:pPr>
    </w:lvl>
    <w:lvl w:ilvl="2" w:tplc="64F45368">
      <w:start w:val="1"/>
      <w:numFmt w:val="bullet"/>
      <w:lvlText w:val="■"/>
      <w:lvlJc w:val="left"/>
      <w:pPr>
        <w:ind w:left="2160" w:hanging="360"/>
      </w:pPr>
    </w:lvl>
    <w:lvl w:ilvl="3" w:tplc="5756E124">
      <w:start w:val="1"/>
      <w:numFmt w:val="bullet"/>
      <w:lvlText w:val="●"/>
      <w:lvlJc w:val="left"/>
      <w:pPr>
        <w:ind w:left="2880" w:hanging="360"/>
      </w:pPr>
    </w:lvl>
    <w:lvl w:ilvl="4" w:tplc="DEFC0712">
      <w:start w:val="1"/>
      <w:numFmt w:val="bullet"/>
      <w:lvlText w:val="○"/>
      <w:lvlJc w:val="left"/>
      <w:pPr>
        <w:ind w:left="3600" w:hanging="360"/>
      </w:pPr>
    </w:lvl>
    <w:lvl w:ilvl="5" w:tplc="BF62B6A6">
      <w:start w:val="1"/>
      <w:numFmt w:val="bullet"/>
      <w:lvlText w:val="■"/>
      <w:lvlJc w:val="left"/>
      <w:pPr>
        <w:ind w:left="4320" w:hanging="360"/>
      </w:pPr>
    </w:lvl>
    <w:lvl w:ilvl="6" w:tplc="9D1EF3B6">
      <w:start w:val="1"/>
      <w:numFmt w:val="bullet"/>
      <w:lvlText w:val="●"/>
      <w:lvlJc w:val="left"/>
      <w:pPr>
        <w:ind w:left="5040" w:hanging="360"/>
      </w:pPr>
    </w:lvl>
    <w:lvl w:ilvl="7" w:tplc="2DCC7752">
      <w:start w:val="1"/>
      <w:numFmt w:val="bullet"/>
      <w:lvlText w:val="●"/>
      <w:lvlJc w:val="left"/>
      <w:pPr>
        <w:ind w:left="5760" w:hanging="360"/>
      </w:pPr>
    </w:lvl>
    <w:lvl w:ilvl="8" w:tplc="FFC4C986">
      <w:start w:val="1"/>
      <w:numFmt w:val="bullet"/>
      <w:lvlText w:val="●"/>
      <w:lvlJc w:val="left"/>
      <w:pPr>
        <w:ind w:left="6480" w:hanging="360"/>
      </w:pPr>
    </w:lvl>
  </w:abstractNum>
  <w:num w:numId="1" w16cid:durableId="1839496721">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1"/>
  <w:displayBackgroundShape/>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73"/>
    <w:rsid w:val="0000659D"/>
    <w:rsid w:val="000221B3"/>
    <w:rsid w:val="00035A73"/>
    <w:rsid w:val="00050B08"/>
    <w:rsid w:val="00051072"/>
    <w:rsid w:val="00087A54"/>
    <w:rsid w:val="000B3A8A"/>
    <w:rsid w:val="000E3E3C"/>
    <w:rsid w:val="000E3E62"/>
    <w:rsid w:val="000E70A4"/>
    <w:rsid w:val="00114A41"/>
    <w:rsid w:val="001214C1"/>
    <w:rsid w:val="001532FF"/>
    <w:rsid w:val="001662E1"/>
    <w:rsid w:val="00176104"/>
    <w:rsid w:val="00177ADF"/>
    <w:rsid w:val="00191A3C"/>
    <w:rsid w:val="00195125"/>
    <w:rsid w:val="001B2EEC"/>
    <w:rsid w:val="001C2A84"/>
    <w:rsid w:val="001C6B03"/>
    <w:rsid w:val="001C7974"/>
    <w:rsid w:val="001E6171"/>
    <w:rsid w:val="00220C82"/>
    <w:rsid w:val="0023390A"/>
    <w:rsid w:val="002743B4"/>
    <w:rsid w:val="002B7F16"/>
    <w:rsid w:val="002E6ECF"/>
    <w:rsid w:val="002E764F"/>
    <w:rsid w:val="0030117F"/>
    <w:rsid w:val="00303008"/>
    <w:rsid w:val="00310F0E"/>
    <w:rsid w:val="003274E7"/>
    <w:rsid w:val="003525CA"/>
    <w:rsid w:val="003635D4"/>
    <w:rsid w:val="003B0863"/>
    <w:rsid w:val="003C36B8"/>
    <w:rsid w:val="00404688"/>
    <w:rsid w:val="0040650D"/>
    <w:rsid w:val="004319CC"/>
    <w:rsid w:val="00453E2C"/>
    <w:rsid w:val="0047158A"/>
    <w:rsid w:val="004729C2"/>
    <w:rsid w:val="004E79BF"/>
    <w:rsid w:val="004F09AC"/>
    <w:rsid w:val="005068D5"/>
    <w:rsid w:val="005560DA"/>
    <w:rsid w:val="00564922"/>
    <w:rsid w:val="005827A3"/>
    <w:rsid w:val="00593FCA"/>
    <w:rsid w:val="005E7225"/>
    <w:rsid w:val="005F1385"/>
    <w:rsid w:val="005F7112"/>
    <w:rsid w:val="00634E65"/>
    <w:rsid w:val="00645048"/>
    <w:rsid w:val="00645CFB"/>
    <w:rsid w:val="0065333E"/>
    <w:rsid w:val="0065438A"/>
    <w:rsid w:val="006D3874"/>
    <w:rsid w:val="006E17B9"/>
    <w:rsid w:val="0070691B"/>
    <w:rsid w:val="00707F1C"/>
    <w:rsid w:val="00742027"/>
    <w:rsid w:val="00752E0C"/>
    <w:rsid w:val="0075669A"/>
    <w:rsid w:val="00765801"/>
    <w:rsid w:val="007811E8"/>
    <w:rsid w:val="0079636C"/>
    <w:rsid w:val="007B05F5"/>
    <w:rsid w:val="007B2B89"/>
    <w:rsid w:val="007B5C90"/>
    <w:rsid w:val="00812267"/>
    <w:rsid w:val="0081659A"/>
    <w:rsid w:val="00845D79"/>
    <w:rsid w:val="008D6366"/>
    <w:rsid w:val="008E5CC7"/>
    <w:rsid w:val="00905841"/>
    <w:rsid w:val="009274E0"/>
    <w:rsid w:val="00946F74"/>
    <w:rsid w:val="00947466"/>
    <w:rsid w:val="009C5806"/>
    <w:rsid w:val="009E11CB"/>
    <w:rsid w:val="00A313EC"/>
    <w:rsid w:val="00A44E30"/>
    <w:rsid w:val="00A479BF"/>
    <w:rsid w:val="00A5340A"/>
    <w:rsid w:val="00A80BA1"/>
    <w:rsid w:val="00A83268"/>
    <w:rsid w:val="00AA42A2"/>
    <w:rsid w:val="00AF34BA"/>
    <w:rsid w:val="00B10664"/>
    <w:rsid w:val="00B20031"/>
    <w:rsid w:val="00B30322"/>
    <w:rsid w:val="00B3411E"/>
    <w:rsid w:val="00B407C6"/>
    <w:rsid w:val="00B41988"/>
    <w:rsid w:val="00B6627D"/>
    <w:rsid w:val="00B67904"/>
    <w:rsid w:val="00B869FA"/>
    <w:rsid w:val="00B90ED0"/>
    <w:rsid w:val="00BC5421"/>
    <w:rsid w:val="00C4127B"/>
    <w:rsid w:val="00C428D0"/>
    <w:rsid w:val="00C46EDA"/>
    <w:rsid w:val="00C50AC1"/>
    <w:rsid w:val="00C8408D"/>
    <w:rsid w:val="00C95307"/>
    <w:rsid w:val="00CA4331"/>
    <w:rsid w:val="00CA49FB"/>
    <w:rsid w:val="00CB2C08"/>
    <w:rsid w:val="00D06E11"/>
    <w:rsid w:val="00D37126"/>
    <w:rsid w:val="00D46285"/>
    <w:rsid w:val="00D47D70"/>
    <w:rsid w:val="00DB60F8"/>
    <w:rsid w:val="00DB6330"/>
    <w:rsid w:val="00DD2E27"/>
    <w:rsid w:val="00DD73C9"/>
    <w:rsid w:val="00DE6ACD"/>
    <w:rsid w:val="00E03D24"/>
    <w:rsid w:val="00E23E42"/>
    <w:rsid w:val="00E32378"/>
    <w:rsid w:val="00E42FB7"/>
    <w:rsid w:val="00E707D0"/>
    <w:rsid w:val="00E77C38"/>
    <w:rsid w:val="00E83CE1"/>
    <w:rsid w:val="00E84AE2"/>
    <w:rsid w:val="00E90DEF"/>
    <w:rsid w:val="00E973AD"/>
    <w:rsid w:val="00EA2432"/>
    <w:rsid w:val="00EA4548"/>
    <w:rsid w:val="00ED0D74"/>
    <w:rsid w:val="00F05623"/>
    <w:rsid w:val="00F12529"/>
    <w:rsid w:val="00F20B1C"/>
    <w:rsid w:val="00F36464"/>
    <w:rsid w:val="00F42E48"/>
    <w:rsid w:val="00F62EAC"/>
    <w:rsid w:val="00F82AB4"/>
    <w:rsid w:val="00FA26DE"/>
    <w:rsid w:val="00FB20D2"/>
    <w:rsid w:val="00FB242D"/>
    <w:rsid w:val="00FD6194"/>
    <w:rsid w:val="01650170"/>
    <w:rsid w:val="016C83A3"/>
    <w:rsid w:val="01BABE32"/>
    <w:rsid w:val="01F0C3EA"/>
    <w:rsid w:val="020ACCAB"/>
    <w:rsid w:val="02254B89"/>
    <w:rsid w:val="0246CAE4"/>
    <w:rsid w:val="03063D95"/>
    <w:rsid w:val="04FCD5A4"/>
    <w:rsid w:val="05F77194"/>
    <w:rsid w:val="0681E538"/>
    <w:rsid w:val="06D3A408"/>
    <w:rsid w:val="06E57FA6"/>
    <w:rsid w:val="074ABA4F"/>
    <w:rsid w:val="07A0FE75"/>
    <w:rsid w:val="07CB1CD2"/>
    <w:rsid w:val="082AFAB1"/>
    <w:rsid w:val="0832F225"/>
    <w:rsid w:val="08615E3A"/>
    <w:rsid w:val="0A52BD66"/>
    <w:rsid w:val="0B7CAF98"/>
    <w:rsid w:val="0BED3AE8"/>
    <w:rsid w:val="0C3C6522"/>
    <w:rsid w:val="0D02600E"/>
    <w:rsid w:val="0D6D6180"/>
    <w:rsid w:val="0D8E1BC9"/>
    <w:rsid w:val="0FC1E959"/>
    <w:rsid w:val="1022076E"/>
    <w:rsid w:val="10B04715"/>
    <w:rsid w:val="111479CA"/>
    <w:rsid w:val="12279B13"/>
    <w:rsid w:val="125CD4EB"/>
    <w:rsid w:val="144B3532"/>
    <w:rsid w:val="1490993F"/>
    <w:rsid w:val="1500CB5D"/>
    <w:rsid w:val="150850C9"/>
    <w:rsid w:val="175C4C1C"/>
    <w:rsid w:val="184B408C"/>
    <w:rsid w:val="19ABB1B9"/>
    <w:rsid w:val="19D95BF6"/>
    <w:rsid w:val="1AFB0914"/>
    <w:rsid w:val="1B39E43D"/>
    <w:rsid w:val="1BE9EB61"/>
    <w:rsid w:val="1CE0F4A1"/>
    <w:rsid w:val="1D5CEB86"/>
    <w:rsid w:val="1E89F652"/>
    <w:rsid w:val="1E8A5F61"/>
    <w:rsid w:val="1E9EE80D"/>
    <w:rsid w:val="1FD1E708"/>
    <w:rsid w:val="1FEAAECD"/>
    <w:rsid w:val="213B72AE"/>
    <w:rsid w:val="2269C396"/>
    <w:rsid w:val="22EBB32A"/>
    <w:rsid w:val="2313A019"/>
    <w:rsid w:val="2417CC23"/>
    <w:rsid w:val="25E25200"/>
    <w:rsid w:val="26056E0E"/>
    <w:rsid w:val="27A2C6C6"/>
    <w:rsid w:val="27E61570"/>
    <w:rsid w:val="28E35DA2"/>
    <w:rsid w:val="2956DA9C"/>
    <w:rsid w:val="2B61AEF5"/>
    <w:rsid w:val="2C1105B4"/>
    <w:rsid w:val="2C61B549"/>
    <w:rsid w:val="2C8177B3"/>
    <w:rsid w:val="2DD5CC6E"/>
    <w:rsid w:val="2DD87A4C"/>
    <w:rsid w:val="2E720C31"/>
    <w:rsid w:val="3091939E"/>
    <w:rsid w:val="3118EDFF"/>
    <w:rsid w:val="316E832A"/>
    <w:rsid w:val="3242A438"/>
    <w:rsid w:val="32ECFF49"/>
    <w:rsid w:val="34277DB4"/>
    <w:rsid w:val="34617CEB"/>
    <w:rsid w:val="34B24DB3"/>
    <w:rsid w:val="353194CA"/>
    <w:rsid w:val="3681A95A"/>
    <w:rsid w:val="36BC8903"/>
    <w:rsid w:val="36E3AE6A"/>
    <w:rsid w:val="370C8C10"/>
    <w:rsid w:val="38FEB49C"/>
    <w:rsid w:val="395C69DA"/>
    <w:rsid w:val="39BD4F3F"/>
    <w:rsid w:val="3D89E8E7"/>
    <w:rsid w:val="3E7C7420"/>
    <w:rsid w:val="3F411A68"/>
    <w:rsid w:val="4098A240"/>
    <w:rsid w:val="4112E09E"/>
    <w:rsid w:val="413F66F0"/>
    <w:rsid w:val="428A52B0"/>
    <w:rsid w:val="42B3C3DE"/>
    <w:rsid w:val="431C52D7"/>
    <w:rsid w:val="440EABF8"/>
    <w:rsid w:val="4430B034"/>
    <w:rsid w:val="449E7BA7"/>
    <w:rsid w:val="4557E464"/>
    <w:rsid w:val="464E80EE"/>
    <w:rsid w:val="4715D373"/>
    <w:rsid w:val="474674E8"/>
    <w:rsid w:val="47A6ACFE"/>
    <w:rsid w:val="4B28580F"/>
    <w:rsid w:val="4B7ACEDA"/>
    <w:rsid w:val="4B99848D"/>
    <w:rsid w:val="4BB3CE32"/>
    <w:rsid w:val="4BCD8706"/>
    <w:rsid w:val="4C062455"/>
    <w:rsid w:val="4C29AEC4"/>
    <w:rsid w:val="4C69EDD4"/>
    <w:rsid w:val="4CC27CCE"/>
    <w:rsid w:val="4D70EB3D"/>
    <w:rsid w:val="4F50970A"/>
    <w:rsid w:val="4FD339BF"/>
    <w:rsid w:val="51395EE5"/>
    <w:rsid w:val="51627992"/>
    <w:rsid w:val="5182FC86"/>
    <w:rsid w:val="525DB82B"/>
    <w:rsid w:val="53438747"/>
    <w:rsid w:val="553F08A4"/>
    <w:rsid w:val="57157F2B"/>
    <w:rsid w:val="5720B29D"/>
    <w:rsid w:val="58E4B0F7"/>
    <w:rsid w:val="59DCFA03"/>
    <w:rsid w:val="5A9E4E93"/>
    <w:rsid w:val="5AB72203"/>
    <w:rsid w:val="5BAE9CFD"/>
    <w:rsid w:val="5CB62431"/>
    <w:rsid w:val="5D3747F0"/>
    <w:rsid w:val="5E04E2B3"/>
    <w:rsid w:val="5E0CDC87"/>
    <w:rsid w:val="5F123B82"/>
    <w:rsid w:val="5F34BA48"/>
    <w:rsid w:val="5F9AAC59"/>
    <w:rsid w:val="60F32A98"/>
    <w:rsid w:val="6150557F"/>
    <w:rsid w:val="62F60397"/>
    <w:rsid w:val="63D01393"/>
    <w:rsid w:val="6439CD56"/>
    <w:rsid w:val="64433CBA"/>
    <w:rsid w:val="6460BD65"/>
    <w:rsid w:val="64B5AAE5"/>
    <w:rsid w:val="65B907F9"/>
    <w:rsid w:val="66043A39"/>
    <w:rsid w:val="662EB6C7"/>
    <w:rsid w:val="67FA5A99"/>
    <w:rsid w:val="69CE2577"/>
    <w:rsid w:val="6A649AA4"/>
    <w:rsid w:val="6B1A1006"/>
    <w:rsid w:val="6B5B04CE"/>
    <w:rsid w:val="6C0168D5"/>
    <w:rsid w:val="6C69B5C1"/>
    <w:rsid w:val="6EC1E15A"/>
    <w:rsid w:val="6F488E70"/>
    <w:rsid w:val="70BF5F04"/>
    <w:rsid w:val="70C29311"/>
    <w:rsid w:val="714B29F4"/>
    <w:rsid w:val="71A8BD50"/>
    <w:rsid w:val="71CDE42A"/>
    <w:rsid w:val="75980030"/>
    <w:rsid w:val="75A48F84"/>
    <w:rsid w:val="768A438A"/>
    <w:rsid w:val="76B5ED88"/>
    <w:rsid w:val="76C7EA63"/>
    <w:rsid w:val="77C5EA8C"/>
    <w:rsid w:val="77D65800"/>
    <w:rsid w:val="795183B2"/>
    <w:rsid w:val="79FA86E6"/>
    <w:rsid w:val="7A018EED"/>
    <w:rsid w:val="7A88ECC4"/>
    <w:rsid w:val="7B419A49"/>
    <w:rsid w:val="7C2F1912"/>
    <w:rsid w:val="7C78C525"/>
    <w:rsid w:val="7D00AEEE"/>
    <w:rsid w:val="7D547961"/>
    <w:rsid w:val="7DE8C16D"/>
    <w:rsid w:val="7E325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E0AB"/>
  <w15:docId w15:val="{C63524A5-460E-4E0A-A789-54D8100DE6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7466"/>
    <w:pPr>
      <w:tabs>
        <w:tab w:val="center" w:pos="4513"/>
        <w:tab w:val="right" w:pos="9026"/>
      </w:tabs>
    </w:pPr>
  </w:style>
  <w:style w:type="character" w:styleId="HeaderChar" w:customStyle="1">
    <w:name w:val="Header Char"/>
    <w:basedOn w:val="DefaultParagraphFont"/>
    <w:link w:val="Header"/>
    <w:uiPriority w:val="99"/>
    <w:rsid w:val="00947466"/>
  </w:style>
  <w:style w:type="paragraph" w:styleId="Footer">
    <w:name w:val="footer"/>
    <w:basedOn w:val="Normal"/>
    <w:link w:val="FooterChar"/>
    <w:uiPriority w:val="99"/>
    <w:unhideWhenUsed/>
    <w:rsid w:val="00947466"/>
    <w:pPr>
      <w:tabs>
        <w:tab w:val="center" w:pos="4513"/>
        <w:tab w:val="right" w:pos="9026"/>
      </w:tabs>
    </w:pPr>
  </w:style>
  <w:style w:type="character" w:styleId="FooterChar" w:customStyle="1">
    <w:name w:val="Footer Char"/>
    <w:basedOn w:val="DefaultParagraphFont"/>
    <w:link w:val="Footer"/>
    <w:uiPriority w:val="99"/>
    <w:rsid w:val="00947466"/>
  </w:style>
  <w:style w:type="character" w:styleId="Strong">
    <w:name w:val="Strong"/>
    <w:basedOn w:val="DefaultParagraphFont"/>
    <w:uiPriority w:val="22"/>
    <w:qFormat/>
    <w:rsid w:val="00310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79bc2639326f443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556EAEE72D7747B3D0355DABB429F3" ma:contentTypeVersion="5" ma:contentTypeDescription="Create a new document." ma:contentTypeScope="" ma:versionID="510511ce609cd22d073012b858703f23">
  <xsd:schema xmlns:xsd="http://www.w3.org/2001/XMLSchema" xmlns:xs="http://www.w3.org/2001/XMLSchema" xmlns:p="http://schemas.microsoft.com/office/2006/metadata/properties" xmlns:ns2="7146d502-05f5-4fb7-b414-24f33b760985" targetNamespace="http://schemas.microsoft.com/office/2006/metadata/properties" ma:root="true" ma:fieldsID="dff61d6fb0c51ac950ba6c8675b4ac1a" ns2:_="">
    <xsd:import namespace="7146d502-05f5-4fb7-b414-24f33b7609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view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6d502-05f5-4fb7-b414-24f33b76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viewBy" ma:index="11" nillable="true" ma:displayName="Review By" ma:format="Dropdown" ma:list="UserInfo" ma:SharePointGroup="0" ma:internalName="Review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By xmlns="7146d502-05f5-4fb7-b414-24f33b760985">
      <UserInfo>
        <DisplayName/>
        <AccountId xsi:nil="true"/>
        <AccountType/>
      </UserInfo>
    </ReviewBy>
  </documentManagement>
</p:properties>
</file>

<file path=customXml/itemProps1.xml><?xml version="1.0" encoding="utf-8"?>
<ds:datastoreItem xmlns:ds="http://schemas.openxmlformats.org/officeDocument/2006/customXml" ds:itemID="{E309A3FB-5D19-48FB-859F-609D3D4039AA}"/>
</file>

<file path=customXml/itemProps2.xml><?xml version="1.0" encoding="utf-8"?>
<ds:datastoreItem xmlns:ds="http://schemas.openxmlformats.org/officeDocument/2006/customXml" ds:itemID="{FC662586-7DAF-4FE7-BD6D-1A83DA34D2E9}"/>
</file>

<file path=customXml/itemProps3.xml><?xml version="1.0" encoding="utf-8"?>
<ds:datastoreItem xmlns:ds="http://schemas.openxmlformats.org/officeDocument/2006/customXml" ds:itemID="{974012E7-33CE-4FA6-AF5F-32D4F1C7478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Hamadzashe Mudavose</lastModifiedBy>
  <revision>3</revision>
  <dcterms:created xsi:type="dcterms:W3CDTF">2026-08-26T19:14:00.0000000Z</dcterms:created>
  <dcterms:modified xsi:type="dcterms:W3CDTF">2026-09-03T12:59:46.2760345Z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0x010100F4556EAEE72D7747B3D0355DABB429F3</vt:lpwstr>
  </property>
</Properties>
</file>